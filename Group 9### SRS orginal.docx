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11EB3">
      <w:pPr>
        <w:ind w:left="2160"/>
        <w:rPr>
          <w:rFonts w:ascii="Times New Roman" w:hAnsi="Times New Roman" w:cs="Times New Roman"/>
          <w:b/>
          <w:bCs/>
          <w:sz w:val="40"/>
          <w:szCs w:val="40"/>
        </w:rPr>
      </w:pPr>
      <w:r>
        <w:rPr>
          <w:rFonts w:ascii="Times New Roman" w:hAnsi="Times New Roman" w:cs="Times New Roman"/>
          <w:b/>
          <w:bCs/>
          <w:sz w:val="40"/>
          <w:szCs w:val="40"/>
        </w:rPr>
        <w:t>CS-322 Software Construction</w:t>
      </w:r>
    </w:p>
    <w:p w14:paraId="04637CB1">
      <w:pPr>
        <w:rPr>
          <w:rFonts w:ascii="Times New Roman" w:hAnsi="Times New Roman" w:cs="Times New Roman"/>
          <w:b/>
          <w:bCs/>
          <w:sz w:val="40"/>
          <w:szCs w:val="40"/>
        </w:rPr>
      </w:pPr>
      <w:del w:id="0" w:author="SHARIF ULLAH" w:date="2026-10-07T14:18:00Z">
        <w:r>
          <w:rPr>
            <w:rFonts w:ascii="Times New Roman" w:hAnsi="Times New Roman" w:cs="Times New Roman"/>
            <w:b/>
            <w:bCs/>
            <w:sz w:val="40"/>
            <w:szCs w:val="40"/>
          </w:rPr>
          <w:delText>Project Plan</w:delText>
        </w:r>
      </w:del>
      <w:ins w:id="1" w:author="SHARIF ULLAH" w:date="2026-10-07T14:18:00Z">
        <w:r>
          <w:rPr>
            <w:rFonts w:ascii="Times New Roman" w:hAnsi="Times New Roman" w:cs="Times New Roman"/>
            <w:b/>
            <w:bCs/>
            <w:sz w:val="40"/>
            <w:szCs w:val="40"/>
          </w:rPr>
          <w:t>BAKERY ORDERING  SYSTEM</w:t>
        </w:r>
      </w:ins>
    </w:p>
    <w:p w14:paraId="77B34699">
      <w:pPr>
        <w:ind w:left="1440"/>
        <w:rPr>
          <w:rFonts w:ascii="Times New Roman" w:hAnsi="Times New Roman" w:cs="Times New Roman"/>
          <w:b/>
          <w:bCs/>
          <w:sz w:val="40"/>
          <w:szCs w:val="40"/>
        </w:rPr>
      </w:pPr>
      <w:r>
        <w:rPr>
          <w:rFonts w:ascii="Times New Roman" w:hAnsi="Times New Roman" w:cs="Times New Roman"/>
          <w:sz w:val="28"/>
          <w:szCs w:val="28"/>
          <w:u w:val="single"/>
        </w:rPr>
        <w:drawing>
          <wp:anchor distT="0" distB="0" distL="114300" distR="114300" simplePos="0" relativeHeight="251659264" behindDoc="0" locked="0" layoutInCell="1" allowOverlap="1">
            <wp:simplePos x="0" y="0"/>
            <wp:positionH relativeFrom="column">
              <wp:posOffset>1455420</wp:posOffset>
            </wp:positionH>
            <wp:positionV relativeFrom="paragraph">
              <wp:posOffset>233045</wp:posOffset>
            </wp:positionV>
            <wp:extent cx="3131820" cy="30683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anchor>
        </w:drawing>
      </w:r>
    </w:p>
    <w:p w14:paraId="33A8538B">
      <w:pPr>
        <w:ind w:left="1440"/>
        <w:rPr>
          <w:rFonts w:ascii="Times New Roman" w:hAnsi="Times New Roman" w:cs="Times New Roman"/>
          <w:b/>
          <w:bCs/>
          <w:sz w:val="40"/>
          <w:szCs w:val="40"/>
        </w:rPr>
      </w:pPr>
    </w:p>
    <w:p w14:paraId="5B99CDFE">
      <w:pPr>
        <w:ind w:left="1440"/>
        <w:rPr>
          <w:rFonts w:ascii="Times New Roman" w:hAnsi="Times New Roman" w:cs="Times New Roman"/>
          <w:b/>
          <w:bCs/>
          <w:sz w:val="40"/>
          <w:szCs w:val="40"/>
        </w:rPr>
      </w:pPr>
    </w:p>
    <w:p w14:paraId="36806297">
      <w:pPr>
        <w:ind w:left="1440"/>
        <w:rPr>
          <w:rFonts w:ascii="Times New Roman" w:hAnsi="Times New Roman" w:cs="Times New Roman"/>
          <w:b/>
          <w:bCs/>
          <w:sz w:val="40"/>
          <w:szCs w:val="40"/>
        </w:rPr>
      </w:pPr>
    </w:p>
    <w:p w14:paraId="7653021C">
      <w:pPr>
        <w:ind w:left="1440"/>
        <w:rPr>
          <w:rFonts w:ascii="Times New Roman" w:hAnsi="Times New Roman" w:cs="Times New Roman"/>
          <w:b/>
          <w:bCs/>
          <w:sz w:val="40"/>
          <w:szCs w:val="40"/>
        </w:rPr>
      </w:pPr>
    </w:p>
    <w:p w14:paraId="6984E268">
      <w:pPr>
        <w:ind w:left="1440"/>
        <w:rPr>
          <w:rFonts w:ascii="Times New Roman" w:hAnsi="Times New Roman" w:cs="Times New Roman"/>
          <w:b/>
          <w:bCs/>
          <w:sz w:val="40"/>
          <w:szCs w:val="40"/>
        </w:rPr>
      </w:pPr>
    </w:p>
    <w:p w14:paraId="29EEA1E6">
      <w:pPr>
        <w:ind w:left="1440"/>
        <w:rPr>
          <w:rFonts w:ascii="Times New Roman" w:hAnsi="Times New Roman" w:cs="Times New Roman"/>
          <w:b/>
          <w:bCs/>
          <w:sz w:val="40"/>
          <w:szCs w:val="40"/>
        </w:rPr>
      </w:pPr>
    </w:p>
    <w:p w14:paraId="42C5C088">
      <w:pPr>
        <w:rPr>
          <w:rFonts w:ascii="Times New Roman" w:hAnsi="Times New Roman" w:cs="Times New Roman"/>
          <w:b/>
          <w:bCs/>
          <w:sz w:val="40"/>
          <w:szCs w:val="40"/>
        </w:rPr>
      </w:pPr>
    </w:p>
    <w:p w14:paraId="3778024A">
      <w:pPr>
        <w:ind w:left="2880"/>
        <w:rPr>
          <w:del w:id="2" w:author="SHARIF ULLAH" w:date="2026-10-07T14:18:00Z"/>
          <w:rFonts w:ascii="Times New Roman" w:hAnsi="Times New Roman" w:cs="Times New Roman"/>
          <w:b/>
          <w:bCs/>
          <w:sz w:val="24"/>
          <w:szCs w:val="24"/>
        </w:rPr>
      </w:pPr>
      <w:del w:id="3" w:author="SHARIF ULLAH" w:date="2026-10-07T14:18:00Z">
        <w:r>
          <w:rPr>
            <w:rFonts w:ascii="Times New Roman" w:hAnsi="Times New Roman" w:cs="Times New Roman"/>
            <w:b/>
            <w:bCs/>
            <w:sz w:val="32"/>
            <w:szCs w:val="32"/>
          </w:rPr>
          <w:delText>Project Management System</w:delText>
        </w:r>
      </w:del>
      <w:del w:id="4" w:author="SHARIF ULLAH" w:date="2026-10-07T14:18:00Z">
        <w:r>
          <w:rPr>
            <w:rFonts w:ascii="Times New Roman" w:hAnsi="Times New Roman" w:cs="Times New Roman"/>
            <w:b/>
            <w:bCs/>
            <w:sz w:val="24"/>
            <w:szCs w:val="24"/>
          </w:rPr>
          <w:delText xml:space="preserve">  </w:delText>
        </w:r>
      </w:del>
    </w:p>
    <w:p w14:paraId="11FCA568">
      <w:pPr>
        <w:rPr>
          <w:rFonts w:ascii="Times New Roman" w:hAnsi="Times New Roman" w:cs="Times New Roman"/>
          <w:sz w:val="24"/>
          <w:szCs w:val="24"/>
        </w:rPr>
      </w:pPr>
    </w:p>
    <w:p w14:paraId="24623610">
      <w:pPr>
        <w:ind w:left="3600"/>
        <w:jc w:val="both"/>
        <w:rPr>
          <w:rFonts w:ascii="Times New Roman" w:hAnsi="Times New Roman" w:cs="Times New Roman"/>
          <w:b/>
          <w:bCs/>
          <w:sz w:val="32"/>
          <w:szCs w:val="32"/>
        </w:rPr>
      </w:pPr>
      <w:r>
        <w:rPr>
          <w:rFonts w:ascii="Times New Roman" w:hAnsi="Times New Roman" w:cs="Times New Roman"/>
          <w:b/>
          <w:bCs/>
          <w:sz w:val="32"/>
          <w:szCs w:val="32"/>
        </w:rPr>
        <w:t xml:space="preserve">PRESENTED BY </w:t>
      </w:r>
    </w:p>
    <w:p w14:paraId="66C0CEE3">
      <w:pPr>
        <w:jc w:val="center"/>
        <w:rPr>
          <w:rFonts w:ascii="Times New Roman" w:hAnsi="Times New Roman" w:cs="Times New Roman"/>
          <w:sz w:val="24"/>
          <w:szCs w:val="24"/>
        </w:rPr>
      </w:pPr>
      <w:r>
        <w:rPr>
          <w:rFonts w:ascii="Times New Roman" w:hAnsi="Times New Roman" w:cs="Times New Roman"/>
          <w:sz w:val="24"/>
          <w:szCs w:val="24"/>
        </w:rPr>
        <w:t xml:space="preserve">MEMBER 1: </w:t>
      </w:r>
      <w:ins w:id="5" w:author="Sayed Mehmood" w:date="2026-10-07T13:03:00Z">
        <w:r>
          <w:rPr>
            <w:rFonts w:ascii="Times New Roman" w:hAnsi="Times New Roman" w:cs="Times New Roman"/>
            <w:sz w:val="24"/>
            <w:szCs w:val="24"/>
          </w:rPr>
          <w:t>Sharif Ullah</w:t>
        </w:r>
      </w:ins>
      <w:del w:id="6" w:author="Sayed Mehmood" w:date="2026-10-07T13:02:00Z">
        <w:r>
          <w:rPr>
            <w:rFonts w:ascii="Times New Roman" w:hAnsi="Times New Roman" w:cs="Times New Roman"/>
            <w:sz w:val="24"/>
            <w:szCs w:val="24"/>
          </w:rPr>
          <w:delText>Tayyab Mehboob</w:delText>
        </w:r>
      </w:del>
      <w:r>
        <w:rPr>
          <w:rFonts w:ascii="Times New Roman" w:hAnsi="Times New Roman" w:cs="Times New Roman"/>
          <w:sz w:val="24"/>
          <w:szCs w:val="24"/>
        </w:rPr>
        <w:t xml:space="preserve"> (LEADER) (04072</w:t>
      </w:r>
      <w:ins w:id="7" w:author="Sayed Mehmood" w:date="2026-10-07T13:03:00Z">
        <w:r>
          <w:rPr>
            <w:rFonts w:ascii="Times New Roman" w:hAnsi="Times New Roman" w:cs="Times New Roman"/>
            <w:sz w:val="24"/>
            <w:szCs w:val="24"/>
          </w:rPr>
          <w:t>4</w:t>
        </w:r>
      </w:ins>
      <w:del w:id="8" w:author="Sayed Mehmood" w:date="2026-10-07T13:03:00Z">
        <w:r>
          <w:rPr>
            <w:rFonts w:ascii="Times New Roman" w:hAnsi="Times New Roman" w:cs="Times New Roman"/>
            <w:sz w:val="24"/>
            <w:szCs w:val="24"/>
          </w:rPr>
          <w:delText>2</w:delText>
        </w:r>
      </w:del>
      <w:r>
        <w:rPr>
          <w:rFonts w:ascii="Times New Roman" w:hAnsi="Times New Roman" w:cs="Times New Roman"/>
          <w:sz w:val="24"/>
          <w:szCs w:val="24"/>
        </w:rPr>
        <w:t>130</w:t>
      </w:r>
      <w:ins w:id="9" w:author="Sayed Mehmood" w:date="2026-10-07T13:01:00Z">
        <w:r>
          <w:rPr>
            <w:rFonts w:ascii="Times New Roman" w:hAnsi="Times New Roman" w:cs="Times New Roman"/>
            <w:sz w:val="24"/>
            <w:szCs w:val="24"/>
          </w:rPr>
          <w:t>0</w:t>
        </w:r>
      </w:ins>
      <w:ins w:id="10" w:author="Sayed Mehmood" w:date="2026-10-07T13:03:00Z">
        <w:r>
          <w:rPr>
            <w:rFonts w:ascii="Times New Roman" w:hAnsi="Times New Roman" w:cs="Times New Roman"/>
            <w:sz w:val="24"/>
            <w:szCs w:val="24"/>
          </w:rPr>
          <w:t>6</w:t>
        </w:r>
      </w:ins>
      <w:r>
        <w:rPr>
          <w:rFonts w:ascii="Times New Roman" w:hAnsi="Times New Roman" w:cs="Times New Roman"/>
          <w:sz w:val="24"/>
          <w:szCs w:val="24"/>
        </w:rPr>
        <w:t>)</w:t>
      </w:r>
    </w:p>
    <w:p w14:paraId="0DCDDAD2">
      <w:pPr>
        <w:jc w:val="center"/>
        <w:rPr>
          <w:rFonts w:ascii="Times New Roman" w:hAnsi="Times New Roman" w:cs="Times New Roman"/>
          <w:sz w:val="24"/>
          <w:szCs w:val="24"/>
        </w:rPr>
      </w:pPr>
      <w:r>
        <w:rPr>
          <w:rFonts w:ascii="Times New Roman" w:hAnsi="Times New Roman" w:cs="Times New Roman"/>
          <w:sz w:val="24"/>
          <w:szCs w:val="24"/>
        </w:rPr>
        <w:t xml:space="preserve">MEMBER 2: </w:t>
      </w:r>
      <w:del w:id="11" w:author="Sayed Mehmood" w:date="2026-10-07T13:03:00Z">
        <w:r>
          <w:rPr>
            <w:rFonts w:ascii="Times New Roman" w:hAnsi="Times New Roman" w:cs="Times New Roman"/>
            <w:sz w:val="24"/>
            <w:szCs w:val="24"/>
          </w:rPr>
          <w:delText>M. Hamad</w:delText>
        </w:r>
      </w:del>
      <w:ins w:id="12" w:author="Sayed Mehmood" w:date="2026-10-07T13:03:00Z">
        <w:r>
          <w:rPr>
            <w:rFonts w:ascii="Times New Roman" w:hAnsi="Times New Roman" w:cs="Times New Roman"/>
            <w:sz w:val="24"/>
            <w:szCs w:val="24"/>
          </w:rPr>
          <w:t>Sayed Mehmood</w:t>
        </w:r>
      </w:ins>
      <w:r>
        <w:rPr>
          <w:rFonts w:ascii="Times New Roman" w:hAnsi="Times New Roman" w:cs="Times New Roman"/>
          <w:sz w:val="24"/>
          <w:szCs w:val="24"/>
        </w:rPr>
        <w:t xml:space="preserve"> (04072</w:t>
      </w:r>
      <w:ins w:id="13" w:author="Sayed Mehmood" w:date="2026-10-07T13:03:00Z">
        <w:r>
          <w:rPr>
            <w:rFonts w:ascii="Times New Roman" w:hAnsi="Times New Roman" w:cs="Times New Roman"/>
            <w:sz w:val="24"/>
            <w:szCs w:val="24"/>
          </w:rPr>
          <w:t>4</w:t>
        </w:r>
      </w:ins>
      <w:del w:id="14" w:author="Sayed Mehmood" w:date="2026-10-07T13:03:00Z">
        <w:r>
          <w:rPr>
            <w:rFonts w:ascii="Times New Roman" w:hAnsi="Times New Roman" w:cs="Times New Roman"/>
            <w:sz w:val="24"/>
            <w:szCs w:val="24"/>
          </w:rPr>
          <w:delText>2</w:delText>
        </w:r>
      </w:del>
      <w:r>
        <w:rPr>
          <w:rFonts w:ascii="Times New Roman" w:hAnsi="Times New Roman" w:cs="Times New Roman"/>
          <w:sz w:val="24"/>
          <w:szCs w:val="24"/>
        </w:rPr>
        <w:t>13023)</w:t>
      </w:r>
    </w:p>
    <w:p w14:paraId="2D506389">
      <w:pPr>
        <w:jc w:val="center"/>
        <w:rPr>
          <w:rFonts w:ascii="Times New Roman" w:hAnsi="Times New Roman" w:cs="Times New Roman"/>
          <w:sz w:val="24"/>
          <w:szCs w:val="24"/>
        </w:rPr>
      </w:pPr>
      <w:r>
        <w:rPr>
          <w:rFonts w:ascii="Times New Roman" w:hAnsi="Times New Roman" w:cs="Times New Roman"/>
          <w:sz w:val="24"/>
          <w:szCs w:val="24"/>
        </w:rPr>
        <w:t xml:space="preserve">MEMBER 3: </w:t>
      </w:r>
      <w:del w:id="15" w:author="Sayed Mehmood" w:date="2026-10-07T13:04:00Z">
        <w:r>
          <w:rPr>
            <w:rFonts w:ascii="Times New Roman" w:hAnsi="Times New Roman" w:cs="Times New Roman"/>
            <w:sz w:val="24"/>
            <w:szCs w:val="24"/>
          </w:rPr>
          <w:delText>M. Ehtisham</w:delText>
        </w:r>
      </w:del>
      <w:ins w:id="16" w:author="Sayed Mehmood" w:date="2026-10-07T13:04:00Z">
        <w:r>
          <w:rPr>
            <w:rFonts w:ascii="Times New Roman" w:hAnsi="Times New Roman" w:cs="Times New Roman"/>
            <w:sz w:val="24"/>
            <w:szCs w:val="24"/>
          </w:rPr>
          <w:t>Shukria Farzan</w:t>
        </w:r>
      </w:ins>
      <w:r>
        <w:rPr>
          <w:rFonts w:ascii="Times New Roman" w:hAnsi="Times New Roman" w:cs="Times New Roman"/>
          <w:sz w:val="24"/>
          <w:szCs w:val="24"/>
        </w:rPr>
        <w:t xml:space="preserve"> (04072</w:t>
      </w:r>
      <w:ins w:id="17" w:author="Sayed Mehmood" w:date="2026-10-07T13:04:00Z">
        <w:r>
          <w:rPr>
            <w:rFonts w:ascii="Times New Roman" w:hAnsi="Times New Roman" w:cs="Times New Roman"/>
            <w:sz w:val="24"/>
            <w:szCs w:val="24"/>
          </w:rPr>
          <w:t>4</w:t>
        </w:r>
      </w:ins>
      <w:del w:id="18" w:author="Sayed Mehmood" w:date="2026-10-07T13:04:00Z">
        <w:r>
          <w:rPr>
            <w:rFonts w:ascii="Times New Roman" w:hAnsi="Times New Roman" w:cs="Times New Roman"/>
            <w:sz w:val="24"/>
            <w:szCs w:val="24"/>
          </w:rPr>
          <w:delText>2</w:delText>
        </w:r>
      </w:del>
      <w:r>
        <w:rPr>
          <w:rFonts w:ascii="Times New Roman" w:hAnsi="Times New Roman" w:cs="Times New Roman"/>
          <w:sz w:val="24"/>
          <w:szCs w:val="24"/>
        </w:rPr>
        <w:t>130</w:t>
      </w:r>
      <w:ins w:id="19" w:author="Sayed Mehmood" w:date="2026-10-07T13:04:00Z">
        <w:r>
          <w:rPr>
            <w:rFonts w:ascii="Times New Roman" w:hAnsi="Times New Roman" w:cs="Times New Roman"/>
            <w:sz w:val="24"/>
            <w:szCs w:val="24"/>
          </w:rPr>
          <w:t>64</w:t>
        </w:r>
      </w:ins>
      <w:del w:id="20" w:author="Sayed Mehmood" w:date="2026-10-07T13:04:00Z">
        <w:r>
          <w:rPr>
            <w:rFonts w:ascii="Times New Roman" w:hAnsi="Times New Roman" w:cs="Times New Roman"/>
            <w:sz w:val="24"/>
            <w:szCs w:val="24"/>
          </w:rPr>
          <w:delText>26</w:delText>
        </w:r>
      </w:del>
      <w:r>
        <w:rPr>
          <w:rFonts w:ascii="Times New Roman" w:hAnsi="Times New Roman" w:cs="Times New Roman"/>
          <w:sz w:val="24"/>
          <w:szCs w:val="24"/>
        </w:rPr>
        <w:t>)</w:t>
      </w:r>
    </w:p>
    <w:p w14:paraId="00074FEC">
      <w:pPr>
        <w:jc w:val="center"/>
        <w:rPr>
          <w:del w:id="21" w:author="Sayed Mehmood" w:date="2026-10-07T13:04:00Z"/>
          <w:rFonts w:ascii="Times New Roman" w:hAnsi="Times New Roman" w:cs="Times New Roman"/>
          <w:sz w:val="24"/>
          <w:szCs w:val="24"/>
        </w:rPr>
      </w:pPr>
      <w:del w:id="22" w:author="Sayed Mehmood" w:date="2026-10-07T13:04:00Z">
        <w:r>
          <w:rPr>
            <w:rFonts w:ascii="Times New Roman" w:hAnsi="Times New Roman" w:cs="Times New Roman"/>
            <w:sz w:val="24"/>
            <w:szCs w:val="24"/>
          </w:rPr>
          <w:delText>Member 4: M. Rayyan (04072312024)</w:delText>
        </w:r>
      </w:del>
    </w:p>
    <w:p w14:paraId="3391B959">
      <w:pPr>
        <w:jc w:val="center"/>
        <w:rPr>
          <w:rFonts w:ascii="Times New Roman" w:hAnsi="Times New Roman" w:cs="Times New Roman"/>
          <w:sz w:val="24"/>
          <w:szCs w:val="24"/>
        </w:rPr>
      </w:pPr>
    </w:p>
    <w:p w14:paraId="7880500A">
      <w:pPr>
        <w:jc w:val="center"/>
        <w:rPr>
          <w:rFonts w:ascii="Times New Roman" w:hAnsi="Times New Roman" w:cs="Times New Roman"/>
          <w:b/>
          <w:bCs/>
          <w:sz w:val="24"/>
          <w:szCs w:val="24"/>
        </w:rPr>
      </w:pPr>
      <w:r>
        <w:rPr>
          <w:rFonts w:ascii="Times New Roman" w:hAnsi="Times New Roman" w:cs="Times New Roman"/>
          <w:b/>
          <w:bCs/>
          <w:sz w:val="28"/>
          <w:szCs w:val="28"/>
        </w:rPr>
        <w:t>SUPERVISED BY</w:t>
      </w:r>
      <w:r>
        <w:rPr>
          <w:rFonts w:ascii="Times New Roman" w:hAnsi="Times New Roman" w:cs="Times New Roman"/>
          <w:b/>
          <w:bCs/>
          <w:sz w:val="24"/>
          <w:szCs w:val="24"/>
        </w:rPr>
        <w:t xml:space="preserve"> </w:t>
      </w:r>
    </w:p>
    <w:p w14:paraId="6D8B8CC3">
      <w:pPr>
        <w:jc w:val="center"/>
        <w:rPr>
          <w:rFonts w:ascii="Times New Roman" w:hAnsi="Times New Roman" w:cs="Times New Roman"/>
          <w:sz w:val="24"/>
          <w:szCs w:val="24"/>
        </w:rPr>
      </w:pPr>
      <w:r>
        <w:rPr>
          <w:rFonts w:ascii="Times New Roman" w:hAnsi="Times New Roman" w:cs="Times New Roman"/>
          <w:sz w:val="24"/>
          <w:szCs w:val="24"/>
        </w:rPr>
        <w:t>Dr. Onaiza Maqbool</w:t>
      </w:r>
    </w:p>
    <w:p w14:paraId="1DA3FBDE">
      <w:pPr>
        <w:jc w:val="center"/>
        <w:rPr>
          <w:rFonts w:ascii="Times New Roman" w:hAnsi="Times New Roman" w:cs="Times New Roman"/>
          <w:sz w:val="24"/>
          <w:szCs w:val="24"/>
        </w:rPr>
      </w:pPr>
    </w:p>
    <w:p w14:paraId="37024432">
      <w:pPr>
        <w:jc w:val="center"/>
        <w:rPr>
          <w:rFonts w:ascii="Times New Roman" w:hAnsi="Times New Roman" w:cs="Times New Roman"/>
          <w:sz w:val="24"/>
          <w:szCs w:val="24"/>
        </w:rPr>
      </w:pPr>
      <w:r>
        <w:rPr>
          <w:rFonts w:ascii="Times New Roman" w:hAnsi="Times New Roman" w:cs="Times New Roman"/>
          <w:sz w:val="24"/>
          <w:szCs w:val="24"/>
        </w:rPr>
        <w:t xml:space="preserve">Department of Computer Science </w:t>
      </w:r>
    </w:p>
    <w:p w14:paraId="6CFF161E">
      <w:pPr>
        <w:jc w:val="center"/>
        <w:rPr>
          <w:ins w:id="23" w:author="Sayed Mehmood" w:date="2026-10-07T13:07:00Z"/>
          <w:rFonts w:ascii="Times New Roman" w:hAnsi="Times New Roman" w:cs="Times New Roman"/>
          <w:sz w:val="24"/>
          <w:szCs w:val="24"/>
        </w:rPr>
      </w:pPr>
      <w:r>
        <w:rPr>
          <w:rFonts w:ascii="Times New Roman" w:hAnsi="Times New Roman" w:cs="Times New Roman"/>
          <w:sz w:val="24"/>
          <w:szCs w:val="24"/>
        </w:rPr>
        <w:t>Quaid-e-Azam University, Islamabad</w:t>
      </w:r>
    </w:p>
    <w:p w14:paraId="11006294">
      <w:pPr>
        <w:jc w:val="center"/>
        <w:rPr>
          <w:rFonts w:ascii="Times New Roman" w:hAnsi="Times New Roman" w:cs="Times New Roman"/>
          <w:sz w:val="24"/>
          <w:szCs w:val="24"/>
        </w:rPr>
      </w:pPr>
    </w:p>
    <w:p w14:paraId="56D28DF9">
      <w:pPr>
        <w:jc w:val="center"/>
        <w:rPr>
          <w:rFonts w:ascii="Times New Roman" w:hAnsi="Times New Roman" w:cs="Times New Roman"/>
          <w:b/>
          <w:bCs/>
          <w:sz w:val="28"/>
          <w:szCs w:val="28"/>
        </w:rPr>
      </w:pPr>
      <w:ins w:id="24" w:author="Sayed Mehmood" w:date="2026-10-07T13:07:00Z">
        <w:r>
          <w:rPr>
            <w:b/>
            <w:bCs/>
            <w:sz w:val="28"/>
            <w:szCs w:val="28"/>
          </w:rPr>
          <w:t>Bakery Ordering System</w:t>
        </w:r>
      </w:ins>
      <w:del w:id="25" w:author="Sayed Mehmood" w:date="2026-10-07T13:07:00Z">
        <w:r>
          <w:rPr>
            <w:rFonts w:ascii="Times New Roman" w:hAnsi="Times New Roman" w:cs="Times New Roman"/>
            <w:b/>
            <w:bCs/>
            <w:sz w:val="28"/>
            <w:szCs w:val="28"/>
          </w:rPr>
          <w:delText>Project Plan Document Approval Signatures</w:delText>
        </w:r>
      </w:del>
    </w:p>
    <w:p w14:paraId="669D6ADD">
      <w:pPr>
        <w:rPr>
          <w:rFonts w:ascii="Times New Roman" w:hAnsi="Times New Roman" w:cs="Times New Roman"/>
          <w:b/>
          <w:bCs/>
          <w:sz w:val="24"/>
          <w:szCs w:val="24"/>
        </w:rPr>
      </w:pPr>
      <w:r>
        <w:rPr>
          <w:rFonts w:ascii="Times New Roman" w:hAnsi="Times New Roman" w:cs="Times New Roman"/>
          <w:b/>
          <w:bCs/>
          <w:sz w:val="24"/>
          <w:szCs w:val="24"/>
        </w:rPr>
        <w:t>Project Manager</w:t>
      </w:r>
    </w:p>
    <w:p w14:paraId="40197F38">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2D326681">
      <w:pPr>
        <w:ind w:left="720"/>
        <w:rPr>
          <w:rFonts w:ascii="Times New Roman" w:hAnsi="Times New Roman" w:cs="Times New Roman"/>
          <w:b/>
          <w:bCs/>
          <w:sz w:val="24"/>
          <w:szCs w:val="24"/>
        </w:rPr>
      </w:pPr>
      <w:r>
        <w:rPr>
          <w:rFonts w:ascii="Times New Roman" w:hAnsi="Times New Roman" w:cs="Times New Roman"/>
        </w:rPr>
        <w:t>Signature                                                                                                             Date</w:t>
      </w:r>
    </w:p>
    <w:p w14:paraId="01933091">
      <w:pPr>
        <w:rPr>
          <w:del w:id="26" w:author="Sayed Mehmood" w:date="2026-10-07T13:11:00Z"/>
          <w:rFonts w:ascii="Times New Roman" w:hAnsi="Times New Roman" w:cs="Times New Roman"/>
          <w:b/>
          <w:bCs/>
          <w:sz w:val="24"/>
          <w:szCs w:val="24"/>
        </w:rPr>
      </w:pPr>
      <w:del w:id="27" w:author="Sayed Mehmood" w:date="2026-10-07T13:11:00Z">
        <w:r>
          <w:rPr>
            <w:rFonts w:ascii="Times New Roman" w:hAnsi="Times New Roman" w:cs="Times New Roman"/>
            <w:b/>
            <w:bCs/>
            <w:sz w:val="24"/>
            <w:szCs w:val="24"/>
          </w:rPr>
          <w:delText>Tayyab Mehboob</w:delText>
        </w:r>
      </w:del>
    </w:p>
    <w:p w14:paraId="06BAEC04">
      <w:pPr>
        <w:rPr>
          <w:rFonts w:ascii="Times New Roman" w:hAnsi="Times New Roman" w:cs="Times New Roman"/>
          <w:sz w:val="24"/>
          <w:szCs w:val="24"/>
        </w:rPr>
      </w:pPr>
      <w:ins w:id="28" w:author="Sayed Mehmood" w:date="2026-10-07T13:11:00Z">
        <w:r>
          <w:rPr>
            <w:rFonts w:ascii="Times New Roman" w:hAnsi="Times New Roman" w:cs="Times New Roman"/>
            <w:b/>
            <w:bCs/>
            <w:sz w:val="24"/>
            <w:szCs w:val="24"/>
          </w:rPr>
          <w:t xml:space="preserve">Sharif Ullah </w:t>
        </w:r>
      </w:ins>
      <w:r>
        <w:rPr>
          <w:rFonts w:ascii="Times New Roman" w:hAnsi="Times New Roman" w:cs="Times New Roman"/>
          <w:sz w:val="24"/>
          <w:szCs w:val="24"/>
        </w:rPr>
        <w:t>Student, QAU Islamabad</w:t>
      </w:r>
    </w:p>
    <w:p w14:paraId="4BFD17EA">
      <w:pPr>
        <w:rPr>
          <w:rFonts w:ascii="Times New Roman" w:hAnsi="Times New Roman" w:cs="Times New Roman"/>
          <w:b/>
          <w:bCs/>
          <w:sz w:val="24"/>
          <w:szCs w:val="24"/>
        </w:rPr>
      </w:pPr>
      <w:r>
        <w:rPr>
          <w:rFonts w:ascii="Times New Roman" w:hAnsi="Times New Roman" w:cs="Times New Roman"/>
          <w:b/>
          <w:bCs/>
          <w:sz w:val="24"/>
          <w:szCs w:val="24"/>
        </w:rPr>
        <w:t>Member 1</w:t>
      </w:r>
    </w:p>
    <w:p w14:paraId="478B55C5">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47663BFC">
      <w:pPr>
        <w:ind w:left="720"/>
        <w:rPr>
          <w:rFonts w:ascii="Times New Roman" w:hAnsi="Times New Roman" w:cs="Times New Roman"/>
        </w:rPr>
      </w:pPr>
      <w:r>
        <w:rPr>
          <w:rFonts w:ascii="Times New Roman" w:hAnsi="Times New Roman" w:cs="Times New Roman"/>
        </w:rPr>
        <w:t>Signature                                                                                                             Date</w:t>
      </w:r>
    </w:p>
    <w:p w14:paraId="38180F16">
      <w:pPr>
        <w:rPr>
          <w:del w:id="29" w:author="Sayed Mehmood" w:date="2026-10-07T13:11:00Z"/>
          <w:rFonts w:ascii="Times New Roman" w:hAnsi="Times New Roman" w:cs="Times New Roman"/>
          <w:b/>
          <w:bCs/>
          <w:sz w:val="24"/>
          <w:szCs w:val="24"/>
        </w:rPr>
      </w:pPr>
      <w:del w:id="30" w:author="Sayed Mehmood" w:date="2026-10-07T13:11:00Z">
        <w:r>
          <w:rPr>
            <w:rFonts w:ascii="Times New Roman" w:hAnsi="Times New Roman" w:cs="Times New Roman"/>
            <w:b/>
            <w:bCs/>
            <w:sz w:val="24"/>
            <w:szCs w:val="24"/>
          </w:rPr>
          <w:delText>M. Hamad</w:delText>
        </w:r>
      </w:del>
    </w:p>
    <w:p w14:paraId="0E077EFC">
      <w:pPr>
        <w:rPr>
          <w:rFonts w:ascii="Times New Roman" w:hAnsi="Times New Roman" w:cs="Times New Roman"/>
          <w:sz w:val="24"/>
          <w:szCs w:val="24"/>
        </w:rPr>
      </w:pPr>
      <w:ins w:id="31" w:author="Sayed Mehmood" w:date="2026-10-07T13:11:00Z">
        <w:r>
          <w:rPr>
            <w:rFonts w:ascii="Times New Roman" w:hAnsi="Times New Roman" w:cs="Times New Roman"/>
            <w:b/>
            <w:bCs/>
            <w:sz w:val="24"/>
            <w:szCs w:val="24"/>
            <w:rPrChange w:id="32" w:author="Sayed Mehmood" w:date="2026-10-07T13:12:00Z">
              <w:rPr>
                <w:rFonts w:ascii="Times New Roman" w:hAnsi="Times New Roman" w:cs="Times New Roman"/>
                <w:sz w:val="24"/>
                <w:szCs w:val="24"/>
              </w:rPr>
            </w:rPrChange>
          </w:rPr>
          <w:t>Sayed Mehmood</w:t>
        </w:r>
      </w:ins>
      <w:ins w:id="33" w:author="Sayed Mehmood" w:date="2026-10-07T13:11:00Z">
        <w:r>
          <w:rPr>
            <w:rFonts w:ascii="Times New Roman" w:hAnsi="Times New Roman" w:cs="Times New Roman"/>
            <w:sz w:val="24"/>
            <w:szCs w:val="24"/>
          </w:rPr>
          <w:t xml:space="preserve"> </w:t>
        </w:r>
      </w:ins>
      <w:r>
        <w:rPr>
          <w:rFonts w:ascii="Times New Roman" w:hAnsi="Times New Roman" w:cs="Times New Roman"/>
          <w:sz w:val="24"/>
          <w:szCs w:val="24"/>
        </w:rPr>
        <w:t>Student, QAU Islamabad</w:t>
      </w:r>
    </w:p>
    <w:p w14:paraId="509F41AB">
      <w:pPr>
        <w:rPr>
          <w:rFonts w:ascii="Times New Roman" w:hAnsi="Times New Roman" w:cs="Times New Roman"/>
          <w:b/>
          <w:bCs/>
          <w:sz w:val="24"/>
          <w:szCs w:val="24"/>
        </w:rPr>
      </w:pPr>
      <w:r>
        <w:rPr>
          <w:rFonts w:ascii="Times New Roman" w:hAnsi="Times New Roman" w:cs="Times New Roman"/>
          <w:b/>
          <w:bCs/>
          <w:sz w:val="24"/>
          <w:szCs w:val="24"/>
        </w:rPr>
        <w:t>Member 2</w:t>
      </w:r>
    </w:p>
    <w:p w14:paraId="08A718D6">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0D7089CF">
      <w:pPr>
        <w:ind w:left="720"/>
        <w:rPr>
          <w:rFonts w:ascii="Times New Roman" w:hAnsi="Times New Roman" w:cs="Times New Roman"/>
        </w:rPr>
      </w:pPr>
      <w:r>
        <w:rPr>
          <w:rFonts w:ascii="Times New Roman" w:hAnsi="Times New Roman" w:cs="Times New Roman"/>
        </w:rPr>
        <w:t>Signature                                                                                                             Date</w:t>
      </w:r>
    </w:p>
    <w:p w14:paraId="3163894A">
      <w:pPr>
        <w:rPr>
          <w:del w:id="34" w:author="Sayed Mehmood" w:date="2026-10-07T13:12:00Z"/>
          <w:rFonts w:ascii="Times New Roman" w:hAnsi="Times New Roman" w:cs="Times New Roman"/>
          <w:b/>
          <w:bCs/>
          <w:sz w:val="24"/>
          <w:szCs w:val="24"/>
        </w:rPr>
      </w:pPr>
      <w:del w:id="35" w:author="Sayed Mehmood" w:date="2026-10-07T13:12:00Z">
        <w:r>
          <w:rPr>
            <w:rFonts w:ascii="Times New Roman" w:hAnsi="Times New Roman" w:cs="Times New Roman"/>
            <w:b/>
            <w:bCs/>
            <w:sz w:val="24"/>
            <w:szCs w:val="24"/>
          </w:rPr>
          <w:delText>M. Ehtisham</w:delText>
        </w:r>
      </w:del>
    </w:p>
    <w:p w14:paraId="5296B379">
      <w:pPr>
        <w:rPr>
          <w:rFonts w:ascii="Times New Roman" w:hAnsi="Times New Roman" w:cs="Times New Roman"/>
          <w:sz w:val="24"/>
          <w:szCs w:val="24"/>
        </w:rPr>
      </w:pPr>
      <w:ins w:id="36" w:author="Sayed Mehmood" w:date="2026-10-07T13:12:00Z">
        <w:r>
          <w:rPr>
            <w:rFonts w:ascii="Times New Roman" w:hAnsi="Times New Roman" w:cs="Times New Roman"/>
            <w:b/>
            <w:bCs/>
            <w:sz w:val="24"/>
            <w:szCs w:val="24"/>
          </w:rPr>
          <w:t xml:space="preserve">Shukria Farzan </w:t>
        </w:r>
      </w:ins>
      <w:r>
        <w:rPr>
          <w:rFonts w:ascii="Times New Roman" w:hAnsi="Times New Roman" w:cs="Times New Roman"/>
          <w:sz w:val="24"/>
          <w:szCs w:val="24"/>
        </w:rPr>
        <w:t>Student, QAU Islamabad</w:t>
      </w:r>
    </w:p>
    <w:p w14:paraId="7A700FC1">
      <w:pPr>
        <w:rPr>
          <w:rFonts w:ascii="Times New Roman" w:hAnsi="Times New Roman" w:cs="Times New Roman"/>
          <w:sz w:val="24"/>
          <w:szCs w:val="24"/>
        </w:rPr>
      </w:pPr>
    </w:p>
    <w:p w14:paraId="38196769">
      <w:pPr>
        <w:rPr>
          <w:rFonts w:ascii="Times New Roman" w:hAnsi="Times New Roman" w:cs="Times New Roman"/>
          <w:b/>
          <w:bCs/>
          <w:sz w:val="24"/>
          <w:szCs w:val="24"/>
        </w:rPr>
      </w:pPr>
      <w:r>
        <w:rPr>
          <w:rFonts w:ascii="Times New Roman" w:hAnsi="Times New Roman" w:cs="Times New Roman"/>
          <w:b/>
          <w:bCs/>
          <w:sz w:val="24"/>
          <w:szCs w:val="24"/>
        </w:rPr>
        <w:t xml:space="preserve">Member </w:t>
      </w:r>
      <w:ins w:id="37" w:author="Sayed Mehmood" w:date="2026-10-07T13:12:00Z">
        <w:r>
          <w:rPr>
            <w:rFonts w:ascii="Times New Roman" w:hAnsi="Times New Roman" w:cs="Times New Roman"/>
            <w:b/>
            <w:bCs/>
            <w:sz w:val="24"/>
            <w:szCs w:val="24"/>
          </w:rPr>
          <w:t>3</w:t>
        </w:r>
      </w:ins>
      <w:del w:id="38" w:author="Sayed Mehmood" w:date="2026-10-07T13:12:00Z">
        <w:r>
          <w:rPr>
            <w:rFonts w:ascii="Times New Roman" w:hAnsi="Times New Roman" w:cs="Times New Roman"/>
            <w:b/>
            <w:bCs/>
            <w:sz w:val="24"/>
            <w:szCs w:val="24"/>
          </w:rPr>
          <w:delText>2</w:delText>
        </w:r>
      </w:del>
    </w:p>
    <w:p w14:paraId="41A0EA35">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5545BC88">
      <w:pPr>
        <w:ind w:left="720"/>
        <w:rPr>
          <w:rFonts w:ascii="Times New Roman" w:hAnsi="Times New Roman" w:cs="Times New Roman"/>
        </w:rPr>
      </w:pPr>
      <w:r>
        <w:rPr>
          <w:rFonts w:ascii="Times New Roman" w:hAnsi="Times New Roman" w:cs="Times New Roman"/>
        </w:rPr>
        <w:t>Signature                                                                                                             Date</w:t>
      </w:r>
    </w:p>
    <w:p w14:paraId="6F5E9FF8">
      <w:pPr>
        <w:rPr>
          <w:del w:id="39" w:author="Sayed Mehmood" w:date="2026-10-07T13:12:00Z"/>
          <w:rFonts w:ascii="Times New Roman" w:hAnsi="Times New Roman" w:cs="Times New Roman"/>
          <w:b/>
          <w:bCs/>
          <w:sz w:val="24"/>
          <w:szCs w:val="24"/>
        </w:rPr>
      </w:pPr>
      <w:del w:id="40" w:author="Sayed Mehmood" w:date="2026-10-07T13:12:00Z">
        <w:r>
          <w:rPr>
            <w:rFonts w:ascii="Times New Roman" w:hAnsi="Times New Roman" w:cs="Times New Roman"/>
            <w:b/>
            <w:bCs/>
            <w:sz w:val="24"/>
            <w:szCs w:val="24"/>
          </w:rPr>
          <w:delText>M. Rayyan</w:delText>
        </w:r>
      </w:del>
    </w:p>
    <w:p w14:paraId="1C2BE2E2">
      <w:pPr>
        <w:rPr>
          <w:del w:id="41" w:author="Sayed Mehmood" w:date="2026-10-07T13:12:00Z"/>
          <w:rFonts w:ascii="Times New Roman" w:hAnsi="Times New Roman" w:cs="Times New Roman"/>
          <w:sz w:val="24"/>
          <w:szCs w:val="24"/>
        </w:rPr>
      </w:pPr>
      <w:del w:id="42" w:author="Sayed Mehmood" w:date="2026-10-07T13:12:00Z">
        <w:r>
          <w:rPr>
            <w:rFonts w:ascii="Times New Roman" w:hAnsi="Times New Roman" w:cs="Times New Roman"/>
            <w:sz w:val="24"/>
            <w:szCs w:val="24"/>
          </w:rPr>
          <w:delText>Student, QAU Islamabad</w:delText>
        </w:r>
      </w:del>
    </w:p>
    <w:p w14:paraId="5AABC042">
      <w:pPr>
        <w:rPr>
          <w:del w:id="43" w:author="Sayed Mehmood" w:date="2026-10-07T13:12:00Z"/>
          <w:rFonts w:ascii="Times New Roman" w:hAnsi="Times New Roman" w:cs="Times New Roman"/>
          <w:sz w:val="24"/>
          <w:szCs w:val="24"/>
        </w:rPr>
      </w:pPr>
    </w:p>
    <w:p w14:paraId="09FB7ABF">
      <w:pPr>
        <w:rPr>
          <w:del w:id="44" w:author="Sayed Mehmood" w:date="2026-10-07T13:12:00Z"/>
          <w:rFonts w:ascii="Times New Roman" w:hAnsi="Times New Roman" w:cs="Times New Roman"/>
          <w:b/>
          <w:bCs/>
          <w:sz w:val="24"/>
          <w:szCs w:val="24"/>
        </w:rPr>
      </w:pPr>
      <w:del w:id="45" w:author="Sayed Mehmood" w:date="2026-10-07T13:12:00Z">
        <w:r>
          <w:rPr>
            <w:rFonts w:ascii="Times New Roman" w:hAnsi="Times New Roman" w:cs="Times New Roman"/>
            <w:b/>
            <w:bCs/>
            <w:sz w:val="24"/>
            <w:szCs w:val="24"/>
          </w:rPr>
          <w:delText>Stakeholder</w:delText>
        </w:r>
      </w:del>
    </w:p>
    <w:p w14:paraId="0FA0B1E7">
      <w:pPr>
        <w:rPr>
          <w:rFonts w:ascii="Times New Roman" w:hAnsi="Times New Roman" w:cs="Times New Roman"/>
          <w:sz w:val="24"/>
          <w:szCs w:val="24"/>
        </w:rPr>
      </w:pPr>
      <w:r>
        <w:rPr>
          <w:rFonts w:ascii="Times New Roman" w:hAnsi="Times New Roman" w:cs="Times New Roman"/>
          <w:sz w:val="24"/>
          <w:szCs w:val="24"/>
        </w:rPr>
        <w:t>______________________                                                                  _______________________</w:t>
      </w:r>
    </w:p>
    <w:p w14:paraId="22D5AD75">
      <w:pPr>
        <w:ind w:left="720"/>
        <w:rPr>
          <w:rFonts w:ascii="Times New Roman" w:hAnsi="Times New Roman" w:cs="Times New Roman"/>
        </w:rPr>
      </w:pPr>
      <w:r>
        <w:rPr>
          <w:rFonts w:ascii="Times New Roman" w:hAnsi="Times New Roman" w:cs="Times New Roman"/>
        </w:rPr>
        <w:t>Signature                                                                                                             Date</w:t>
      </w:r>
    </w:p>
    <w:p w14:paraId="7A6C205E">
      <w:pPr>
        <w:rPr>
          <w:rFonts w:ascii="Times New Roman" w:hAnsi="Times New Roman" w:cs="Times New Roman"/>
          <w:b/>
          <w:bCs/>
          <w:sz w:val="24"/>
          <w:szCs w:val="24"/>
        </w:rPr>
      </w:pPr>
      <w:r>
        <w:rPr>
          <w:rFonts w:ascii="Times New Roman" w:hAnsi="Times New Roman" w:cs="Times New Roman"/>
          <w:b/>
          <w:bCs/>
          <w:sz w:val="24"/>
          <w:szCs w:val="24"/>
        </w:rPr>
        <w:t>Dr. Onaiza Maqbool</w:t>
      </w:r>
    </w:p>
    <w:p w14:paraId="21229F33">
      <w:pPr>
        <w:rPr>
          <w:rFonts w:ascii="Times New Roman" w:hAnsi="Times New Roman" w:cs="Times New Roman"/>
          <w:sz w:val="24"/>
          <w:szCs w:val="24"/>
        </w:rPr>
      </w:pPr>
      <w:r>
        <w:rPr>
          <w:rFonts w:ascii="Times New Roman" w:hAnsi="Times New Roman" w:cs="Times New Roman"/>
          <w:sz w:val="24"/>
          <w:szCs w:val="24"/>
        </w:rPr>
        <w:t>Professor, QAU Islamabad</w:t>
      </w:r>
    </w:p>
    <w:p w14:paraId="4842347B">
      <w:pPr>
        <w:rPr>
          <w:rFonts w:ascii="Times New Roman" w:hAnsi="Times New Roman" w:cs="Times New Roman"/>
          <w:b/>
          <w:bCs/>
          <w:sz w:val="32"/>
          <w:szCs w:val="32"/>
        </w:rPr>
      </w:pPr>
      <w:r>
        <w:rPr>
          <w:rFonts w:ascii="Times New Roman" w:hAnsi="Times New Roman" w:cs="Times New Roman"/>
          <w:b/>
          <w:bCs/>
          <w:sz w:val="32"/>
          <w:szCs w:val="32"/>
        </w:rPr>
        <w:t>Change History</w:t>
      </w:r>
    </w:p>
    <w:p w14:paraId="2EE41B11">
      <w:pPr>
        <w:rPr>
          <w:rFonts w:ascii="Times New Roman" w:hAnsi="Times New Roman" w:cs="Times New Roman"/>
          <w:sz w:val="24"/>
          <w:szCs w:val="24"/>
        </w:rPr>
      </w:pPr>
    </w:p>
    <w:tbl>
      <w:tblPr>
        <w:tblStyle w:val="46"/>
        <w:tblW w:w="9716"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165"/>
        <w:gridCol w:w="1800"/>
        <w:gridCol w:w="2250"/>
        <w:gridCol w:w="4501"/>
      </w:tblGrid>
      <w:tr w14:paraId="1C6E361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863" w:hRule="atLeast"/>
        </w:trPr>
        <w:tc>
          <w:tcPr>
            <w:tcW w:w="1165" w:type="dxa"/>
          </w:tcPr>
          <w:p w14:paraId="7FEF207B">
            <w:pPr>
              <w:spacing w:after="0"/>
              <w:rPr>
                <w:rFonts w:ascii="Times New Roman" w:hAnsi="Times New Roman" w:cs="Times New Roman"/>
                <w:b/>
                <w:bCs/>
                <w:sz w:val="24"/>
                <w:szCs w:val="24"/>
              </w:rPr>
            </w:pPr>
            <w:r>
              <w:rPr>
                <w:rFonts w:ascii="Times New Roman" w:hAnsi="Times New Roman" w:cs="Times New Roman"/>
                <w:b/>
                <w:bCs/>
                <w:sz w:val="24"/>
                <w:szCs w:val="24"/>
              </w:rPr>
              <w:t xml:space="preserve">         Version                               No.</w:t>
            </w:r>
          </w:p>
        </w:tc>
        <w:tc>
          <w:tcPr>
            <w:tcW w:w="1800" w:type="dxa"/>
          </w:tcPr>
          <w:p w14:paraId="13BE0F90">
            <w:pPr>
              <w:spacing w:after="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p>
          <w:p w14:paraId="7D67CAF8">
            <w:pPr>
              <w:spacing w:after="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r>
              <w:rPr>
                <w:rFonts w:ascii="Times New Roman" w:hAnsi="Times New Roman" w:cs="Times New Roman"/>
                <w:b/>
                <w:bCs/>
                <w:sz w:val="24"/>
                <w:szCs w:val="24"/>
              </w:rPr>
              <w:t>Date</w:t>
            </w:r>
          </w:p>
        </w:tc>
        <w:tc>
          <w:tcPr>
            <w:tcW w:w="2250" w:type="dxa"/>
          </w:tcPr>
          <w:p w14:paraId="11E28D20">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3B4CB002">
            <w:pPr>
              <w:spacing w:after="0"/>
              <w:rPr>
                <w:rFonts w:ascii="Times New Roman" w:hAnsi="Times New Roman" w:cs="Times New Roman"/>
                <w:b/>
                <w:bCs/>
                <w:sz w:val="24"/>
                <w:szCs w:val="24"/>
              </w:rPr>
            </w:pPr>
            <w:r>
              <w:rPr>
                <w:rFonts w:ascii="Times New Roman" w:hAnsi="Times New Roman" w:cs="Times New Roman"/>
                <w:b/>
                <w:bCs/>
                <w:sz w:val="24"/>
                <w:szCs w:val="24"/>
              </w:rPr>
              <w:t xml:space="preserve">          Modified </w:t>
            </w:r>
          </w:p>
          <w:p w14:paraId="08091D17">
            <w:pPr>
              <w:spacing w:after="0"/>
              <w:rPr>
                <w:rFonts w:ascii="Times New Roman" w:hAnsi="Times New Roman" w:cs="Times New Roman"/>
                <w:b w:val="0"/>
                <w:bCs w:val="0"/>
                <w:sz w:val="24"/>
                <w:szCs w:val="24"/>
              </w:rPr>
            </w:pPr>
            <w:r>
              <w:rPr>
                <w:rFonts w:ascii="Times New Roman" w:hAnsi="Times New Roman" w:cs="Times New Roman"/>
                <w:b/>
                <w:bCs/>
                <w:sz w:val="24"/>
                <w:szCs w:val="24"/>
              </w:rPr>
              <w:t xml:space="preserve">              By</w:t>
            </w:r>
          </w:p>
        </w:tc>
        <w:tc>
          <w:tcPr>
            <w:tcW w:w="4501" w:type="dxa"/>
          </w:tcPr>
          <w:p w14:paraId="60AD9F18">
            <w:pPr>
              <w:spacing w:after="0"/>
              <w:rPr>
                <w:rFonts w:ascii="Times New Roman" w:hAnsi="Times New Roman" w:cs="Times New Roman"/>
                <w:b/>
                <w:bCs/>
                <w:sz w:val="24"/>
                <w:szCs w:val="24"/>
              </w:rPr>
            </w:pPr>
            <w:r>
              <w:rPr>
                <w:rFonts w:ascii="Times New Roman" w:hAnsi="Times New Roman" w:cs="Times New Roman"/>
                <w:b w:val="0"/>
                <w:bCs w:val="0"/>
                <w:sz w:val="24"/>
                <w:szCs w:val="24"/>
              </w:rPr>
              <w:t xml:space="preserve">            </w:t>
            </w:r>
          </w:p>
          <w:p w14:paraId="7FBD4E35">
            <w:pPr>
              <w:spacing w:after="0"/>
              <w:rPr>
                <w:rFonts w:ascii="Times New Roman" w:hAnsi="Times New Roman" w:cs="Times New Roman"/>
                <w:b w:val="0"/>
                <w:bCs w:val="0"/>
                <w:sz w:val="24"/>
                <w:szCs w:val="24"/>
              </w:rPr>
            </w:pPr>
            <w:r>
              <w:rPr>
                <w:rFonts w:ascii="Times New Roman" w:hAnsi="Times New Roman" w:cs="Times New Roman"/>
                <w:b/>
                <w:bCs/>
                <w:sz w:val="24"/>
                <w:szCs w:val="24"/>
              </w:rPr>
              <w:t xml:space="preserve">                        Changes</w:t>
            </w:r>
          </w:p>
        </w:tc>
      </w:tr>
      <w:tr w14:paraId="5A57484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43" w:hRule="atLeast"/>
        </w:trPr>
        <w:tc>
          <w:tcPr>
            <w:tcW w:w="1165" w:type="dxa"/>
            <w:shd w:val="clear" w:color="auto" w:fill="F1F1F1" w:themeFill="background1" w:themeFillShade="F2"/>
          </w:tcPr>
          <w:p w14:paraId="4B1D4341">
            <w:pPr>
              <w:spacing w:after="0"/>
              <w:rPr>
                <w:rFonts w:ascii="Times New Roman" w:hAnsi="Times New Roman" w:cs="Times New Roman"/>
                <w:b w:val="0"/>
                <w:bCs w:val="0"/>
                <w:sz w:val="24"/>
                <w:szCs w:val="24"/>
              </w:rPr>
            </w:pPr>
            <w:r>
              <w:rPr>
                <w:rFonts w:ascii="Times New Roman" w:hAnsi="Times New Roman" w:cs="Times New Roman"/>
                <w:b w:val="0"/>
                <w:bCs w:val="0"/>
                <w:sz w:val="24"/>
                <w:szCs w:val="24"/>
              </w:rPr>
              <w:t xml:space="preserve">     </w:t>
            </w:r>
          </w:p>
          <w:p w14:paraId="3CA9F1F9">
            <w:pPr>
              <w:spacing w:after="0"/>
              <w:rPr>
                <w:rFonts w:ascii="Times New Roman" w:hAnsi="Times New Roman" w:cs="Times New Roman"/>
                <w:b/>
                <w:bCs/>
                <w:sz w:val="24"/>
                <w:szCs w:val="24"/>
              </w:rPr>
            </w:pPr>
            <w:r>
              <w:rPr>
                <w:rFonts w:ascii="Times New Roman" w:hAnsi="Times New Roman" w:cs="Times New Roman"/>
                <w:b w:val="0"/>
                <w:bCs w:val="0"/>
                <w:sz w:val="24"/>
                <w:szCs w:val="24"/>
              </w:rPr>
              <w:t xml:space="preserve">     </w:t>
            </w:r>
            <w:r>
              <w:rPr>
                <w:rFonts w:ascii="Times New Roman" w:hAnsi="Times New Roman" w:cs="Times New Roman"/>
                <w:b w:val="0"/>
                <w:bCs w:val="0"/>
                <w:sz w:val="36"/>
                <w:szCs w:val="36"/>
              </w:rPr>
              <w:t>1</w:t>
            </w:r>
          </w:p>
        </w:tc>
        <w:tc>
          <w:tcPr>
            <w:tcW w:w="1800" w:type="dxa"/>
            <w:shd w:val="clear" w:color="auto" w:fill="F1F1F1" w:themeFill="background1" w:themeFillShade="F2"/>
          </w:tcPr>
          <w:p w14:paraId="5EB4C3BC">
            <w:pPr>
              <w:spacing w:after="0"/>
              <w:rPr>
                <w:rFonts w:ascii="Times New Roman" w:hAnsi="Times New Roman" w:cs="Times New Roman"/>
                <w:b/>
                <w:bCs/>
                <w:sz w:val="24"/>
                <w:szCs w:val="24"/>
              </w:rPr>
            </w:pPr>
          </w:p>
          <w:p w14:paraId="57C5DAD0">
            <w:pPr>
              <w:spacing w:after="0"/>
              <w:rPr>
                <w:rFonts w:ascii="Times New Roman" w:hAnsi="Times New Roman" w:cs="Times New Roman"/>
                <w:b/>
                <w:bCs/>
                <w:sz w:val="24"/>
                <w:szCs w:val="24"/>
              </w:rPr>
            </w:pPr>
            <w:r>
              <w:rPr>
                <w:rFonts w:ascii="Times New Roman" w:hAnsi="Times New Roman" w:cs="Times New Roman"/>
                <w:b/>
                <w:bCs/>
                <w:sz w:val="24"/>
                <w:szCs w:val="24"/>
              </w:rPr>
              <w:t xml:space="preserve">  0</w:t>
            </w:r>
            <w:ins w:id="46" w:author="Sayed Mehmood" w:date="2026-10-07T13:12:00Z">
              <w:r>
                <w:rPr>
                  <w:rFonts w:ascii="Times New Roman" w:hAnsi="Times New Roman" w:cs="Times New Roman"/>
                  <w:b/>
                  <w:bCs/>
                  <w:sz w:val="24"/>
                  <w:szCs w:val="24"/>
                </w:rPr>
                <w:t>7</w:t>
              </w:r>
            </w:ins>
            <w:del w:id="47" w:author="Sayed Mehmood" w:date="2026-10-07T13:12:00Z">
              <w:r>
                <w:rPr>
                  <w:rFonts w:ascii="Times New Roman" w:hAnsi="Times New Roman" w:cs="Times New Roman"/>
                  <w:b/>
                  <w:bCs/>
                  <w:sz w:val="24"/>
                  <w:szCs w:val="24"/>
                </w:rPr>
                <w:delText>3</w:delText>
              </w:r>
            </w:del>
            <w:r>
              <w:rPr>
                <w:rFonts w:ascii="Times New Roman" w:hAnsi="Times New Roman" w:cs="Times New Roman"/>
                <w:b/>
                <w:bCs/>
                <w:sz w:val="24"/>
                <w:szCs w:val="24"/>
              </w:rPr>
              <w:t>/</w:t>
            </w:r>
            <w:ins w:id="48" w:author="Sayed Mehmood" w:date="2026-10-07T13:13:00Z">
              <w:r>
                <w:rPr>
                  <w:rFonts w:ascii="Times New Roman" w:hAnsi="Times New Roman" w:cs="Times New Roman"/>
                  <w:b/>
                  <w:bCs/>
                  <w:sz w:val="24"/>
                  <w:szCs w:val="24"/>
                </w:rPr>
                <w:t>1</w:t>
              </w:r>
            </w:ins>
            <w:r>
              <w:rPr>
                <w:rFonts w:ascii="Times New Roman" w:hAnsi="Times New Roman" w:cs="Times New Roman"/>
                <w:b/>
                <w:bCs/>
                <w:sz w:val="24"/>
                <w:szCs w:val="24"/>
              </w:rPr>
              <w:t>0</w:t>
            </w:r>
            <w:del w:id="49" w:author="Sayed Mehmood" w:date="2026-10-07T13:13:00Z">
              <w:r>
                <w:rPr>
                  <w:rFonts w:ascii="Times New Roman" w:hAnsi="Times New Roman" w:cs="Times New Roman"/>
                  <w:b/>
                  <w:bCs/>
                  <w:sz w:val="24"/>
                  <w:szCs w:val="24"/>
                </w:rPr>
                <w:delText>3</w:delText>
              </w:r>
            </w:del>
            <w:r>
              <w:rPr>
                <w:rFonts w:ascii="Times New Roman" w:hAnsi="Times New Roman" w:cs="Times New Roman"/>
                <w:b/>
                <w:bCs/>
                <w:sz w:val="24"/>
                <w:szCs w:val="24"/>
              </w:rPr>
              <w:t>/202</w:t>
            </w:r>
            <w:ins w:id="50" w:author="Sayed Mehmood" w:date="2026-10-07T13:13:00Z">
              <w:r>
                <w:rPr>
                  <w:rFonts w:ascii="Times New Roman" w:hAnsi="Times New Roman" w:cs="Times New Roman"/>
                  <w:b/>
                  <w:bCs/>
                  <w:sz w:val="24"/>
                  <w:szCs w:val="24"/>
                </w:rPr>
                <w:t>6</w:t>
              </w:r>
            </w:ins>
            <w:del w:id="51" w:author="Sayed Mehmood" w:date="2026-10-07T13:13:00Z">
              <w:r>
                <w:rPr>
                  <w:rFonts w:ascii="Times New Roman" w:hAnsi="Times New Roman" w:cs="Times New Roman"/>
                  <w:b/>
                  <w:bCs/>
                  <w:sz w:val="24"/>
                  <w:szCs w:val="24"/>
                </w:rPr>
                <w:delText>5</w:delText>
              </w:r>
            </w:del>
          </w:p>
        </w:tc>
        <w:tc>
          <w:tcPr>
            <w:tcW w:w="2250" w:type="dxa"/>
            <w:shd w:val="clear" w:color="auto" w:fill="F1F1F1" w:themeFill="background1" w:themeFillShade="F2"/>
          </w:tcPr>
          <w:p w14:paraId="5C683D65">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p>
          <w:p w14:paraId="260831BF">
            <w:pPr>
              <w:spacing w:after="0"/>
              <w:rPr>
                <w:rFonts w:ascii="Times New Roman" w:hAnsi="Times New Roman" w:cs="Times New Roman"/>
                <w:b/>
                <w:bCs/>
                <w:sz w:val="24"/>
                <w:szCs w:val="24"/>
              </w:rPr>
            </w:pPr>
            <w:r>
              <w:rPr>
                <w:rFonts w:ascii="Times New Roman" w:hAnsi="Times New Roman" w:cs="Times New Roman"/>
                <w:b/>
                <w:bCs/>
                <w:sz w:val="24"/>
                <w:szCs w:val="24"/>
              </w:rPr>
              <w:t xml:space="preserve">  </w:t>
            </w:r>
            <w:del w:id="52" w:author="Sayed Mehmood" w:date="2026-10-07T13:13:00Z">
              <w:r>
                <w:rPr>
                  <w:rFonts w:ascii="Times New Roman" w:hAnsi="Times New Roman" w:cs="Times New Roman"/>
                  <w:b/>
                  <w:bCs/>
                  <w:sz w:val="24"/>
                  <w:szCs w:val="24"/>
                </w:rPr>
                <w:delText>Tayyab Mehboob</w:delText>
              </w:r>
            </w:del>
            <w:ins w:id="53" w:author="Sayed Mehmood" w:date="2026-10-07T13:13:00Z">
              <w:r>
                <w:rPr>
                  <w:rFonts w:ascii="Times New Roman" w:hAnsi="Times New Roman" w:cs="Times New Roman"/>
                  <w:b/>
                  <w:bCs/>
                  <w:sz w:val="24"/>
                  <w:szCs w:val="24"/>
                </w:rPr>
                <w:t>Sayed Mehmood</w:t>
              </w:r>
            </w:ins>
          </w:p>
        </w:tc>
        <w:tc>
          <w:tcPr>
            <w:tcW w:w="4501" w:type="dxa"/>
            <w:shd w:val="clear" w:color="auto" w:fill="F1F1F1" w:themeFill="background1" w:themeFillShade="F2"/>
          </w:tcPr>
          <w:p w14:paraId="23692F00">
            <w:pPr>
              <w:spacing w:after="0"/>
              <w:rPr>
                <w:rFonts w:ascii="Times New Roman" w:hAnsi="Times New Roman" w:cs="Times New Roman"/>
                <w:b/>
                <w:bCs/>
                <w:sz w:val="24"/>
                <w:szCs w:val="24"/>
              </w:rPr>
            </w:pPr>
          </w:p>
          <w:p w14:paraId="153CD8D6">
            <w:pPr>
              <w:spacing w:after="0"/>
              <w:rPr>
                <w:rFonts w:ascii="Times New Roman" w:hAnsi="Times New Roman" w:cs="Times New Roman"/>
                <w:b/>
                <w:bCs/>
                <w:sz w:val="24"/>
                <w:szCs w:val="24"/>
              </w:rPr>
            </w:pPr>
            <w:r>
              <w:rPr>
                <w:rFonts w:ascii="Times New Roman" w:hAnsi="Times New Roman" w:cs="Times New Roman"/>
                <w:b/>
                <w:bCs/>
                <w:sz w:val="24"/>
                <w:szCs w:val="24"/>
              </w:rPr>
              <w:t xml:space="preserve">  Original</w:t>
            </w:r>
          </w:p>
        </w:tc>
      </w:tr>
      <w:tr w14:paraId="404370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998" w:hRule="atLeast"/>
        </w:trPr>
        <w:tc>
          <w:tcPr>
            <w:tcW w:w="1165" w:type="dxa"/>
          </w:tcPr>
          <w:p w14:paraId="617DCBE0">
            <w:pPr>
              <w:spacing w:after="0"/>
              <w:rPr>
                <w:rFonts w:ascii="Times New Roman" w:hAnsi="Times New Roman" w:cs="Times New Roman"/>
                <w:b/>
                <w:bCs/>
                <w:sz w:val="24"/>
                <w:szCs w:val="24"/>
              </w:rPr>
            </w:pPr>
          </w:p>
        </w:tc>
        <w:tc>
          <w:tcPr>
            <w:tcW w:w="1800" w:type="dxa"/>
          </w:tcPr>
          <w:p w14:paraId="32032DA9">
            <w:pPr>
              <w:spacing w:after="0"/>
              <w:rPr>
                <w:rFonts w:ascii="Times New Roman" w:hAnsi="Times New Roman" w:cs="Times New Roman"/>
                <w:b/>
                <w:bCs/>
                <w:sz w:val="24"/>
                <w:szCs w:val="24"/>
              </w:rPr>
            </w:pPr>
          </w:p>
        </w:tc>
        <w:tc>
          <w:tcPr>
            <w:tcW w:w="2250" w:type="dxa"/>
          </w:tcPr>
          <w:p w14:paraId="3EFB8BB4">
            <w:pPr>
              <w:spacing w:after="0"/>
              <w:rPr>
                <w:rFonts w:ascii="Times New Roman" w:hAnsi="Times New Roman" w:cs="Times New Roman"/>
                <w:b/>
                <w:bCs/>
                <w:sz w:val="24"/>
                <w:szCs w:val="24"/>
              </w:rPr>
            </w:pPr>
          </w:p>
        </w:tc>
        <w:tc>
          <w:tcPr>
            <w:tcW w:w="4501" w:type="dxa"/>
          </w:tcPr>
          <w:p w14:paraId="532B5407">
            <w:pPr>
              <w:spacing w:after="0"/>
              <w:rPr>
                <w:rFonts w:ascii="Times New Roman" w:hAnsi="Times New Roman" w:cs="Times New Roman"/>
                <w:b/>
                <w:bCs/>
                <w:sz w:val="24"/>
                <w:szCs w:val="24"/>
              </w:rPr>
            </w:pPr>
          </w:p>
        </w:tc>
      </w:tr>
      <w:tr w14:paraId="447703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43" w:hRule="atLeast"/>
        </w:trPr>
        <w:tc>
          <w:tcPr>
            <w:tcW w:w="1165" w:type="dxa"/>
            <w:shd w:val="clear" w:color="auto" w:fill="F1F1F1" w:themeFill="background1" w:themeFillShade="F2"/>
          </w:tcPr>
          <w:p w14:paraId="762C9992">
            <w:pPr>
              <w:spacing w:after="0"/>
              <w:rPr>
                <w:rFonts w:ascii="Times New Roman" w:hAnsi="Times New Roman" w:cs="Times New Roman"/>
                <w:b/>
                <w:bCs/>
                <w:sz w:val="24"/>
                <w:szCs w:val="24"/>
              </w:rPr>
            </w:pPr>
          </w:p>
        </w:tc>
        <w:tc>
          <w:tcPr>
            <w:tcW w:w="1800" w:type="dxa"/>
            <w:shd w:val="clear" w:color="auto" w:fill="F1F1F1" w:themeFill="background1" w:themeFillShade="F2"/>
          </w:tcPr>
          <w:p w14:paraId="280C739F">
            <w:pPr>
              <w:spacing w:after="0"/>
              <w:rPr>
                <w:rFonts w:ascii="Times New Roman" w:hAnsi="Times New Roman" w:cs="Times New Roman"/>
                <w:b/>
                <w:bCs/>
                <w:sz w:val="24"/>
                <w:szCs w:val="24"/>
              </w:rPr>
            </w:pPr>
          </w:p>
        </w:tc>
        <w:tc>
          <w:tcPr>
            <w:tcW w:w="2250" w:type="dxa"/>
            <w:shd w:val="clear" w:color="auto" w:fill="F1F1F1" w:themeFill="background1" w:themeFillShade="F2"/>
          </w:tcPr>
          <w:p w14:paraId="00BC5EBA">
            <w:pPr>
              <w:spacing w:after="0"/>
              <w:rPr>
                <w:rFonts w:ascii="Times New Roman" w:hAnsi="Times New Roman" w:cs="Times New Roman"/>
                <w:b/>
                <w:bCs/>
                <w:sz w:val="24"/>
                <w:szCs w:val="24"/>
              </w:rPr>
            </w:pPr>
          </w:p>
        </w:tc>
        <w:tc>
          <w:tcPr>
            <w:tcW w:w="4501" w:type="dxa"/>
            <w:shd w:val="clear" w:color="auto" w:fill="F1F1F1" w:themeFill="background1" w:themeFillShade="F2"/>
          </w:tcPr>
          <w:p w14:paraId="558AAF61">
            <w:pPr>
              <w:spacing w:after="0"/>
              <w:rPr>
                <w:rFonts w:ascii="Times New Roman" w:hAnsi="Times New Roman" w:cs="Times New Roman"/>
                <w:b/>
                <w:bCs/>
                <w:sz w:val="24"/>
                <w:szCs w:val="24"/>
              </w:rPr>
            </w:pPr>
          </w:p>
        </w:tc>
      </w:tr>
      <w:tr w14:paraId="60A0BD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043" w:hRule="atLeast"/>
        </w:trPr>
        <w:tc>
          <w:tcPr>
            <w:tcW w:w="1165" w:type="dxa"/>
          </w:tcPr>
          <w:p w14:paraId="24D662DE">
            <w:pPr>
              <w:spacing w:after="0"/>
              <w:rPr>
                <w:rFonts w:ascii="Times New Roman" w:hAnsi="Times New Roman" w:cs="Times New Roman"/>
                <w:b/>
                <w:bCs/>
                <w:sz w:val="24"/>
                <w:szCs w:val="24"/>
              </w:rPr>
            </w:pPr>
          </w:p>
        </w:tc>
        <w:tc>
          <w:tcPr>
            <w:tcW w:w="1800" w:type="dxa"/>
          </w:tcPr>
          <w:p w14:paraId="4F9B9AE4">
            <w:pPr>
              <w:spacing w:after="0"/>
              <w:rPr>
                <w:rFonts w:ascii="Times New Roman" w:hAnsi="Times New Roman" w:cs="Times New Roman"/>
                <w:b/>
                <w:bCs/>
                <w:sz w:val="24"/>
                <w:szCs w:val="24"/>
              </w:rPr>
            </w:pPr>
          </w:p>
        </w:tc>
        <w:tc>
          <w:tcPr>
            <w:tcW w:w="2250" w:type="dxa"/>
          </w:tcPr>
          <w:p w14:paraId="1F91F82B">
            <w:pPr>
              <w:spacing w:after="0"/>
              <w:rPr>
                <w:rFonts w:ascii="Times New Roman" w:hAnsi="Times New Roman" w:cs="Times New Roman"/>
                <w:b/>
                <w:bCs/>
                <w:sz w:val="24"/>
                <w:szCs w:val="24"/>
              </w:rPr>
            </w:pPr>
          </w:p>
        </w:tc>
        <w:tc>
          <w:tcPr>
            <w:tcW w:w="4501" w:type="dxa"/>
          </w:tcPr>
          <w:p w14:paraId="3DEA4D35">
            <w:pPr>
              <w:spacing w:after="0"/>
              <w:rPr>
                <w:rFonts w:ascii="Times New Roman" w:hAnsi="Times New Roman" w:cs="Times New Roman"/>
                <w:b/>
                <w:bCs/>
                <w:sz w:val="24"/>
                <w:szCs w:val="24"/>
              </w:rPr>
            </w:pPr>
          </w:p>
        </w:tc>
      </w:tr>
      <w:tr w14:paraId="11C1B0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443" w:hRule="atLeast"/>
        </w:trPr>
        <w:tc>
          <w:tcPr>
            <w:tcW w:w="1165" w:type="dxa"/>
            <w:shd w:val="clear" w:color="auto" w:fill="F1F1F1" w:themeFill="background1" w:themeFillShade="F2"/>
          </w:tcPr>
          <w:p w14:paraId="11A3E900">
            <w:pPr>
              <w:spacing w:after="0"/>
              <w:rPr>
                <w:rFonts w:ascii="Times New Roman" w:hAnsi="Times New Roman" w:cs="Times New Roman"/>
                <w:b/>
                <w:bCs/>
                <w:sz w:val="24"/>
                <w:szCs w:val="24"/>
              </w:rPr>
            </w:pPr>
          </w:p>
        </w:tc>
        <w:tc>
          <w:tcPr>
            <w:tcW w:w="1800" w:type="dxa"/>
            <w:shd w:val="clear" w:color="auto" w:fill="F1F1F1" w:themeFill="background1" w:themeFillShade="F2"/>
          </w:tcPr>
          <w:p w14:paraId="582E50AF">
            <w:pPr>
              <w:spacing w:after="0"/>
              <w:rPr>
                <w:rFonts w:ascii="Times New Roman" w:hAnsi="Times New Roman" w:cs="Times New Roman"/>
                <w:b/>
                <w:bCs/>
                <w:sz w:val="24"/>
                <w:szCs w:val="24"/>
              </w:rPr>
            </w:pPr>
          </w:p>
        </w:tc>
        <w:tc>
          <w:tcPr>
            <w:tcW w:w="2250" w:type="dxa"/>
            <w:shd w:val="clear" w:color="auto" w:fill="F1F1F1" w:themeFill="background1" w:themeFillShade="F2"/>
          </w:tcPr>
          <w:p w14:paraId="03DA1F72">
            <w:pPr>
              <w:spacing w:after="0"/>
              <w:rPr>
                <w:rFonts w:ascii="Times New Roman" w:hAnsi="Times New Roman" w:cs="Times New Roman"/>
                <w:b/>
                <w:bCs/>
                <w:sz w:val="24"/>
                <w:szCs w:val="24"/>
              </w:rPr>
            </w:pPr>
          </w:p>
        </w:tc>
        <w:tc>
          <w:tcPr>
            <w:tcW w:w="4501" w:type="dxa"/>
            <w:shd w:val="clear" w:color="auto" w:fill="F1F1F1" w:themeFill="background1" w:themeFillShade="F2"/>
          </w:tcPr>
          <w:p w14:paraId="61F51208">
            <w:pPr>
              <w:spacing w:after="0"/>
              <w:rPr>
                <w:rFonts w:ascii="Times New Roman" w:hAnsi="Times New Roman" w:cs="Times New Roman"/>
                <w:b/>
                <w:bCs/>
                <w:sz w:val="24"/>
                <w:szCs w:val="24"/>
              </w:rPr>
            </w:pPr>
          </w:p>
        </w:tc>
      </w:tr>
    </w:tbl>
    <w:p w14:paraId="4EAC21EC">
      <w:pPr>
        <w:rPr>
          <w:rFonts w:ascii="Times New Roman" w:hAnsi="Times New Roman" w:cs="Times New Roman"/>
          <w:b/>
          <w:bCs/>
          <w:sz w:val="24"/>
          <w:szCs w:val="24"/>
        </w:rPr>
      </w:pPr>
    </w:p>
    <w:p w14:paraId="3C9E47AE">
      <w:pPr>
        <w:rPr>
          <w:rFonts w:ascii="Times New Roman" w:hAnsi="Times New Roman" w:cs="Times New Roman"/>
          <w:b/>
          <w:bCs/>
          <w:sz w:val="24"/>
          <w:szCs w:val="24"/>
        </w:rPr>
      </w:pPr>
    </w:p>
    <w:p w14:paraId="1F30BC19">
      <w:pPr>
        <w:rPr>
          <w:rFonts w:ascii="Times New Roman" w:hAnsi="Times New Roman" w:cs="Times New Roman"/>
          <w:b/>
          <w:bCs/>
          <w:sz w:val="28"/>
          <w:szCs w:val="28"/>
        </w:rPr>
      </w:pPr>
      <w:r>
        <w:rPr>
          <w:rFonts w:ascii="Times New Roman" w:hAnsi="Times New Roman" w:cs="Times New Roman"/>
          <w:b/>
          <w:bCs/>
          <w:sz w:val="28"/>
          <w:szCs w:val="28"/>
        </w:rPr>
        <w:t>Remarks</w:t>
      </w:r>
    </w:p>
    <w:p w14:paraId="2BACD56A">
      <w:pPr>
        <w:rPr>
          <w:rFonts w:ascii="Times New Roman" w:hAnsi="Times New Roman" w:cs="Times New Roman"/>
          <w:b/>
          <w:bCs/>
          <w:sz w:val="28"/>
          <w:szCs w:val="28"/>
        </w:rPr>
      </w:pPr>
    </w:p>
    <w:p w14:paraId="2083FE2E">
      <w:pPr>
        <w:pBdr>
          <w:top w:val="single" w:color="auto" w:sz="12" w:space="1"/>
          <w:bottom w:val="single" w:color="auto" w:sz="12" w:space="1"/>
        </w:pBdr>
        <w:rPr>
          <w:rFonts w:ascii="Times New Roman" w:hAnsi="Times New Roman" w:cs="Times New Roman"/>
          <w:b/>
          <w:bCs/>
          <w:sz w:val="28"/>
          <w:szCs w:val="28"/>
        </w:rPr>
      </w:pPr>
    </w:p>
    <w:p w14:paraId="02BAE6CF">
      <w:pPr>
        <w:pBdr>
          <w:top w:val="single" w:color="auto" w:sz="12" w:space="1"/>
          <w:bottom w:val="single" w:color="auto" w:sz="12" w:space="1"/>
        </w:pBdr>
        <w:rPr>
          <w:rFonts w:ascii="Times New Roman" w:hAnsi="Times New Roman" w:cs="Times New Roman"/>
          <w:b/>
          <w:bCs/>
          <w:sz w:val="28"/>
          <w:szCs w:val="28"/>
        </w:rPr>
      </w:pPr>
    </w:p>
    <w:p w14:paraId="57353A3C">
      <w:pPr>
        <w:rPr>
          <w:rFonts w:ascii="Times New Roman" w:hAnsi="Times New Roman" w:cs="Times New Roman"/>
          <w:sz w:val="24"/>
          <w:szCs w:val="24"/>
        </w:rPr>
      </w:pPr>
    </w:p>
    <w:p w14:paraId="300801FE">
      <w:pPr>
        <w:pStyle w:val="41"/>
        <w:ind w:left="360"/>
        <w:jc w:val="right"/>
        <w:rPr>
          <w:rFonts w:ascii="Times New Roman" w:hAnsi="Times New Roman" w:cs="Times New Roman"/>
          <w:sz w:val="24"/>
          <w:szCs w:val="24"/>
        </w:rPr>
      </w:pPr>
      <w:r>
        <w:rPr>
          <w:rFonts w:ascii="Times New Roman" w:hAnsi="Times New Roman" w:cs="Times New Roman"/>
          <w:sz w:val="24"/>
          <w:szCs w:val="24"/>
        </w:rPr>
        <w:t xml:space="preserve">____________________ </w:t>
      </w:r>
    </w:p>
    <w:p w14:paraId="3E4130DC">
      <w:pPr>
        <w:pStyle w:val="41"/>
        <w:ind w:left="7200"/>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rPr>
        <w:t>Signature</w:t>
      </w:r>
      <w:r>
        <w:rPr>
          <w:rFonts w:ascii="Times New Roman" w:hAnsi="Times New Roman" w:cs="Times New Roman"/>
          <w:sz w:val="24"/>
          <w:szCs w:val="24"/>
        </w:rPr>
        <w:t xml:space="preserve"> </w:t>
      </w:r>
    </w:p>
    <w:p w14:paraId="65FC3B9D">
      <w:pPr>
        <w:pStyle w:val="41"/>
        <w:ind w:left="360"/>
        <w:rPr>
          <w:rFonts w:ascii="Times New Roman" w:hAnsi="Times New Roman" w:cs="Times New Roman"/>
          <w:sz w:val="24"/>
          <w:szCs w:val="24"/>
        </w:rPr>
      </w:pPr>
    </w:p>
    <w:p w14:paraId="1887F21E">
      <w:pPr>
        <w:ind w:left="6480"/>
        <w:rPr>
          <w:rFonts w:ascii="Times New Roman" w:hAnsi="Times New Roman" w:cs="Times New Roman"/>
          <w:b/>
          <w:bCs/>
          <w:sz w:val="24"/>
          <w:szCs w:val="24"/>
        </w:rPr>
      </w:pPr>
      <w:r>
        <w:rPr>
          <w:rFonts w:ascii="Times New Roman" w:hAnsi="Times New Roman" w:cs="Times New Roman"/>
          <w:b/>
          <w:bCs/>
          <w:sz w:val="24"/>
          <w:szCs w:val="24"/>
        </w:rPr>
        <w:t xml:space="preserve">          Dr. Onaiza Maqbool</w:t>
      </w:r>
    </w:p>
    <w:p w14:paraId="32603AF2">
      <w:pPr>
        <w:ind w:left="6480"/>
        <w:rPr>
          <w:rFonts w:ascii="Times New Roman" w:hAnsi="Times New Roman" w:cs="Times New Roman"/>
          <w:sz w:val="24"/>
          <w:szCs w:val="24"/>
        </w:rPr>
      </w:pPr>
      <w:r>
        <w:rPr>
          <w:rFonts w:ascii="Times New Roman" w:hAnsi="Times New Roman" w:cs="Times New Roman"/>
          <w:sz w:val="24"/>
          <w:szCs w:val="24"/>
        </w:rPr>
        <w:t xml:space="preserve">    Professor, QAU Islamabad</w:t>
      </w:r>
    </w:p>
    <w:p w14:paraId="30C22BC8">
      <w:pPr>
        <w:rPr>
          <w:del w:id="54" w:author="MUHAMMAD HAMAD" w:date="2025-03-26T13:58:00Z"/>
          <w:rFonts w:ascii="Times New Roman" w:hAnsi="Times New Roman" w:cs="Times New Roman"/>
          <w:b/>
          <w:bCs/>
          <w:sz w:val="32"/>
          <w:szCs w:val="32"/>
        </w:rPr>
      </w:pPr>
      <w:del w:id="55" w:author="MUHAMMAD HAMAD" w:date="2025-03-26T13:58:00Z">
        <w:r>
          <w:rPr>
            <w:rFonts w:ascii="Times New Roman" w:hAnsi="Times New Roman" w:cs="Times New Roman"/>
            <w:b/>
            <w:bCs/>
            <w:sz w:val="32"/>
            <w:szCs w:val="32"/>
          </w:rPr>
          <w:delText>Table of Contents</w:delText>
        </w:r>
      </w:del>
    </w:p>
    <w:p w14:paraId="241677A4">
      <w:pPr>
        <w:spacing w:line="360" w:lineRule="auto"/>
        <w:rPr>
          <w:del w:id="56" w:author="MUHAMMAD HAMAD" w:date="2025-03-26T13:58:00Z"/>
          <w:rFonts w:ascii="Times New Roman" w:hAnsi="Times New Roman" w:cs="Times New Roman"/>
          <w:sz w:val="24"/>
          <w:szCs w:val="24"/>
        </w:rPr>
      </w:pPr>
      <w:del w:id="57" w:author="MUHAMMAD HAMAD" w:date="2025-03-26T13:58:00Z">
        <w:r>
          <w:rPr>
            <w:rFonts w:ascii="Times New Roman" w:hAnsi="Times New Roman" w:cs="Times New Roman"/>
            <w:sz w:val="24"/>
            <w:szCs w:val="24"/>
          </w:rPr>
          <w:delText>List of figures……………………………………………………………………………5</w:delText>
        </w:r>
      </w:del>
    </w:p>
    <w:p w14:paraId="0CF89C35">
      <w:pPr>
        <w:spacing w:line="360" w:lineRule="auto"/>
        <w:rPr>
          <w:del w:id="58" w:author="MUHAMMAD HAMAD" w:date="2025-03-26T13:58:00Z"/>
          <w:rFonts w:ascii="Times New Roman" w:hAnsi="Times New Roman" w:cs="Times New Roman"/>
          <w:sz w:val="24"/>
          <w:szCs w:val="24"/>
        </w:rPr>
      </w:pPr>
      <w:del w:id="59" w:author="MUHAMMAD HAMAD" w:date="2025-03-26T13:58:00Z">
        <w:r>
          <w:rPr>
            <w:rFonts w:ascii="Times New Roman" w:hAnsi="Times New Roman" w:cs="Times New Roman"/>
            <w:sz w:val="24"/>
            <w:szCs w:val="24"/>
          </w:rPr>
          <w:delText>List of tables…………………………………………………………………………….5</w:delText>
        </w:r>
      </w:del>
    </w:p>
    <w:p w14:paraId="388D57A0">
      <w:pPr>
        <w:spacing w:line="360" w:lineRule="auto"/>
        <w:rPr>
          <w:del w:id="60" w:author="MUHAMMAD HAMAD" w:date="2025-03-26T13:58:00Z"/>
          <w:rFonts w:ascii="Times New Roman" w:hAnsi="Times New Roman" w:cs="Times New Roman"/>
          <w:sz w:val="24"/>
          <w:szCs w:val="24"/>
        </w:rPr>
      </w:pPr>
      <w:del w:id="61" w:author="MUHAMMAD HAMAD" w:date="2025-03-26T13:58:00Z">
        <w:r>
          <w:rPr>
            <w:rFonts w:ascii="Times New Roman" w:hAnsi="Times New Roman" w:cs="Times New Roman"/>
            <w:sz w:val="24"/>
            <w:szCs w:val="24"/>
          </w:rPr>
          <w:delText>1. Project Overview …………………………………………………………………….5</w:delText>
        </w:r>
      </w:del>
    </w:p>
    <w:p w14:paraId="21675BB6">
      <w:pPr>
        <w:spacing w:line="360" w:lineRule="auto"/>
        <w:rPr>
          <w:del w:id="62" w:author="MUHAMMAD HAMAD" w:date="2025-03-26T13:58:00Z"/>
          <w:rFonts w:ascii="Times New Roman" w:hAnsi="Times New Roman" w:cs="Times New Roman"/>
          <w:sz w:val="24"/>
          <w:szCs w:val="24"/>
        </w:rPr>
      </w:pPr>
      <w:del w:id="63" w:author="MUHAMMAD HAMAD" w:date="2025-03-26T13:58:00Z">
        <w:r>
          <w:rPr>
            <w:rFonts w:ascii="Times New Roman" w:hAnsi="Times New Roman" w:cs="Times New Roman"/>
            <w:sz w:val="24"/>
            <w:szCs w:val="24"/>
          </w:rPr>
          <w:delText xml:space="preserve">   1.1 Project Summary …………………………………………………………………5</w:delText>
        </w:r>
      </w:del>
    </w:p>
    <w:p w14:paraId="15360CA4">
      <w:pPr>
        <w:spacing w:line="360" w:lineRule="auto"/>
        <w:rPr>
          <w:del w:id="64" w:author="MUHAMMAD HAMAD" w:date="2025-03-26T13:58:00Z"/>
          <w:rFonts w:ascii="Times New Roman" w:hAnsi="Times New Roman" w:cs="Times New Roman"/>
          <w:sz w:val="24"/>
          <w:szCs w:val="24"/>
        </w:rPr>
      </w:pPr>
      <w:del w:id="65" w:author="MUHAMMAD HAMAD" w:date="2025-03-26T13:58:00Z">
        <w:r>
          <w:rPr>
            <w:rFonts w:ascii="Times New Roman" w:hAnsi="Times New Roman" w:cs="Times New Roman"/>
            <w:sz w:val="24"/>
            <w:szCs w:val="24"/>
          </w:rPr>
          <w:delText xml:space="preserve">   1.2 Purpose, Scope, and Objectives ………………………………………………….5</w:delText>
        </w:r>
      </w:del>
    </w:p>
    <w:p w14:paraId="558FB9E8">
      <w:pPr>
        <w:spacing w:line="360" w:lineRule="auto"/>
        <w:rPr>
          <w:del w:id="66" w:author="MUHAMMAD HAMAD" w:date="2025-03-26T13:58:00Z"/>
          <w:rFonts w:ascii="Times New Roman" w:hAnsi="Times New Roman" w:cs="Times New Roman"/>
          <w:sz w:val="24"/>
          <w:szCs w:val="24"/>
        </w:rPr>
      </w:pPr>
      <w:del w:id="67" w:author="MUHAMMAD HAMAD" w:date="2025-03-26T13:58:00Z">
        <w:r>
          <w:rPr>
            <w:rFonts w:ascii="Times New Roman" w:hAnsi="Times New Roman" w:cs="Times New Roman"/>
            <w:sz w:val="24"/>
            <w:szCs w:val="24"/>
          </w:rPr>
          <w:delText xml:space="preserve">   1.3 Assumptions and Constraints …………………………………………………….6</w:delText>
        </w:r>
      </w:del>
    </w:p>
    <w:p w14:paraId="05DBDA51">
      <w:pPr>
        <w:spacing w:line="360" w:lineRule="auto"/>
        <w:rPr>
          <w:del w:id="68" w:author="MUHAMMAD HAMAD" w:date="2025-03-26T13:58:00Z"/>
          <w:rFonts w:ascii="Times New Roman" w:hAnsi="Times New Roman" w:cs="Times New Roman"/>
          <w:sz w:val="24"/>
          <w:szCs w:val="24"/>
        </w:rPr>
      </w:pPr>
      <w:del w:id="69" w:author="MUHAMMAD HAMAD" w:date="2025-03-26T13:58:00Z">
        <w:r>
          <w:rPr>
            <w:rFonts w:ascii="Times New Roman" w:hAnsi="Times New Roman" w:cs="Times New Roman"/>
            <w:sz w:val="24"/>
            <w:szCs w:val="24"/>
          </w:rPr>
          <w:delText xml:space="preserve">   1.4 Project Deliverables ……………………………………………………………...6</w:delText>
        </w:r>
      </w:del>
    </w:p>
    <w:p w14:paraId="5E531184">
      <w:pPr>
        <w:spacing w:line="360" w:lineRule="auto"/>
        <w:rPr>
          <w:del w:id="70" w:author="MUHAMMAD HAMAD" w:date="2025-03-26T13:58:00Z"/>
          <w:rFonts w:ascii="Times New Roman" w:hAnsi="Times New Roman" w:cs="Times New Roman"/>
          <w:sz w:val="24"/>
          <w:szCs w:val="24"/>
        </w:rPr>
      </w:pPr>
      <w:del w:id="71" w:author="MUHAMMAD HAMAD" w:date="2025-03-26T13:58:00Z">
        <w:r>
          <w:rPr>
            <w:rFonts w:ascii="Times New Roman" w:hAnsi="Times New Roman" w:cs="Times New Roman"/>
            <w:sz w:val="24"/>
            <w:szCs w:val="24"/>
          </w:rPr>
          <w:delText xml:space="preserve">   1.5 Schedule Summary ……………………………………………………………….7</w:delText>
        </w:r>
      </w:del>
    </w:p>
    <w:p w14:paraId="33D3E8B8">
      <w:pPr>
        <w:spacing w:line="360" w:lineRule="auto"/>
        <w:rPr>
          <w:del w:id="72" w:author="MUHAMMAD HAMAD" w:date="2025-03-26T13:58:00Z"/>
          <w:rFonts w:ascii="Times New Roman" w:hAnsi="Times New Roman" w:cs="Times New Roman"/>
          <w:sz w:val="24"/>
          <w:szCs w:val="24"/>
        </w:rPr>
      </w:pPr>
      <w:del w:id="73" w:author="MUHAMMAD HAMAD" w:date="2025-03-26T13:58:00Z">
        <w:r>
          <w:rPr>
            <w:rFonts w:ascii="Times New Roman" w:hAnsi="Times New Roman" w:cs="Times New Roman"/>
            <w:sz w:val="24"/>
            <w:szCs w:val="24"/>
          </w:rPr>
          <w:delText>2. References ……………………………………………………………………………7</w:delText>
        </w:r>
      </w:del>
    </w:p>
    <w:p w14:paraId="6393A6AB">
      <w:pPr>
        <w:spacing w:line="360" w:lineRule="auto"/>
        <w:rPr>
          <w:del w:id="74" w:author="MUHAMMAD HAMAD" w:date="2025-03-26T13:58:00Z"/>
          <w:rFonts w:ascii="Times New Roman" w:hAnsi="Times New Roman" w:cs="Times New Roman"/>
          <w:sz w:val="24"/>
          <w:szCs w:val="24"/>
        </w:rPr>
      </w:pPr>
      <w:del w:id="75" w:author="MUHAMMAD HAMAD" w:date="2025-03-26T13:58:00Z">
        <w:r>
          <w:rPr>
            <w:rFonts w:ascii="Times New Roman" w:hAnsi="Times New Roman" w:cs="Times New Roman"/>
            <w:sz w:val="24"/>
            <w:szCs w:val="24"/>
          </w:rPr>
          <w:delText>3. Definitions …………………………………………………………………………...7</w:delText>
        </w:r>
      </w:del>
    </w:p>
    <w:p w14:paraId="326DE76E">
      <w:pPr>
        <w:spacing w:line="360" w:lineRule="auto"/>
        <w:rPr>
          <w:del w:id="76" w:author="MUHAMMAD HAMAD" w:date="2025-03-26T13:58:00Z"/>
          <w:rFonts w:ascii="Times New Roman" w:hAnsi="Times New Roman" w:cs="Times New Roman"/>
          <w:sz w:val="24"/>
          <w:szCs w:val="24"/>
        </w:rPr>
      </w:pPr>
      <w:del w:id="77" w:author="MUHAMMAD HAMAD" w:date="2025-03-26T13:58:00Z">
        <w:r>
          <w:rPr>
            <w:rFonts w:ascii="Times New Roman" w:hAnsi="Times New Roman" w:cs="Times New Roman"/>
            <w:sz w:val="24"/>
            <w:szCs w:val="24"/>
          </w:rPr>
          <w:delText>4. Project Context ……………………………………………………………………….7</w:delText>
        </w:r>
      </w:del>
    </w:p>
    <w:p w14:paraId="3D5443B9">
      <w:pPr>
        <w:spacing w:line="360" w:lineRule="auto"/>
        <w:rPr>
          <w:del w:id="78" w:author="MUHAMMAD HAMAD" w:date="2025-03-26T13:58:00Z"/>
          <w:rFonts w:ascii="Times New Roman" w:hAnsi="Times New Roman" w:cs="Times New Roman"/>
          <w:sz w:val="24"/>
          <w:szCs w:val="24"/>
        </w:rPr>
      </w:pPr>
      <w:del w:id="79" w:author="MUHAMMAD HAMAD" w:date="2025-03-26T13:58:00Z">
        <w:r>
          <w:rPr>
            <w:rFonts w:ascii="Times New Roman" w:hAnsi="Times New Roman" w:cs="Times New Roman"/>
            <w:sz w:val="24"/>
            <w:szCs w:val="24"/>
          </w:rPr>
          <w:delText xml:space="preserve">   4.1 Process Model …………………………………………………………………….7</w:delText>
        </w:r>
      </w:del>
    </w:p>
    <w:p w14:paraId="64B6E519">
      <w:pPr>
        <w:spacing w:line="360" w:lineRule="auto"/>
        <w:rPr>
          <w:del w:id="80" w:author="MUHAMMAD HAMAD" w:date="2025-03-26T13:58:00Z"/>
          <w:rFonts w:ascii="Times New Roman" w:hAnsi="Times New Roman" w:cs="Times New Roman"/>
          <w:sz w:val="24"/>
          <w:szCs w:val="24"/>
        </w:rPr>
      </w:pPr>
      <w:del w:id="81" w:author="MUHAMMAD HAMAD" w:date="2025-03-26T13:58:00Z">
        <w:r>
          <w:rPr>
            <w:rFonts w:ascii="Times New Roman" w:hAnsi="Times New Roman" w:cs="Times New Roman"/>
            <w:sz w:val="24"/>
            <w:szCs w:val="24"/>
          </w:rPr>
          <w:delText xml:space="preserve">   4.2 Methods, Tools, and Techniques ………………………………………………….10</w:delText>
        </w:r>
      </w:del>
    </w:p>
    <w:p w14:paraId="577FE891">
      <w:pPr>
        <w:spacing w:line="360" w:lineRule="auto"/>
        <w:rPr>
          <w:del w:id="82" w:author="MUHAMMAD HAMAD" w:date="2025-03-26T13:58:00Z"/>
          <w:rFonts w:ascii="Times New Roman" w:hAnsi="Times New Roman" w:cs="Times New Roman"/>
          <w:sz w:val="24"/>
          <w:szCs w:val="24"/>
        </w:rPr>
      </w:pPr>
      <w:del w:id="83" w:author="MUHAMMAD HAMAD" w:date="2025-03-26T13:58:00Z">
        <w:r>
          <w:rPr>
            <w:rFonts w:ascii="Times New Roman" w:hAnsi="Times New Roman" w:cs="Times New Roman"/>
            <w:sz w:val="24"/>
            <w:szCs w:val="24"/>
          </w:rPr>
          <w:delText xml:space="preserve">   4.3 Product Acceptance Plan ………………………………………………………….12</w:delText>
        </w:r>
      </w:del>
    </w:p>
    <w:p w14:paraId="6109DF83">
      <w:pPr>
        <w:spacing w:line="360" w:lineRule="auto"/>
        <w:rPr>
          <w:del w:id="84" w:author="MUHAMMAD HAMAD" w:date="2025-03-26T13:58:00Z"/>
          <w:rFonts w:ascii="Times New Roman" w:hAnsi="Times New Roman" w:cs="Times New Roman"/>
          <w:sz w:val="24"/>
          <w:szCs w:val="24"/>
        </w:rPr>
      </w:pPr>
      <w:del w:id="85" w:author="MUHAMMAD HAMAD" w:date="2025-03-26T13:58:00Z">
        <w:r>
          <w:rPr>
            <w:rFonts w:ascii="Times New Roman" w:hAnsi="Times New Roman" w:cs="Times New Roman"/>
            <w:sz w:val="24"/>
            <w:szCs w:val="24"/>
          </w:rPr>
          <w:delText>5. Project Planning ………………………………………………………………………14</w:delText>
        </w:r>
      </w:del>
    </w:p>
    <w:p w14:paraId="52D08073">
      <w:pPr>
        <w:spacing w:line="360" w:lineRule="auto"/>
        <w:rPr>
          <w:del w:id="86" w:author="MUHAMMAD HAMAD" w:date="2025-03-26T13:58:00Z"/>
          <w:rFonts w:ascii="Times New Roman" w:hAnsi="Times New Roman" w:cs="Times New Roman"/>
          <w:sz w:val="24"/>
          <w:szCs w:val="24"/>
        </w:rPr>
      </w:pPr>
      <w:del w:id="87" w:author="MUHAMMAD HAMAD" w:date="2025-03-26T13:58:00Z">
        <w:r>
          <w:rPr>
            <w:rFonts w:ascii="Times New Roman" w:hAnsi="Times New Roman" w:cs="Times New Roman"/>
            <w:sz w:val="24"/>
            <w:szCs w:val="24"/>
          </w:rPr>
          <w:delText xml:space="preserve">   5.1 Work Activities ……………………………………………………………………14</w:delText>
        </w:r>
      </w:del>
    </w:p>
    <w:p w14:paraId="23DCB025">
      <w:pPr>
        <w:spacing w:line="360" w:lineRule="auto"/>
        <w:rPr>
          <w:del w:id="88" w:author="MUHAMMAD HAMAD" w:date="2025-03-26T13:58:00Z"/>
          <w:rFonts w:ascii="Times New Roman" w:hAnsi="Times New Roman" w:cs="Times New Roman"/>
          <w:sz w:val="24"/>
          <w:szCs w:val="24"/>
        </w:rPr>
      </w:pPr>
      <w:del w:id="89" w:author="MUHAMMAD HAMAD" w:date="2025-03-26T13:58:00Z">
        <w:r>
          <w:rPr>
            <w:rFonts w:ascii="Times New Roman" w:hAnsi="Times New Roman" w:cs="Times New Roman"/>
            <w:sz w:val="24"/>
            <w:szCs w:val="24"/>
          </w:rPr>
          <w:delText xml:space="preserve">   5.2 Schedule Allocation ……………………………………………………………….15</w:delText>
        </w:r>
      </w:del>
    </w:p>
    <w:p w14:paraId="645E3249">
      <w:pPr>
        <w:spacing w:line="360" w:lineRule="auto"/>
        <w:rPr>
          <w:del w:id="90" w:author="MUHAMMAD HAMAD" w:date="2025-03-26T13:58:00Z"/>
          <w:rFonts w:ascii="Times New Roman" w:hAnsi="Times New Roman" w:cs="Times New Roman"/>
          <w:sz w:val="24"/>
          <w:szCs w:val="24"/>
        </w:rPr>
      </w:pPr>
      <w:del w:id="91" w:author="MUHAMMAD HAMAD" w:date="2025-03-26T13:58:00Z">
        <w:r>
          <w:rPr>
            <w:rFonts w:ascii="Times New Roman" w:hAnsi="Times New Roman" w:cs="Times New Roman"/>
            <w:sz w:val="24"/>
            <w:szCs w:val="24"/>
          </w:rPr>
          <w:delText xml:space="preserve">   5.3 Resource Allocation ……………………………………………………………….15</w:delText>
        </w:r>
      </w:del>
    </w:p>
    <w:p w14:paraId="0CBC193A">
      <w:pPr>
        <w:spacing w:line="360" w:lineRule="auto"/>
        <w:rPr>
          <w:del w:id="92" w:author="MUHAMMAD HAMAD" w:date="2025-03-26T13:58:00Z"/>
          <w:rFonts w:ascii="Times New Roman" w:hAnsi="Times New Roman" w:cs="Times New Roman"/>
          <w:sz w:val="24"/>
          <w:szCs w:val="24"/>
        </w:rPr>
      </w:pPr>
      <w:del w:id="93" w:author="MUHAMMAD HAMAD" w:date="2025-03-26T13:58:00Z">
        <w:r>
          <w:rPr>
            <w:rFonts w:ascii="Times New Roman" w:hAnsi="Times New Roman" w:cs="Times New Roman"/>
            <w:sz w:val="24"/>
            <w:szCs w:val="24"/>
          </w:rPr>
          <w:delText>8. Supporting Process Plans ……………………………………………………………...16</w:delText>
        </w:r>
      </w:del>
    </w:p>
    <w:p w14:paraId="27207F78">
      <w:pPr>
        <w:spacing w:line="360" w:lineRule="auto"/>
        <w:rPr>
          <w:del w:id="94" w:author="MUHAMMAD HAMAD" w:date="2025-03-26T13:58:00Z"/>
          <w:rFonts w:ascii="Times New Roman" w:hAnsi="Times New Roman" w:cs="Times New Roman"/>
          <w:sz w:val="24"/>
          <w:szCs w:val="24"/>
        </w:rPr>
      </w:pPr>
      <w:del w:id="95" w:author="MUHAMMAD HAMAD" w:date="2025-03-26T13:58:00Z">
        <w:r>
          <w:rPr>
            <w:rFonts w:ascii="Times New Roman" w:hAnsi="Times New Roman" w:cs="Times New Roman"/>
            <w:sz w:val="24"/>
            <w:szCs w:val="24"/>
          </w:rPr>
          <w:delText xml:space="preserve">   8.1 Risk Management …………………………………………………………………...16</w:delText>
        </w:r>
      </w:del>
    </w:p>
    <w:p w14:paraId="24C6D751">
      <w:pPr>
        <w:spacing w:line="360" w:lineRule="auto"/>
        <w:rPr>
          <w:del w:id="96" w:author="MUHAMMAD HAMAD" w:date="2025-03-26T13:58:00Z"/>
          <w:rFonts w:ascii="Times New Roman" w:hAnsi="Times New Roman" w:cs="Times New Roman"/>
          <w:sz w:val="24"/>
          <w:szCs w:val="24"/>
        </w:rPr>
      </w:pPr>
      <w:del w:id="97" w:author="MUHAMMAD HAMAD" w:date="2025-03-26T13:58:00Z">
        <w:r>
          <w:rPr>
            <w:rFonts w:ascii="Times New Roman" w:hAnsi="Times New Roman" w:cs="Times New Roman"/>
            <w:sz w:val="24"/>
            <w:szCs w:val="24"/>
          </w:rPr>
          <w:delText>Ghant Char/ Task Network ………………………………………………………………..18</w:delText>
        </w:r>
      </w:del>
    </w:p>
    <w:customXmlInsRangeStart w:id="98" w:author="MUHAMMAD HAMAD" w:date="2025-03-26T14:02:00Z"/>
    <w:sdt>
      <w:sdtPr>
        <w:rPr>
          <w:rFonts w:asciiTheme="minorHAnsi" w:hAnsiTheme="minorHAnsi" w:eastAsiaTheme="minorHAnsi" w:cstheme="minorBidi"/>
          <w:color w:val="auto"/>
          <w:kern w:val="2"/>
          <w:sz w:val="22"/>
          <w:szCs w:val="22"/>
          <w14:ligatures w14:val="standardContextual"/>
        </w:rPr>
        <w:id w:val="1100213754"/>
        <w:docPartObj>
          <w:docPartGallery w:val="Table of Contents"/>
          <w:docPartUnique/>
        </w:docPartObj>
      </w:sdtPr>
      <w:sdtEndPr>
        <w:rPr>
          <w:rFonts w:asciiTheme="minorHAnsi" w:hAnsiTheme="minorHAnsi" w:eastAsiaTheme="minorHAnsi" w:cstheme="minorBidi"/>
          <w:b/>
          <w:bCs/>
          <w:color w:val="auto"/>
          <w:kern w:val="2"/>
          <w:sz w:val="22"/>
          <w:szCs w:val="22"/>
          <w14:ligatures w14:val="standardContextual"/>
        </w:rPr>
      </w:sdtEndPr>
      <w:sdtContent>
        <w:customXmlInsRangeEnd w:id="98"/>
        <w:p w14:paraId="07544639">
          <w:pPr>
            <w:pStyle w:val="49"/>
          </w:pPr>
        </w:p>
        <w:p w14:paraId="54CC2E07">
          <w:pPr>
            <w:rPr>
              <w:ins w:id="100" w:author="MUHAMMAD HAMAD" w:date="2025-03-26T14:02:00Z"/>
              <w:del w:id="101" w:author="SHARIF ULLAH" w:date="2026-10-07T18:19:00Z"/>
            </w:rPr>
          </w:pPr>
        </w:p>
      </w:sdtContent>
    </w:sdt>
    <w:p w14:paraId="380EA201">
      <w:pPr>
        <w:rPr>
          <w:del w:id="102" w:author="MUHAMMAD HAMAD" w:date="2025-03-26T13:58:00Z"/>
          <w:rFonts w:ascii="Times New Roman" w:hAnsi="Times New Roman" w:cs="Times New Roman"/>
        </w:rPr>
      </w:pPr>
    </w:p>
    <w:p w14:paraId="2469C393">
      <w:pPr>
        <w:pStyle w:val="2"/>
        <w:spacing w:before="100" w:beforeAutospacing="1" w:after="100" w:afterAutospacing="1"/>
        <w:outlineLvl w:val="0"/>
        <w:rPr>
          <w:rFonts w:eastAsia="Times New Roman"/>
          <w:sz w:val="48"/>
          <w:szCs w:val="48"/>
        </w:rPr>
        <w:pPrChange w:id="103" w:author="MUHAMMAD HAMAD" w:date="2025-03-26T13:48:00Z">
          <w:pPr>
            <w:spacing w:before="100" w:beforeAutospacing="1" w:after="100" w:afterAutospacing="1" w:line="240" w:lineRule="auto"/>
            <w:outlineLvl w:val="0"/>
          </w:pPr>
        </w:pPrChange>
      </w:pPr>
      <w:bookmarkStart w:id="0" w:name="_Toc193890174"/>
      <w:r>
        <w:rPr>
          <w:rFonts w:eastAsia="Times New Roman"/>
        </w:rPr>
        <w:t>Introduction</w:t>
      </w:r>
      <w:bookmarkEnd w:id="0"/>
    </w:p>
    <w:p w14:paraId="0880B59F">
      <w:pPr>
        <w:pStyle w:val="3"/>
        <w:spacing w:before="100" w:beforeAutospacing="1" w:after="100" w:afterAutospacing="1"/>
        <w:outlineLvl w:val="1"/>
        <w:rPr>
          <w:rFonts w:eastAsia="Times New Roman"/>
        </w:rPr>
        <w:pPrChange w:id="104" w:author="MUHAMMAD HAMAD" w:date="2025-03-26T13:48:00Z">
          <w:pPr>
            <w:pStyle w:val="41"/>
            <w:numPr>
              <w:ilvl w:val="0"/>
              <w:numId w:val="1"/>
            </w:numPr>
            <w:spacing w:before="100" w:beforeAutospacing="1" w:after="100" w:afterAutospacing="1" w:line="240" w:lineRule="auto"/>
            <w:ind w:left="360" w:hanging="360"/>
            <w:outlineLvl w:val="1"/>
          </w:pPr>
        </w:pPrChange>
      </w:pPr>
      <w:bookmarkStart w:id="1" w:name="_Toc193890175"/>
      <w:r>
        <w:rPr>
          <w:rFonts w:eastAsia="Times New Roman"/>
        </w:rPr>
        <w:t>Purpose</w:t>
      </w:r>
      <w:bookmarkEnd w:id="1"/>
    </w:p>
    <w:p w14:paraId="4CC458B9">
      <w:pPr>
        <w:pStyle w:val="15"/>
        <w:rPr>
          <w:ins w:id="105" w:author="Sayed Mehmood" w:date="2026-10-07T13:18:00Z"/>
        </w:rPr>
      </w:pPr>
      <w:ins w:id="106" w:author="Sayed Mehmood" w:date="2026-10-07T13:18:00Z">
        <w:r>
          <w:rPr/>
          <w:t>This Software Requirements Specification (SRS) document defines the functional and non-functional requirements for the Bakery Ordering System, hereafter referred to as "Bakery Ordering." The Bakery Ordering System is designed to make it easier for customers to browse bakery products, place orders, make payments, select valid delivery areas, and schedule orders for a future time. It provides a centralized platform where bakery products, customer orders, payments, delivery details, discounts, and salesman assignments can be managed efficiently. This document is intended for use by the development team, bakery staff, customers, and other stakeholders to ensure a clear understanding of the system's capabilities and limitations.</w:t>
        </w:r>
      </w:ins>
    </w:p>
    <w:p w14:paraId="238C8162">
      <w:pPr>
        <w:spacing w:before="100" w:beforeAutospacing="1" w:after="100" w:afterAutospacing="1" w:line="240" w:lineRule="auto"/>
        <w:ind w:left="360"/>
        <w:rPr>
          <w:del w:id="107" w:author="Sayed Mehmood" w:date="2026-10-07T13:18:00Z"/>
          <w:rFonts w:ascii="Times New Roman" w:hAnsi="Times New Roman" w:eastAsia="Times New Roman" w:cs="Times New Roman"/>
          <w:sz w:val="24"/>
          <w:szCs w:val="24"/>
        </w:rPr>
      </w:pPr>
      <w:del w:id="108" w:author="Sayed Mehmood" w:date="2026-10-07T13:18:00Z">
        <w:r>
          <w:rPr>
            <w:rFonts w:ascii="Times New Roman" w:hAnsi="Times New Roman" w:eastAsia="Times New Roman" w:cs="Times New Roman"/>
            <w:sz w:val="24"/>
            <w:szCs w:val="24"/>
          </w:rPr>
          <w:delText xml:space="preserve">This Software Requirements Specification (SRS) document defines the functional and non-functional requirements for the Project Management System, hereafter referred to as "Project </w:delText>
        </w:r>
      </w:del>
      <w:ins w:id="109" w:author="Tayyab Mehboob" w:date="2025-03-26T13:08:00Z">
        <w:del w:id="110" w:author="Sayed Mehmood" w:date="2026-10-07T13:18:00Z">
          <w:r>
            <w:rPr>
              <w:rFonts w:ascii="Times New Roman" w:hAnsi="Times New Roman" w:eastAsia="Times New Roman" w:cs="Times New Roman"/>
              <w:sz w:val="24"/>
              <w:szCs w:val="24"/>
            </w:rPr>
            <w:delText xml:space="preserve">Project </w:delText>
          </w:r>
        </w:del>
      </w:ins>
      <w:ins w:id="111" w:author="Tayyab Mehboob" w:date="2025-03-26T13:07:00Z">
        <w:del w:id="112" w:author="Sayed Mehmood" w:date="2026-10-07T13:18:00Z">
          <w:r>
            <w:rPr>
              <w:rFonts w:ascii="Times New Roman" w:hAnsi="Times New Roman" w:eastAsia="Times New Roman" w:cs="Times New Roman"/>
              <w:sz w:val="24"/>
              <w:szCs w:val="24"/>
            </w:rPr>
            <w:delText>Management</w:delText>
          </w:r>
        </w:del>
      </w:ins>
      <w:del w:id="113" w:author="Sayed Mehmood" w:date="2026-10-07T13:18:00Z">
        <w:r>
          <w:rPr>
            <w:rFonts w:ascii="Times New Roman" w:hAnsi="Times New Roman" w:eastAsia="Times New Roman" w:cs="Times New Roman"/>
            <w:sz w:val="24"/>
            <w:szCs w:val="24"/>
          </w:rPr>
          <w:delText xml:space="preserve">." ProjectConnect </w:delText>
        </w:r>
      </w:del>
      <w:ins w:id="114" w:author="Tayyab Mehboob" w:date="2025-03-26T13:08:00Z">
        <w:del w:id="115" w:author="Sayed Mehmood" w:date="2026-10-07T13:18:00Z">
          <w:r>
            <w:rPr>
              <w:rFonts w:ascii="Times New Roman" w:hAnsi="Times New Roman" w:eastAsia="Times New Roman" w:cs="Times New Roman"/>
              <w:sz w:val="24"/>
              <w:szCs w:val="24"/>
            </w:rPr>
            <w:delText xml:space="preserve">Project Management system </w:delText>
          </w:r>
        </w:del>
      </w:ins>
      <w:del w:id="116" w:author="Sayed Mehmood" w:date="2026-10-07T13:18:00Z">
        <w:r>
          <w:rPr>
            <w:rFonts w:ascii="Times New Roman" w:hAnsi="Times New Roman" w:eastAsia="Times New Roman" w:cs="Times New Roman"/>
            <w:sz w:val="24"/>
            <w:szCs w:val="24"/>
          </w:rPr>
          <w:delText>is designed to facilitate seamless communication between students and their project supervisors throughout the final semester. It provides a centralized platform where projects can be registered, managed, and continuously updated with work product submissions and feedback. This document is intended for use by the development team, project supervisors, students, and other stakeholders to ensure a clear understanding of the system’s capabilities and limitations.</w:delText>
        </w:r>
      </w:del>
    </w:p>
    <w:p w14:paraId="604C4DB6">
      <w:pPr>
        <w:pStyle w:val="3"/>
        <w:spacing w:before="100" w:beforeAutospacing="1" w:after="100" w:afterAutospacing="1"/>
        <w:rPr>
          <w:rFonts w:eastAsia="Times New Roman"/>
          <w:sz w:val="24"/>
          <w:szCs w:val="24"/>
        </w:rPr>
        <w:pPrChange w:id="117" w:author="MUHAMMAD HAMAD" w:date="2025-03-26T13:48:00Z">
          <w:pPr>
            <w:pStyle w:val="41"/>
            <w:numPr>
              <w:ilvl w:val="0"/>
              <w:numId w:val="1"/>
            </w:numPr>
            <w:spacing w:before="100" w:beforeAutospacing="1" w:after="100" w:afterAutospacing="1" w:line="240" w:lineRule="auto"/>
            <w:ind w:left="360" w:hanging="360"/>
          </w:pPr>
        </w:pPrChange>
      </w:pPr>
      <w:bookmarkStart w:id="2" w:name="_Toc193890176"/>
      <w:r>
        <w:rPr>
          <w:rFonts w:eastAsia="Times New Roman"/>
        </w:rPr>
        <w:t>Scope</w:t>
      </w:r>
      <w:bookmarkEnd w:id="2"/>
    </w:p>
    <w:p w14:paraId="6A4E3966">
      <w:pPr>
        <w:pStyle w:val="15"/>
        <w:rPr>
          <w:ins w:id="118" w:author="Sayed Mehmood" w:date="2026-10-07T13:20:00Z"/>
        </w:rPr>
      </w:pPr>
      <w:ins w:id="119" w:author="Sayed Mehmood" w:date="2026-10-07T13:20:00Z">
        <w:r>
          <w:rPr/>
          <w:t>The Bakery Ordering System is a web-based online ordering system designed to make the bakery ordering process easier and more convenient for customers. The system allows customers to browse available bakery products, view products by category, select items, place orders, calculate the total price, apply available discounts and package deals, and make payments using a credit card. It also allows customers to select a valid delivery area, provide delivery details, and book orders for a future time. On the bakery side, the system supports product and order management, salesman assignment for deliveries, and recording of delivery information. The system aims to provide a simple and efficient platform for managing bakery orders from product selection to delivery.</w:t>
        </w:r>
      </w:ins>
    </w:p>
    <w:p w14:paraId="55FCE8AD">
      <w:pPr>
        <w:spacing w:before="100" w:beforeAutospacing="1" w:after="100" w:afterAutospacing="1" w:line="240" w:lineRule="auto"/>
        <w:ind w:left="360"/>
        <w:rPr>
          <w:del w:id="120" w:author="Sayed Mehmood" w:date="2026-10-07T13:20:00Z"/>
          <w:rFonts w:ascii="Times New Roman" w:hAnsi="Times New Roman" w:eastAsia="Times New Roman" w:cs="Times New Roman"/>
          <w:sz w:val="24"/>
          <w:szCs w:val="24"/>
        </w:rPr>
      </w:pPr>
      <w:del w:id="121" w:author="Sayed Mehmood" w:date="2026-10-07T13:20:00Z">
        <w:r>
          <w:rPr>
            <w:rFonts w:ascii="Times New Roman" w:hAnsi="Times New Roman" w:eastAsia="Times New Roman" w:cs="Times New Roman"/>
            <w:sz w:val="24"/>
            <w:szCs w:val="24"/>
          </w:rPr>
          <w:delText xml:space="preserve">ProjectConnect </w:delText>
        </w:r>
      </w:del>
      <w:ins w:id="122" w:author="Tayyab Mehboob" w:date="2025-03-26T13:08:00Z">
        <w:del w:id="123" w:author="Sayed Mehmood" w:date="2026-10-07T13:20:00Z">
          <w:r>
            <w:rPr>
              <w:rFonts w:ascii="Times New Roman" w:hAnsi="Times New Roman" w:eastAsia="Times New Roman" w:cs="Times New Roman"/>
              <w:sz w:val="24"/>
              <w:szCs w:val="24"/>
            </w:rPr>
            <w:delText xml:space="preserve">Project Management system </w:delText>
          </w:r>
        </w:del>
      </w:ins>
      <w:del w:id="124" w:author="Sayed Mehmood" w:date="2026-10-07T13:20:00Z">
        <w:r>
          <w:rPr>
            <w:rFonts w:ascii="Times New Roman" w:hAnsi="Times New Roman" w:eastAsia="Times New Roman" w:cs="Times New Roman"/>
            <w:sz w:val="24"/>
            <w:szCs w:val="24"/>
          </w:rPr>
          <w:delText>is a web-based project management system dedicated to enhancing the project lifecycle for final semester students within the Department of Computer Science. The system aims to streamline the registration of projects, enable effective communication between students and supervisors, and support the upload of multiple versions of work products along with supervisor feedback.</w:delText>
        </w:r>
      </w:del>
    </w:p>
    <w:p w14:paraId="627720E4">
      <w:pPr>
        <w:pStyle w:val="41"/>
        <w:numPr>
          <w:ilvl w:val="0"/>
          <w:numId w:val="2"/>
        </w:numPr>
        <w:spacing w:before="100" w:beforeAutospacing="1" w:after="100" w:afterAutospacing="1" w:line="240" w:lineRule="auto"/>
        <w:outlineLvl w:val="2"/>
        <w:rPr>
          <w:rStyle w:val="29"/>
          <w:rFonts w:ascii="Times New Roman" w:hAnsi="Times New Roman" w:eastAsia="Times New Roman" w:cs="Times New Roman"/>
          <w:b/>
          <w:bCs/>
          <w:sz w:val="27"/>
          <w:szCs w:val="27"/>
          <w:rPrChange w:id="125" w:author="MUHAMMAD HAMAD" w:date="2025-03-26T13:49:00Z">
            <w:rPr>
              <w:rFonts w:ascii="Times New Roman" w:hAnsi="Times New Roman" w:eastAsia="Times New Roman" w:cs="Times New Roman"/>
              <w:b/>
              <w:bCs/>
              <w:sz w:val="27"/>
              <w:szCs w:val="27"/>
            </w:rPr>
          </w:rPrChange>
        </w:rPr>
      </w:pPr>
      <w:ins w:id="126" w:author="Sayed Mehmood" w:date="2026-10-07T13:20:00Z">
        <w:bookmarkStart w:id="3" w:name="_Toc193890177"/>
        <w:r>
          <w:rPr>
            <w:rFonts w:ascii="Times New Roman" w:hAnsi="Times New Roman" w:eastAsia="Times New Roman" w:cs="Times New Roman"/>
            <w:b/>
            <w:bCs/>
            <w:sz w:val="27"/>
            <w:szCs w:val="27"/>
          </w:rPr>
          <w:br w:type="textWrapping"/>
        </w:r>
      </w:ins>
      <w:del w:id="127" w:author="MUHAMMAD HAMAD" w:date="2025-03-26T13:48:00Z">
        <w:r>
          <w:rPr>
            <w:rFonts w:ascii="Times New Roman" w:hAnsi="Times New Roman" w:eastAsia="Times New Roman" w:cs="Times New Roman"/>
            <w:b/>
            <w:bCs/>
            <w:sz w:val="27"/>
            <w:szCs w:val="27"/>
          </w:rPr>
          <w:delText xml:space="preserve">5.2.1 </w:delText>
        </w:r>
      </w:del>
      <w:r>
        <w:rPr>
          <w:rStyle w:val="29"/>
          <w:rFonts w:ascii="Times New Roman" w:hAnsi="Times New Roman" w:eastAsia="Times New Roman" w:cs="Times New Roman"/>
          <w:b/>
          <w:bCs/>
          <w:sz w:val="27"/>
          <w:szCs w:val="27"/>
          <w:rPrChange w:id="128" w:author="MUHAMMAD HAMAD" w:date="2025-03-26T13:49:00Z">
            <w:rPr>
              <w:rFonts w:ascii="Times New Roman" w:hAnsi="Times New Roman" w:eastAsia="Times New Roman" w:cs="Times New Roman"/>
              <w:b/>
              <w:bCs/>
              <w:sz w:val="27"/>
              <w:szCs w:val="27"/>
            </w:rPr>
          </w:rPrChange>
        </w:rPr>
        <w:t>Project Name</w:t>
      </w:r>
      <w:bookmarkEnd w:id="3"/>
    </w:p>
    <w:p w14:paraId="0F35C830">
      <w:pPr>
        <w:spacing w:before="100" w:beforeAutospacing="1" w:after="100" w:afterAutospacing="1" w:line="240" w:lineRule="auto"/>
        <w:ind w:left="1440"/>
        <w:rPr>
          <w:del w:id="129" w:author="Sayed Mehmood" w:date="2026-10-07T13:21:00Z"/>
          <w:rFonts w:ascii="Times New Roman" w:hAnsi="Times New Roman" w:eastAsia="Times New Roman" w:cs="Times New Roman"/>
          <w:sz w:val="24"/>
          <w:szCs w:val="24"/>
        </w:rPr>
      </w:pPr>
      <w:ins w:id="130" w:author="Sayed Mehmood" w:date="2026-10-07T13:21:00Z">
        <w:r>
          <w:rPr>
            <w:b/>
            <w:bCs/>
            <w:sz w:val="28"/>
            <w:szCs w:val="28"/>
          </w:rPr>
          <w:t>Bakery Ordering System</w:t>
        </w:r>
      </w:ins>
      <w:del w:id="131" w:author="Sayed Mehmood" w:date="2026-10-07T13:21:00Z">
        <w:r>
          <w:rPr>
            <w:rFonts w:ascii="Times New Roman" w:hAnsi="Times New Roman" w:eastAsia="Times New Roman" w:cs="Times New Roman"/>
            <w:b/>
            <w:bCs/>
            <w:sz w:val="24"/>
            <w:szCs w:val="24"/>
          </w:rPr>
          <w:delText>ProjectConnect</w:delText>
        </w:r>
      </w:del>
      <w:ins w:id="132" w:author="Tayyab Mehboob" w:date="2025-03-26T13:08:00Z">
        <w:del w:id="133" w:author="Sayed Mehmood" w:date="2026-10-07T13:21:00Z">
          <w:r>
            <w:rPr>
              <w:rFonts w:ascii="Times New Roman" w:hAnsi="Times New Roman" w:eastAsia="Times New Roman" w:cs="Times New Roman"/>
              <w:b/>
              <w:bCs/>
              <w:sz w:val="24"/>
              <w:szCs w:val="24"/>
            </w:rPr>
            <w:delText>Project Management system</w:delText>
          </w:r>
        </w:del>
      </w:ins>
    </w:p>
    <w:p w14:paraId="1D4D887F">
      <w:pPr>
        <w:pStyle w:val="41"/>
        <w:numPr>
          <w:ilvl w:val="0"/>
          <w:numId w:val="3"/>
        </w:numPr>
        <w:spacing w:before="100" w:beforeAutospacing="1" w:after="100" w:afterAutospacing="1" w:line="240" w:lineRule="auto"/>
        <w:outlineLvl w:val="2"/>
        <w:rPr>
          <w:rStyle w:val="29"/>
          <w:rPrChange w:id="135" w:author="MUHAMMAD HAMAD" w:date="2025-03-26T13:49:00Z">
            <w:rPr/>
          </w:rPrChange>
        </w:rPr>
        <w:pPrChange w:id="134" w:author="Tayyab Mehboob" w:date="2025-03-26T13:09:00Z">
          <w:pPr>
            <w:spacing w:before="100" w:beforeAutospacing="1" w:after="100" w:afterAutospacing="1" w:line="240" w:lineRule="auto"/>
            <w:outlineLvl w:val="2"/>
          </w:pPr>
        </w:pPrChange>
      </w:pPr>
      <w:ins w:id="136" w:author="Sayed Mehmood" w:date="2026-10-07T13:21:00Z">
        <w:bookmarkStart w:id="4" w:name="_Toc193890178"/>
        <w:r>
          <w:rPr>
            <w:rFonts w:ascii="Times New Roman" w:hAnsi="Times New Roman" w:eastAsia="Times New Roman" w:cs="Times New Roman"/>
            <w:b/>
            <w:bCs/>
            <w:sz w:val="27"/>
            <w:szCs w:val="27"/>
          </w:rPr>
          <w:br w:type="textWrapping"/>
        </w:r>
      </w:ins>
      <w:ins w:id="137" w:author="Sayed Mehmood" w:date="2026-10-07T13:21:00Z">
        <w:r>
          <w:rPr>
            <w:rFonts w:ascii="Times New Roman" w:hAnsi="Times New Roman" w:eastAsia="Times New Roman" w:cs="Times New Roman"/>
            <w:b/>
            <w:bCs/>
            <w:sz w:val="27"/>
            <w:szCs w:val="27"/>
          </w:rPr>
          <w:br w:type="textWrapping"/>
        </w:r>
      </w:ins>
      <w:del w:id="138" w:author="Tayyab Mehboob" w:date="2025-03-26T13:09:00Z">
        <w:r>
          <w:rPr>
            <w:rFonts w:ascii="Times New Roman" w:hAnsi="Times New Roman" w:eastAsia="Times New Roman" w:cs="Times New Roman"/>
            <w:b/>
            <w:bCs/>
            <w:sz w:val="27"/>
            <w:szCs w:val="27"/>
            <w:rPrChange w:id="139" w:author="Tayyab Mehboob" w:date="2025-03-26T13:09:00Z">
              <w:rPr/>
            </w:rPrChange>
          </w:rPr>
          <w:delText>5.2.2</w:delText>
        </w:r>
      </w:del>
      <w:r>
        <w:rPr>
          <w:rFonts w:ascii="Times New Roman" w:hAnsi="Times New Roman" w:eastAsia="Times New Roman" w:cs="Times New Roman"/>
          <w:b/>
          <w:bCs/>
          <w:sz w:val="27"/>
          <w:szCs w:val="27"/>
          <w:rPrChange w:id="140" w:author="Tayyab Mehboob" w:date="2025-03-26T13:09:00Z">
            <w:rPr/>
          </w:rPrChange>
        </w:rPr>
        <w:t xml:space="preserve"> </w:t>
      </w:r>
      <w:r>
        <w:rPr>
          <w:rStyle w:val="29"/>
          <w:rPrChange w:id="141" w:author="MUHAMMAD HAMAD" w:date="2025-03-26T13:49:00Z">
            <w:rPr/>
          </w:rPrChange>
        </w:rPr>
        <w:t>Main Functionality</w:t>
      </w:r>
      <w:bookmarkEnd w:id="4"/>
    </w:p>
    <w:p w14:paraId="427A264F">
      <w:pPr>
        <w:numPr>
          <w:ilvl w:val="255"/>
          <w:numId w:val="0"/>
        </w:numPr>
        <w:spacing w:before="100" w:beforeAutospacing="1" w:after="100" w:afterAutospacing="1" w:line="240" w:lineRule="auto"/>
        <w:ind w:left="0" w:firstLine="0"/>
        <w:rPr>
          <w:ins w:id="143" w:author="Sayed Mehmood" w:date="2026-10-07T13:24:00Z"/>
          <w:rFonts w:ascii="Times New Roman" w:hAnsi="Times New Roman" w:eastAsia="Times New Roman" w:cs="Times New Roman"/>
          <w:sz w:val="24"/>
          <w:szCs w:val="24"/>
        </w:rPr>
        <w:pPrChange w:id="142" w:author="Sayed Mehmood" w:date="2026-10-07T13:36:00Z">
          <w:pPr>
            <w:numPr>
              <w:ilvl w:val="0"/>
              <w:numId w:val="4"/>
            </w:numPr>
            <w:spacing w:before="100" w:beforeAutospacing="1" w:after="100" w:afterAutospacing="1" w:line="240" w:lineRule="auto"/>
            <w:ind w:left="720" w:hanging="360"/>
          </w:pPr>
        </w:pPrChange>
      </w:pPr>
      <w:ins w:id="144" w:author="Sayed Mehmood" w:date="2026-10-07T13:32:00Z">
        <w:r>
          <w:rPr>
            <w:rFonts w:ascii="Microsoft YaHei" w:hAnsi="Microsoft YaHei" w:eastAsia="Microsoft YaHei" w:cs="Microsoft YaHei"/>
            <w:b/>
            <w:bCs/>
            <w:sz w:val="24"/>
            <w:szCs w:val="24"/>
            <w:rPrChange w:id="145" w:author="Sayed Mehmood" w:date="2026-10-07T13:33:00Z">
              <w:rPr>
                <w:rFonts w:ascii="SimSun" w:hAnsi="SimSun" w:eastAsia="SimSun" w:cs="SimSun"/>
                <w:sz w:val="24"/>
                <w:szCs w:val="24"/>
              </w:rPr>
            </w:rPrChange>
          </w:rPr>
          <w:t>Bakery Item Management</w:t>
        </w:r>
      </w:ins>
      <w:ins w:id="146" w:author="Sayed Mehmood" w:date="2026-10-07T13:37:00Z">
        <w:r>
          <w:rPr>
            <w:rFonts w:ascii="Microsoft YaHei" w:hAnsi="Microsoft YaHei" w:eastAsia="Microsoft YaHei" w:cs="Microsoft YaHei"/>
            <w:b/>
            <w:bCs/>
            <w:sz w:val="24"/>
            <w:szCs w:val="24"/>
          </w:rPr>
          <w:t>:</w:t>
        </w:r>
      </w:ins>
      <w:del w:id="147" w:author="Sayed Mehmood" w:date="2026-10-07T13:23:00Z">
        <w:r>
          <w:rPr>
            <w:rFonts w:ascii="Times New Roman" w:hAnsi="Times New Roman" w:eastAsia="Times New Roman" w:cs="Times New Roman"/>
            <w:b/>
            <w:bCs/>
            <w:sz w:val="24"/>
            <w:szCs w:val="24"/>
          </w:rPr>
          <w:delText>Communication between Student and Supervisor:</w:delText>
        </w:r>
      </w:del>
      <w:r>
        <w:rPr>
          <w:rFonts w:ascii="Times New Roman" w:hAnsi="Times New Roman" w:eastAsia="Times New Roman" w:cs="Times New Roman"/>
          <w:sz w:val="24"/>
          <w:szCs w:val="24"/>
        </w:rPr>
        <w:br w:type="textWrapping"/>
      </w:r>
      <w:ins w:id="148" w:author="Sayed Mehmood" w:date="2026-10-07T13:24:00Z">
        <w:r>
          <w:rPr>
            <w:rFonts w:ascii="Arial" w:hAnsi="Arial" w:eastAsia="SimSun" w:cs="Arial"/>
            <w:sz w:val="22"/>
            <w:szCs w:val="22"/>
            <w:rPrChange w:id="149" w:author="Sayed Mehmood" w:date="2026-10-07T13:25:00Z">
              <w:rPr>
                <w:rFonts w:ascii="SimSun" w:hAnsi="SimSun" w:eastAsia="SimSun" w:cs="SimSun"/>
                <w:sz w:val="24"/>
                <w:szCs w:val="24"/>
              </w:rPr>
            </w:rPrChange>
          </w:rPr>
          <w:t>Bakery staff can add, update, remove, and manage bakery products, including their names, prices, descriptions, and availability.</w:t>
        </w:r>
      </w:ins>
    </w:p>
    <w:p w14:paraId="631C8B0D">
      <w:pPr>
        <w:numPr>
          <w:ilvl w:val="255"/>
          <w:numId w:val="0"/>
        </w:numPr>
        <w:spacing w:before="100" w:beforeAutospacing="1" w:after="100" w:afterAutospacing="1" w:line="240" w:lineRule="auto"/>
        <w:ind w:left="360" w:firstLine="0"/>
        <w:rPr>
          <w:rFonts w:ascii="Times New Roman" w:hAnsi="Times New Roman" w:eastAsia="Times New Roman" w:cs="Times New Roman"/>
          <w:sz w:val="24"/>
          <w:szCs w:val="24"/>
        </w:rPr>
        <w:pPrChange w:id="150" w:author="Sayed Mehmood" w:date="2026-10-07T13:24:00Z">
          <w:pPr>
            <w:numPr>
              <w:ilvl w:val="0"/>
              <w:numId w:val="4"/>
            </w:numPr>
            <w:spacing w:before="100" w:beforeAutospacing="1" w:after="100" w:afterAutospacing="1" w:line="240" w:lineRule="auto"/>
            <w:ind w:left="720" w:hanging="360"/>
          </w:pPr>
        </w:pPrChange>
      </w:pPr>
      <w:del w:id="151" w:author="Sayed Mehmood" w:date="2026-10-07T13:24:00Z">
        <w:r>
          <w:rPr>
            <w:rFonts w:ascii="Times New Roman" w:hAnsi="Times New Roman" w:eastAsia="Times New Roman" w:cs="Times New Roman"/>
            <w:sz w:val="24"/>
            <w:szCs w:val="24"/>
          </w:rPr>
          <w:delText xml:space="preserve">ProjectConnect </w:delText>
        </w:r>
      </w:del>
      <w:ins w:id="152" w:author="Tayyab Mehboob" w:date="2025-03-26T13:08:00Z">
        <w:del w:id="153" w:author="Sayed Mehmood" w:date="2026-10-07T13:24:00Z">
          <w:r>
            <w:rPr>
              <w:rFonts w:ascii="Times New Roman" w:hAnsi="Times New Roman" w:eastAsia="Times New Roman" w:cs="Times New Roman"/>
              <w:sz w:val="24"/>
              <w:szCs w:val="24"/>
            </w:rPr>
            <w:delText xml:space="preserve">Project Management system </w:delText>
          </w:r>
        </w:del>
      </w:ins>
      <w:del w:id="154" w:author="Sayed Mehmood" w:date="2026-10-07T13:24:00Z">
        <w:r>
          <w:rPr>
            <w:rFonts w:ascii="Times New Roman" w:hAnsi="Times New Roman" w:eastAsia="Times New Roman" w:cs="Times New Roman"/>
            <w:sz w:val="24"/>
            <w:szCs w:val="24"/>
          </w:rPr>
          <w:delText>allows real-time messaging and notifications to ensure that students and supervisors can discuss project details, clarify doubts, and provide timely guidance.</w:delText>
        </w:r>
      </w:del>
    </w:p>
    <w:p w14:paraId="590F5035">
      <w:pPr>
        <w:numPr>
          <w:ilvl w:val="255"/>
          <w:numId w:val="0"/>
        </w:numPr>
        <w:spacing w:before="100" w:beforeAutospacing="1" w:after="100" w:afterAutospacing="1" w:line="240" w:lineRule="auto"/>
        <w:ind w:left="360" w:firstLine="0"/>
        <w:rPr>
          <w:del w:id="156" w:author="Sayed Mehmood" w:date="2026-10-07T13:33:00Z"/>
          <w:rFonts w:ascii="Arial" w:hAnsi="Arial" w:eastAsia="Times New Roman" w:cs="Arial"/>
          <w:sz w:val="20"/>
          <w:szCs w:val="20"/>
          <w:rPrChange w:id="157" w:author="Sayed Mehmood" w:date="2026-10-07T13:33:00Z">
            <w:rPr>
              <w:del w:id="158" w:author="Sayed Mehmood" w:date="2026-10-07T13:33:00Z"/>
              <w:rFonts w:ascii="Times New Roman" w:hAnsi="Times New Roman" w:eastAsia="Times New Roman" w:cs="Times New Roman"/>
              <w:sz w:val="24"/>
              <w:szCs w:val="24"/>
            </w:rPr>
          </w:rPrChange>
        </w:rPr>
        <w:pPrChange w:id="155" w:author="Sayed Mehmood" w:date="2026-10-07T13:36:00Z">
          <w:pPr>
            <w:numPr>
              <w:ilvl w:val="0"/>
              <w:numId w:val="4"/>
            </w:numPr>
            <w:spacing w:before="100" w:beforeAutospacing="1" w:after="100" w:afterAutospacing="1" w:line="240" w:lineRule="auto"/>
            <w:ind w:left="720" w:hanging="360"/>
          </w:pPr>
        </w:pPrChange>
      </w:pPr>
      <w:ins w:id="159" w:author="Sayed Mehmood" w:date="2026-10-07T13:29:00Z">
        <w:r>
          <w:rPr>
            <w:rFonts w:ascii="Microsoft YaHei" w:hAnsi="Microsoft YaHei" w:eastAsia="Microsoft YaHei" w:cs="Microsoft YaHei"/>
            <w:b/>
            <w:bCs/>
            <w:sz w:val="24"/>
            <w:szCs w:val="24"/>
            <w:rPrChange w:id="160" w:author="Sayed Mehmood" w:date="2026-10-07T13:30:00Z">
              <w:rPr>
                <w:rFonts w:ascii="SimSun" w:hAnsi="SimSun" w:eastAsia="SimSun" w:cs="SimSun"/>
                <w:sz w:val="24"/>
                <w:szCs w:val="24"/>
              </w:rPr>
            </w:rPrChange>
          </w:rPr>
          <w:t>Order Management</w:t>
        </w:r>
      </w:ins>
      <w:ins w:id="161" w:author="Sayed Mehmood" w:date="2026-10-07T13:37:00Z">
        <w:r>
          <w:rPr>
            <w:rFonts w:ascii="Microsoft YaHei" w:hAnsi="Microsoft YaHei" w:eastAsia="Microsoft YaHei" w:cs="Microsoft YaHei"/>
            <w:b/>
            <w:bCs/>
            <w:sz w:val="24"/>
            <w:szCs w:val="24"/>
          </w:rPr>
          <w:t>:</w:t>
        </w:r>
      </w:ins>
      <w:del w:id="162" w:author="Sayed Mehmood" w:date="2026-10-07T13:29:00Z">
        <w:r>
          <w:rPr>
            <w:rFonts w:ascii="Times New Roman" w:hAnsi="Times New Roman" w:eastAsia="Times New Roman" w:cs="Times New Roman"/>
            <w:b/>
            <w:bCs/>
            <w:sz w:val="24"/>
            <w:szCs w:val="24"/>
          </w:rPr>
          <w:delText>Project Registration and Management:</w:delText>
        </w:r>
      </w:del>
      <w:r>
        <w:rPr>
          <w:rFonts w:ascii="Times New Roman" w:hAnsi="Times New Roman" w:eastAsia="Times New Roman" w:cs="Times New Roman"/>
          <w:sz w:val="24"/>
          <w:szCs w:val="24"/>
        </w:rPr>
        <w:br w:type="textWrapping"/>
      </w:r>
      <w:ins w:id="163" w:author="Sayed Mehmood" w:date="2026-10-07T13:33:00Z">
        <w:r>
          <w:rPr>
            <w:rFonts w:ascii="Arial" w:hAnsi="Arial" w:eastAsia="SimSun" w:cs="Arial"/>
            <w:sz w:val="22"/>
            <w:szCs w:val="22"/>
            <w:rPrChange w:id="164" w:author="Sayed Mehmood" w:date="2026-10-07T13:33:00Z">
              <w:rPr>
                <w:rFonts w:ascii="SimSun" w:hAnsi="SimSun" w:eastAsia="SimSun" w:cs="SimSun"/>
                <w:sz w:val="24"/>
                <w:szCs w:val="24"/>
              </w:rPr>
            </w:rPrChange>
          </w:rPr>
          <w:t>The salesman can create and manage customer orders by selecting bakery items and specifying their quantities.</w:t>
        </w:r>
      </w:ins>
      <w:del w:id="165" w:author="Sayed Mehmood" w:date="2026-10-07T13:33:00Z">
        <w:r>
          <w:rPr>
            <w:rFonts w:ascii="Arial" w:hAnsi="Arial" w:eastAsia="Times New Roman" w:cs="Arial"/>
            <w:sz w:val="20"/>
            <w:szCs w:val="20"/>
            <w:rPrChange w:id="166" w:author="Sayed Mehmood" w:date="2026-10-07T13:33:00Z">
              <w:rPr>
                <w:rFonts w:ascii="Times New Roman" w:hAnsi="Times New Roman" w:eastAsia="Times New Roman" w:cs="Times New Roman"/>
                <w:sz w:val="24"/>
                <w:szCs w:val="24"/>
              </w:rPr>
            </w:rPrChange>
          </w:rPr>
          <w:delText>Students can register their projects by submitting essential details, while supervisors can be assigned to oversee each project. The system will maintain a central repository of all project records for easy tracking and management.</w:delText>
        </w:r>
      </w:del>
    </w:p>
    <w:p w14:paraId="3B84DCF7">
      <w:pPr>
        <w:rPr>
          <w:ins w:id="167" w:author="Sayed Mehmood" w:date="2026-10-07T13:34:00Z"/>
        </w:rPr>
      </w:pPr>
      <w:ins w:id="168" w:author="Sayed Mehmood" w:date="2026-10-07T13:33:00Z">
        <w:r>
          <w:rPr>
            <w:rFonts w:ascii="Arial" w:hAnsi="Arial" w:eastAsia="Times New Roman" w:cs="Arial"/>
            <w:b/>
            <w:bCs/>
            <w:sz w:val="22"/>
            <w:szCs w:val="22"/>
            <w:rPrChange w:id="169" w:author="Sayed Mehmood" w:date="2026-10-07T13:33:00Z">
              <w:rPr>
                <w:rFonts w:ascii="Times New Roman" w:hAnsi="Times New Roman" w:eastAsia="Times New Roman" w:cs="Times New Roman"/>
                <w:b/>
                <w:bCs/>
                <w:sz w:val="24"/>
                <w:szCs w:val="24"/>
              </w:rPr>
            </w:rPrChange>
          </w:rPr>
          <w:br w:type="textWrapping"/>
        </w:r>
      </w:ins>
      <w:ins w:id="170" w:author="Sayed Mehmood" w:date="2026-10-07T13:33:00Z">
        <w:r>
          <w:rPr>
            <w:rFonts w:ascii="Times New Roman" w:hAnsi="Times New Roman" w:eastAsia="Times New Roman" w:cs="Times New Roman"/>
            <w:b/>
            <w:bCs/>
            <w:sz w:val="24"/>
            <w:szCs w:val="24"/>
          </w:rPr>
          <w:br w:type="textWrapping"/>
        </w:r>
      </w:ins>
      <w:ins w:id="171" w:author="Sayed Mehmood" w:date="2026-10-07T13:33:00Z">
        <w:r>
          <w:rPr>
            <w:rFonts w:ascii="Times New Roman" w:hAnsi="Times New Roman" w:eastAsia="Times New Roman" w:cs="Times New Roman"/>
            <w:b/>
            <w:bCs/>
            <w:sz w:val="24"/>
            <w:szCs w:val="24"/>
          </w:rPr>
          <w:br w:type="textWrapping"/>
        </w:r>
      </w:ins>
      <w:ins w:id="172" w:author="Sayed Mehmood" w:date="2026-10-07T13:33:00Z">
        <w:r>
          <w:rPr>
            <w:rFonts w:ascii="Microsoft YaHei" w:hAnsi="Microsoft YaHei" w:eastAsia="Microsoft YaHei" w:cs="Microsoft YaHei"/>
            <w:b/>
            <w:bCs/>
            <w:sz w:val="24"/>
            <w:szCs w:val="24"/>
            <w:rPrChange w:id="173" w:author="Sayed Mehmood" w:date="2026-10-07T13:36:00Z">
              <w:rPr>
                <w:rFonts w:ascii="SimSun" w:hAnsi="SimSun" w:eastAsia="SimSun" w:cs="SimSun"/>
                <w:sz w:val="24"/>
                <w:szCs w:val="24"/>
              </w:rPr>
            </w:rPrChange>
          </w:rPr>
          <w:t>Payment Processing</w:t>
        </w:r>
      </w:ins>
      <w:ins w:id="174" w:author="Sayed Mehmood" w:date="2026-10-07T13:37:00Z">
        <w:r>
          <w:rPr>
            <w:rFonts w:ascii="Microsoft YaHei" w:hAnsi="Microsoft YaHei" w:eastAsia="Microsoft YaHei" w:cs="Microsoft YaHei"/>
            <w:b/>
            <w:bCs/>
            <w:sz w:val="24"/>
            <w:szCs w:val="24"/>
          </w:rPr>
          <w:t>:</w:t>
        </w:r>
      </w:ins>
      <w:del w:id="175" w:author="Sayed Mehmood" w:date="2026-10-07T13:33:00Z">
        <w:r>
          <w:rPr>
            <w:rFonts w:ascii="Times New Roman" w:hAnsi="Times New Roman" w:eastAsia="Times New Roman" w:cs="Times New Roman"/>
            <w:b/>
            <w:bCs/>
            <w:sz w:val="24"/>
            <w:szCs w:val="24"/>
          </w:rPr>
          <w:delText>Work Product Submission with Version Control:</w:delText>
        </w:r>
      </w:del>
      <w:r>
        <w:rPr>
          <w:rFonts w:ascii="Times New Roman" w:hAnsi="Times New Roman" w:eastAsia="Times New Roman" w:cs="Times New Roman"/>
          <w:sz w:val="24"/>
          <w:szCs w:val="24"/>
        </w:rPr>
        <w:br w:type="textWrapping"/>
      </w:r>
      <w:ins w:id="176" w:author="Sayed Mehmood" w:date="2026-10-07T13:34:00Z">
        <w:r>
          <w:rPr>
            <w:rFonts w:ascii="Arial" w:hAnsi="Arial" w:eastAsia="SimSun" w:cs="Arial"/>
            <w:sz w:val="22"/>
            <w:szCs w:val="22"/>
            <w:rPrChange w:id="177" w:author="Sayed Mehmood" w:date="2026-10-07T13:35:00Z">
              <w:rPr>
                <w:rFonts w:ascii="SimSun" w:hAnsi="SimSun" w:eastAsia="SimSun" w:cs="SimSun"/>
                <w:sz w:val="24"/>
                <w:szCs w:val="24"/>
              </w:rPr>
            </w:rPrChange>
          </w:rPr>
          <w:t>The system records and manages payment information for customer orders.</w:t>
        </w:r>
      </w:ins>
    </w:p>
    <w:p w14:paraId="731DD628">
      <w:pPr>
        <w:numPr>
          <w:ilvl w:val="255"/>
          <w:numId w:val="0"/>
        </w:numPr>
        <w:spacing w:before="100" w:beforeAutospacing="1" w:after="100" w:afterAutospacing="1" w:line="240" w:lineRule="auto"/>
        <w:ind w:left="0" w:firstLine="0"/>
        <w:rPr>
          <w:ins w:id="179" w:author="Sayed Mehmood" w:date="2026-10-07T13:37:00Z"/>
          <w:rFonts w:ascii="Arial" w:hAnsi="Arial" w:eastAsia="SimSun" w:cs="Arial"/>
        </w:rPr>
        <w:pPrChange w:id="178" w:author="Sayed Mehmood" w:date="2026-10-07T13:36:00Z">
          <w:pPr>
            <w:numPr>
              <w:ilvl w:val="0"/>
              <w:numId w:val="4"/>
            </w:numPr>
            <w:spacing w:before="100" w:beforeAutospacing="1" w:after="100" w:afterAutospacing="1" w:line="240" w:lineRule="auto"/>
            <w:ind w:left="720" w:hanging="360"/>
          </w:pPr>
        </w:pPrChange>
      </w:pPr>
      <w:ins w:id="180" w:author="Sayed Mehmood" w:date="2026-10-07T13:35:00Z">
        <w:r>
          <w:rPr>
            <w:rFonts w:ascii="Microsoft YaHei" w:hAnsi="Microsoft YaHei" w:eastAsia="Microsoft YaHei" w:cs="Microsoft YaHei"/>
            <w:b/>
            <w:bCs/>
            <w:sz w:val="24"/>
            <w:szCs w:val="24"/>
            <w:rPrChange w:id="181" w:author="Sayed Mehmood" w:date="2026-10-07T13:36:00Z">
              <w:rPr>
                <w:rFonts w:ascii="SimSun" w:hAnsi="SimSun" w:eastAsia="SimSun" w:cs="SimSun"/>
                <w:sz w:val="24"/>
                <w:szCs w:val="24"/>
              </w:rPr>
            </w:rPrChange>
          </w:rPr>
          <w:t>Delivery Management</w:t>
        </w:r>
      </w:ins>
      <w:ins w:id="182" w:author="Sayed Mehmood" w:date="2026-10-07T13:36:00Z">
        <w:r>
          <w:rPr>
            <w:rFonts w:ascii="Microsoft YaHei" w:hAnsi="Microsoft YaHei" w:eastAsia="Microsoft YaHei" w:cs="Microsoft YaHei"/>
            <w:b/>
            <w:bCs/>
            <w:sz w:val="24"/>
            <w:szCs w:val="24"/>
          </w:rPr>
          <w:t>:</w:t>
        </w:r>
      </w:ins>
      <w:ins w:id="183" w:author="Sayed Mehmood" w:date="2026-10-07T13:36:00Z">
        <w:r>
          <w:rPr>
            <w:rFonts w:hint="eastAsia" w:ascii="Microsoft YaHei" w:hAnsi="Microsoft YaHei" w:eastAsia="Microsoft YaHei" w:cs="Microsoft YaHei"/>
            <w:sz w:val="24"/>
            <w:szCs w:val="24"/>
          </w:rPr>
          <w:br w:type="textWrapping"/>
        </w:r>
      </w:ins>
      <w:ins w:id="184" w:author="Sayed Mehmood" w:date="2026-10-07T13:35:00Z">
        <w:r>
          <w:rPr>
            <w:rFonts w:ascii="Arial" w:hAnsi="Arial" w:eastAsia="SimSun" w:cs="Arial"/>
            <w:sz w:val="22"/>
            <w:szCs w:val="22"/>
            <w:rPrChange w:id="185" w:author="Sayed Mehmood" w:date="2026-10-07T13:36:00Z">
              <w:rPr>
                <w:rFonts w:ascii="SimSun" w:hAnsi="SimSun" w:eastAsia="SimSun" w:cs="SimSun"/>
                <w:sz w:val="24"/>
                <w:szCs w:val="24"/>
              </w:rPr>
            </w:rPrChange>
          </w:rPr>
          <w:t>The system records customer delivery details and validates whether the requested delivery area is supported.</w:t>
        </w:r>
      </w:ins>
    </w:p>
    <w:p w14:paraId="5AADA1FC">
      <w:pPr>
        <w:numPr>
          <w:ilvl w:val="255"/>
          <w:numId w:val="0"/>
        </w:numPr>
        <w:spacing w:before="100" w:beforeAutospacing="1" w:after="100" w:afterAutospacing="1" w:line="240" w:lineRule="auto"/>
        <w:ind w:left="0" w:firstLine="0"/>
        <w:rPr>
          <w:ins w:id="187" w:author="Sayed Mehmood" w:date="2026-10-07T13:37:00Z"/>
          <w:rFonts w:ascii="SimSun" w:hAnsi="SimSun" w:eastAsia="SimSun" w:cs="SimSun"/>
          <w:sz w:val="24"/>
          <w:szCs w:val="24"/>
        </w:rPr>
        <w:pPrChange w:id="186" w:author="Sayed Mehmood" w:date="2026-10-07T13:36:00Z">
          <w:pPr>
            <w:numPr>
              <w:ilvl w:val="0"/>
              <w:numId w:val="4"/>
            </w:numPr>
            <w:spacing w:before="100" w:beforeAutospacing="1" w:after="100" w:afterAutospacing="1" w:line="240" w:lineRule="auto"/>
            <w:ind w:left="720" w:hanging="360"/>
          </w:pPr>
        </w:pPrChange>
      </w:pPr>
      <w:ins w:id="188" w:author="Sayed Mehmood" w:date="2026-10-07T13:37:00Z">
        <w:r>
          <w:rPr>
            <w:rStyle w:val="16"/>
            <w:rFonts w:ascii="Microsoft YaHei" w:hAnsi="Microsoft YaHei" w:eastAsia="Microsoft YaHei" w:cs="Microsoft YaHei"/>
            <w:sz w:val="24"/>
            <w:szCs w:val="24"/>
            <w:rPrChange w:id="189" w:author="Sayed Mehmood" w:date="2026-10-07T13:37:00Z">
              <w:rPr>
                <w:rStyle w:val="16"/>
                <w:rFonts w:ascii="SimSun" w:hAnsi="SimSun" w:eastAsia="SimSun" w:cs="SimSun"/>
                <w:sz w:val="24"/>
                <w:szCs w:val="24"/>
              </w:rPr>
            </w:rPrChange>
          </w:rPr>
          <w:t>Discount Management</w:t>
        </w:r>
      </w:ins>
      <w:ins w:id="190" w:author="Sayed Mehmood" w:date="2026-10-07T13:37:00Z">
        <w:r>
          <w:rPr>
            <w:rFonts w:ascii="SimSun" w:hAnsi="SimSun" w:eastAsia="SimSun" w:cs="SimSun"/>
            <w:sz w:val="24"/>
            <w:szCs w:val="24"/>
          </w:rPr>
          <w:t xml:space="preserve"> </w:t>
        </w:r>
      </w:ins>
    </w:p>
    <w:p w14:paraId="522C184A">
      <w:pPr>
        <w:numPr>
          <w:ilvl w:val="255"/>
          <w:numId w:val="0"/>
        </w:numPr>
        <w:spacing w:before="100" w:beforeAutospacing="1" w:after="100" w:afterAutospacing="1" w:line="240" w:lineRule="auto"/>
        <w:ind w:left="0" w:firstLine="0"/>
        <w:rPr>
          <w:rFonts w:ascii="Times New Roman" w:hAnsi="Times New Roman" w:eastAsia="Times New Roman" w:cs="Times New Roman"/>
          <w:sz w:val="24"/>
          <w:szCs w:val="24"/>
        </w:rPr>
        <w:pPrChange w:id="191" w:author="Sayed Mehmood" w:date="2026-10-07T13:36:00Z">
          <w:pPr>
            <w:numPr>
              <w:ilvl w:val="0"/>
              <w:numId w:val="4"/>
            </w:numPr>
            <w:spacing w:before="100" w:beforeAutospacing="1" w:after="100" w:afterAutospacing="1" w:line="240" w:lineRule="auto"/>
            <w:ind w:left="720" w:hanging="360"/>
          </w:pPr>
        </w:pPrChange>
      </w:pPr>
      <w:ins w:id="192" w:author="Sayed Mehmood" w:date="2026-10-07T13:37:00Z">
        <w:r>
          <w:rPr>
            <w:rFonts w:ascii="Arial" w:hAnsi="Arial" w:eastAsia="SimSun" w:cs="Arial"/>
            <w:sz w:val="22"/>
            <w:szCs w:val="22"/>
            <w:rPrChange w:id="193" w:author="Sayed Mehmood" w:date="2026-10-07T13:37:00Z">
              <w:rPr>
                <w:rFonts w:ascii="SimSun" w:hAnsi="SimSun" w:eastAsia="SimSun" w:cs="SimSun"/>
                <w:sz w:val="24"/>
                <w:szCs w:val="24"/>
              </w:rPr>
            </w:rPrChange>
          </w:rPr>
          <w:t>The system applies eligible discounts and calculates the final amount of the customer’s order.</w:t>
        </w:r>
      </w:ins>
      <w:del w:id="194" w:author="Sayed Mehmood" w:date="2026-10-07T13:34:00Z">
        <w:r>
          <w:rPr>
            <w:rFonts w:ascii="Times New Roman" w:hAnsi="Times New Roman" w:eastAsia="Times New Roman" w:cs="Times New Roman"/>
            <w:sz w:val="24"/>
            <w:szCs w:val="24"/>
          </w:rPr>
          <w:delText>Students can upload work products, with support for multiple versions of a single submission. This feature enables supervisors to review progress over time, compare versions, and provide iterative feedback.</w:delText>
        </w:r>
      </w:del>
    </w:p>
    <w:p w14:paraId="00AC9D43">
      <w:pPr>
        <w:pStyle w:val="41"/>
        <w:numPr>
          <w:ilvl w:val="0"/>
          <w:numId w:val="5"/>
        </w:numPr>
        <w:spacing w:before="100" w:beforeAutospacing="1" w:after="100" w:afterAutospacing="1" w:line="240" w:lineRule="auto"/>
        <w:outlineLvl w:val="2"/>
        <w:rPr>
          <w:ins w:id="196" w:author="Sayed Mehmood" w:date="2026-10-07T13:41:00Z"/>
          <w:rStyle w:val="29"/>
        </w:rPr>
        <w:pPrChange w:id="195" w:author="Tayyab Mehboob" w:date="2025-03-26T13:09:00Z">
          <w:pPr>
            <w:spacing w:before="100" w:beforeAutospacing="1" w:after="100" w:afterAutospacing="1" w:line="240" w:lineRule="auto"/>
            <w:outlineLvl w:val="2"/>
          </w:pPr>
        </w:pPrChange>
      </w:pPr>
      <w:del w:id="197" w:author="Tayyab Mehboob" w:date="2025-03-26T13:09:00Z">
        <w:bookmarkStart w:id="5" w:name="_Toc193890179"/>
        <w:r>
          <w:rPr>
            <w:rFonts w:ascii="Times New Roman" w:hAnsi="Times New Roman" w:eastAsia="Times New Roman" w:cs="Times New Roman"/>
            <w:b/>
            <w:bCs/>
            <w:sz w:val="27"/>
            <w:szCs w:val="27"/>
            <w:rPrChange w:id="198" w:author="Tayyab Mehboob" w:date="2025-03-26T13:09:00Z">
              <w:rPr/>
            </w:rPrChange>
          </w:rPr>
          <w:delText>5.2.3</w:delText>
        </w:r>
      </w:del>
      <w:r>
        <w:rPr>
          <w:rFonts w:ascii="Times New Roman" w:hAnsi="Times New Roman" w:eastAsia="Times New Roman" w:cs="Times New Roman"/>
          <w:b/>
          <w:bCs/>
          <w:sz w:val="27"/>
          <w:szCs w:val="27"/>
          <w:rPrChange w:id="199" w:author="Tayyab Mehboob" w:date="2025-03-26T13:09:00Z">
            <w:rPr/>
          </w:rPrChange>
        </w:rPr>
        <w:t xml:space="preserve"> </w:t>
      </w:r>
      <w:r>
        <w:rPr>
          <w:rStyle w:val="29"/>
          <w:rPrChange w:id="200" w:author="MUHAMMAD HAMAD" w:date="2025-03-26T13:49:00Z">
            <w:rPr/>
          </w:rPrChange>
        </w:rPr>
        <w:t>Objectives</w:t>
      </w:r>
      <w:bookmarkEnd w:id="5"/>
    </w:p>
    <w:p w14:paraId="7919C6AA">
      <w:pPr>
        <w:pStyle w:val="41"/>
        <w:numPr>
          <w:ilvl w:val="255"/>
          <w:numId w:val="0"/>
        </w:numPr>
        <w:spacing w:before="100" w:beforeAutospacing="1" w:after="100" w:afterAutospacing="1" w:line="240" w:lineRule="auto"/>
        <w:ind w:left="360"/>
        <w:outlineLvl w:val="2"/>
        <w:rPr>
          <w:ins w:id="202" w:author="Sayed Mehmood" w:date="2026-10-07T13:41:00Z"/>
          <w:rStyle w:val="29"/>
        </w:rPr>
        <w:pPrChange w:id="201" w:author="Sayed Mehmood" w:date="2026-10-07T13:41:00Z">
          <w:pPr>
            <w:spacing w:before="100" w:beforeAutospacing="1" w:after="100" w:afterAutospacing="1" w:line="240" w:lineRule="auto"/>
            <w:outlineLvl w:val="2"/>
          </w:pPr>
        </w:pPrChange>
      </w:pPr>
    </w:p>
    <w:p w14:paraId="6CE751DB">
      <w:pPr>
        <w:pStyle w:val="41"/>
        <w:numPr>
          <w:ilvl w:val="255"/>
          <w:numId w:val="0"/>
        </w:numPr>
        <w:spacing w:before="100" w:beforeAutospacing="1" w:after="100" w:afterAutospacing="1" w:line="240" w:lineRule="auto"/>
        <w:ind w:left="360"/>
        <w:outlineLvl w:val="2"/>
        <w:rPr>
          <w:del w:id="204" w:author="Sayed Mehmood" w:date="2026-10-07T13:40:00Z"/>
          <w:rStyle w:val="29"/>
          <w:rPrChange w:id="205" w:author="MUHAMMAD HAMAD" w:date="2025-03-26T13:49:00Z">
            <w:rPr>
              <w:del w:id="206" w:author="Sayed Mehmood" w:date="2026-10-07T13:40:00Z"/>
            </w:rPr>
          </w:rPrChange>
        </w:rPr>
        <w:pPrChange w:id="203" w:author="Sayed Mehmood" w:date="2026-10-07T13:41:00Z">
          <w:pPr>
            <w:spacing w:before="100" w:beforeAutospacing="1" w:after="100" w:afterAutospacing="1" w:line="240" w:lineRule="auto"/>
            <w:outlineLvl w:val="2"/>
          </w:pPr>
        </w:pPrChange>
      </w:pPr>
    </w:p>
    <w:p w14:paraId="013C2BBC">
      <w:pPr>
        <w:pStyle w:val="41"/>
        <w:numPr>
          <w:ilvl w:val="255"/>
          <w:numId w:val="0"/>
        </w:numPr>
        <w:spacing w:before="100" w:beforeAutospacing="1" w:after="100" w:afterAutospacing="1"/>
        <w:ind w:left="360"/>
        <w:outlineLvl w:val="2"/>
        <w:rPr>
          <w:ins w:id="208" w:author="Sayed Mehmood" w:date="2026-10-07T13:40:00Z"/>
          <w:rFonts w:ascii="Times New Roman" w:hAnsi="Times New Roman" w:eastAsia="Times New Roman" w:cs="Times New Roman"/>
          <w:sz w:val="24"/>
          <w:szCs w:val="24"/>
        </w:rPr>
        <w:pPrChange w:id="207" w:author="Sayed Mehmood" w:date="2026-10-07T13:41:00Z">
          <w:pPr>
            <w:numPr>
              <w:ilvl w:val="0"/>
              <w:numId w:val="6"/>
            </w:numPr>
            <w:spacing w:before="100" w:beforeAutospacing="1" w:after="100" w:afterAutospacing="1" w:line="240" w:lineRule="auto"/>
            <w:ind w:left="720" w:hanging="360"/>
          </w:pPr>
        </w:pPrChange>
      </w:pPr>
      <w:ins w:id="209" w:author="Sayed Mehmood" w:date="2026-10-07T13:49:00Z">
        <w:r>
          <w:rPr>
            <w:rFonts w:ascii="Microsoft YaHei" w:hAnsi="Microsoft YaHei" w:eastAsia="Microsoft YaHei" w:cs="Microsoft YaHei"/>
            <w:b/>
            <w:bCs/>
            <w:sz w:val="24"/>
            <w:szCs w:val="24"/>
            <w:rPrChange w:id="210" w:author="Sayed Mehmood" w:date="2026-10-07T13:49:00Z">
              <w:rPr>
                <w:rFonts w:ascii="SimSun" w:hAnsi="SimSun" w:eastAsia="SimSun" w:cs="SimSun"/>
                <w:sz w:val="24"/>
                <w:szCs w:val="24"/>
              </w:rPr>
            </w:rPrChange>
          </w:rPr>
          <w:t>Bakery Product and Order Management</w:t>
        </w:r>
      </w:ins>
      <w:del w:id="211" w:author="Sayed Mehmood" w:date="2026-10-07T13:39:00Z">
        <w:r>
          <w:rPr>
            <w:rFonts w:ascii="Times New Roman" w:hAnsi="Times New Roman" w:eastAsia="Times New Roman" w:cs="Times New Roman"/>
            <w:b/>
            <w:bCs/>
            <w:sz w:val="24"/>
            <w:szCs w:val="24"/>
          </w:rPr>
          <w:delText>Enhanced Communication:</w:delText>
        </w:r>
      </w:del>
      <w:r>
        <w:rPr>
          <w:rFonts w:ascii="Times New Roman" w:hAnsi="Times New Roman" w:eastAsia="Times New Roman" w:cs="Times New Roman"/>
          <w:sz w:val="24"/>
          <w:szCs w:val="24"/>
        </w:rPr>
        <w:br w:type="textWrapping"/>
      </w:r>
      <w:ins w:id="212" w:author="Sayed Mehmood" w:date="2026-10-07T13:39:00Z">
        <w:r>
          <w:rPr>
            <w:rFonts w:ascii="Arial" w:hAnsi="Arial" w:eastAsia="SimSun" w:cs="Arial"/>
            <w:sz w:val="24"/>
            <w:szCs w:val="24"/>
            <w:rPrChange w:id="213" w:author="Sayed Mehmood" w:date="2026-10-07T13:40:00Z">
              <w:rPr>
                <w:rFonts w:ascii="SimSun" w:hAnsi="SimSun" w:eastAsia="SimSun" w:cs="SimSun"/>
                <w:sz w:val="24"/>
                <w:szCs w:val="24"/>
              </w:rPr>
            </w:rPrChange>
          </w:rPr>
          <w:t>The system aims to provide an organized way for the salesman to manage bakery items. The salesman can add new items, update existing item information, remove items, and maintain their prices and availability.</w:t>
        </w:r>
      </w:ins>
      <w:del w:id="214" w:author="Sayed Mehmood" w:date="2026-10-07T13:39:00Z">
        <w:r>
          <w:rPr>
            <w:rFonts w:ascii="Arial" w:hAnsi="Arial" w:eastAsia="Times New Roman" w:cs="Arial"/>
            <w:sz w:val="24"/>
            <w:szCs w:val="24"/>
            <w:rPrChange w:id="215" w:author="Sayed Mehmood" w:date="2026-10-07T13:40:00Z">
              <w:rPr>
                <w:rFonts w:ascii="Times New Roman" w:hAnsi="Times New Roman" w:eastAsia="Times New Roman" w:cs="Times New Roman"/>
                <w:sz w:val="24"/>
                <w:szCs w:val="24"/>
              </w:rPr>
            </w:rPrChange>
          </w:rPr>
          <w:delText>Facilitate clear and efficient communication between students and supervisors to support academic progress and project quality</w:delText>
        </w:r>
      </w:del>
      <w:r>
        <w:rPr>
          <w:rFonts w:ascii="Arial" w:hAnsi="Arial" w:eastAsia="Times New Roman" w:cs="Arial"/>
          <w:sz w:val="24"/>
          <w:szCs w:val="24"/>
          <w:rPrChange w:id="216" w:author="Sayed Mehmood" w:date="2026-10-07T13:40:00Z">
            <w:rPr>
              <w:rFonts w:ascii="Times New Roman" w:hAnsi="Times New Roman" w:eastAsia="Times New Roman" w:cs="Times New Roman"/>
              <w:sz w:val="24"/>
              <w:szCs w:val="24"/>
            </w:rPr>
          </w:rPrChange>
        </w:rPr>
        <w:t>.</w:t>
      </w:r>
    </w:p>
    <w:p w14:paraId="7C66716F">
      <w:pPr>
        <w:numPr>
          <w:ilvl w:val="255"/>
          <w:numId w:val="0"/>
        </w:numPr>
        <w:spacing w:before="100" w:beforeAutospacing="1" w:after="100" w:afterAutospacing="1" w:line="240" w:lineRule="auto"/>
        <w:ind w:left="480" w:leftChars="218" w:firstLine="120" w:firstLineChars="50"/>
        <w:rPr>
          <w:del w:id="218" w:author="Sayed Mehmood" w:date="2026-10-07T13:40:00Z"/>
          <w:rFonts w:ascii="Times New Roman" w:hAnsi="Times New Roman" w:eastAsia="Times New Roman" w:cs="Times New Roman"/>
          <w:sz w:val="24"/>
          <w:szCs w:val="24"/>
        </w:rPr>
        <w:pPrChange w:id="217" w:author="Sayed Mehmood" w:date="2026-10-07T13:42:00Z">
          <w:pPr>
            <w:numPr>
              <w:ilvl w:val="0"/>
              <w:numId w:val="6"/>
            </w:numPr>
            <w:spacing w:before="100" w:beforeAutospacing="1" w:after="100" w:afterAutospacing="1" w:line="240" w:lineRule="auto"/>
            <w:ind w:left="720" w:hanging="360"/>
          </w:pPr>
        </w:pPrChange>
      </w:pPr>
    </w:p>
    <w:p w14:paraId="011A9AA0">
      <w:pPr>
        <w:numPr>
          <w:ilvl w:val="255"/>
          <w:numId w:val="0"/>
        </w:numPr>
        <w:spacing w:before="100" w:beforeAutospacing="1" w:after="100" w:afterAutospacing="1" w:line="240" w:lineRule="auto"/>
        <w:ind w:left="396" w:leftChars="180" w:firstLine="120" w:firstLineChars="50"/>
        <w:rPr>
          <w:rFonts w:ascii="Arial" w:hAnsi="Arial" w:eastAsia="Times New Roman" w:cs="Arial"/>
          <w:sz w:val="22"/>
          <w:szCs w:val="22"/>
          <w:rPrChange w:id="220" w:author="Sayed Mehmood" w:date="2026-10-07T13:41:00Z">
            <w:rPr>
              <w:rFonts w:ascii="Times New Roman" w:hAnsi="Times New Roman" w:eastAsia="Times New Roman" w:cs="Times New Roman"/>
              <w:sz w:val="24"/>
              <w:szCs w:val="24"/>
            </w:rPr>
          </w:rPrChange>
        </w:rPr>
        <w:pPrChange w:id="219" w:author="Sayed Mehmood" w:date="2026-10-07T13:42:00Z">
          <w:pPr>
            <w:numPr>
              <w:ilvl w:val="0"/>
              <w:numId w:val="6"/>
            </w:numPr>
            <w:spacing w:before="100" w:beforeAutospacing="1" w:after="100" w:afterAutospacing="1" w:line="240" w:lineRule="auto"/>
            <w:ind w:left="720" w:hanging="360"/>
          </w:pPr>
        </w:pPrChange>
      </w:pPr>
      <w:ins w:id="221" w:author="Sayed Mehmood" w:date="2026-10-07T13:50:00Z">
        <w:r>
          <w:rPr>
            <w:rFonts w:ascii="Microsoft YaHei" w:hAnsi="Microsoft YaHei" w:eastAsia="Microsoft YaHei" w:cs="Microsoft YaHei"/>
            <w:b/>
            <w:bCs/>
            <w:sz w:val="24"/>
            <w:szCs w:val="24"/>
            <w:rPrChange w:id="222" w:author="Sayed Mehmood" w:date="2026-10-07T13:50:00Z">
              <w:rPr>
                <w:rFonts w:ascii="SimSun" w:hAnsi="SimSun" w:eastAsia="SimSun" w:cs="SimSun"/>
                <w:sz w:val="24"/>
                <w:szCs w:val="24"/>
              </w:rPr>
            </w:rPrChange>
          </w:rPr>
          <w:t>Automatic Order Calculation and Discounts</w:t>
        </w:r>
      </w:ins>
      <w:del w:id="223" w:author="Sayed Mehmood" w:date="2026-10-07T13:40:00Z">
        <w:r>
          <w:rPr>
            <w:rFonts w:ascii="Times New Roman" w:hAnsi="Times New Roman" w:eastAsia="Times New Roman" w:cs="Times New Roman"/>
            <w:b/>
            <w:bCs/>
            <w:sz w:val="24"/>
            <w:szCs w:val="24"/>
          </w:rPr>
          <w:delText>Streamlined Project Registration:</w:delText>
        </w:r>
      </w:del>
      <w:r>
        <w:rPr>
          <w:rFonts w:ascii="Times New Roman" w:hAnsi="Times New Roman" w:eastAsia="Times New Roman" w:cs="Times New Roman"/>
          <w:sz w:val="24"/>
          <w:szCs w:val="24"/>
        </w:rPr>
        <w:br w:type="textWrapping"/>
      </w:r>
      <w:ins w:id="224" w:author="Sayed Mehmood" w:date="2026-10-07T13:50:00Z">
        <w:r>
          <w:rPr>
            <w:rFonts w:ascii="Arial" w:hAnsi="Arial" w:eastAsia="SimSun" w:cs="Arial"/>
            <w:sz w:val="22"/>
            <w:szCs w:val="22"/>
            <w:rPrChange w:id="225" w:author="Sayed Mehmood" w:date="2026-10-07T13:50:00Z">
              <w:rPr>
                <w:rFonts w:ascii="SimSun" w:hAnsi="SimSun" w:eastAsia="SimSun" w:cs="SimSun"/>
                <w:sz w:val="24"/>
                <w:szCs w:val="24"/>
              </w:rPr>
            </w:rPrChange>
          </w:rPr>
          <w:t>To automatically calculate the total order amount based on selected items and quantities, while providing discounts and package deals to customers.</w:t>
        </w:r>
      </w:ins>
      <w:del w:id="226" w:author="Sayed Mehmood" w:date="2026-10-07T13:41:00Z">
        <w:r>
          <w:rPr>
            <w:rFonts w:ascii="Arial" w:hAnsi="Arial" w:eastAsia="Times New Roman" w:cs="Arial"/>
            <w:sz w:val="22"/>
            <w:szCs w:val="22"/>
            <w:rPrChange w:id="227" w:author="Sayed Mehmood" w:date="2026-10-07T13:41:00Z">
              <w:rPr>
                <w:rFonts w:ascii="Times New Roman" w:hAnsi="Times New Roman" w:eastAsia="Times New Roman" w:cs="Times New Roman"/>
                <w:sz w:val="24"/>
                <w:szCs w:val="24"/>
              </w:rPr>
            </w:rPrChange>
          </w:rPr>
          <w:delText>Simplify the process of project registration and management, ensuring that each project is tracked from initiation through completion.</w:delText>
        </w:r>
      </w:del>
    </w:p>
    <w:p w14:paraId="74AAAF55">
      <w:pPr>
        <w:numPr>
          <w:ilvl w:val="255"/>
          <w:numId w:val="0"/>
        </w:numPr>
        <w:spacing w:before="100" w:beforeAutospacing="1" w:after="100" w:afterAutospacing="1" w:line="240" w:lineRule="auto"/>
        <w:ind w:left="360" w:firstLine="0"/>
        <w:rPr>
          <w:rFonts w:ascii="Times New Roman" w:hAnsi="Times New Roman" w:eastAsia="Times New Roman" w:cs="Times New Roman"/>
          <w:sz w:val="24"/>
          <w:szCs w:val="24"/>
        </w:rPr>
        <w:pPrChange w:id="228" w:author="Sayed Mehmood" w:date="2026-10-07T13:42:00Z">
          <w:pPr>
            <w:numPr>
              <w:ilvl w:val="0"/>
              <w:numId w:val="6"/>
            </w:numPr>
            <w:spacing w:before="100" w:beforeAutospacing="1" w:after="100" w:afterAutospacing="1" w:line="240" w:lineRule="auto"/>
            <w:ind w:left="720" w:hanging="360"/>
          </w:pPr>
        </w:pPrChange>
      </w:pPr>
      <w:ins w:id="229" w:author="Sayed Mehmood" w:date="2026-10-07T13:52:00Z">
        <w:r>
          <w:rPr>
            <w:rFonts w:ascii="Microsoft YaHei" w:hAnsi="Microsoft YaHei" w:eastAsia="Microsoft YaHei" w:cs="Microsoft YaHei"/>
            <w:b/>
            <w:bCs/>
            <w:sz w:val="24"/>
            <w:szCs w:val="24"/>
            <w:rPrChange w:id="230" w:author="Sayed Mehmood" w:date="2026-10-07T13:52:00Z">
              <w:rPr>
                <w:rFonts w:ascii="SimSun" w:hAnsi="SimSun" w:eastAsia="SimSun" w:cs="SimSun"/>
                <w:sz w:val="24"/>
                <w:szCs w:val="24"/>
              </w:rPr>
            </w:rPrChange>
          </w:rPr>
          <w:t>Delivery and Order Scheduling</w:t>
        </w:r>
      </w:ins>
      <w:del w:id="231" w:author="Sayed Mehmood" w:date="2026-10-07T13:42:00Z">
        <w:r>
          <w:rPr>
            <w:rFonts w:ascii="Times New Roman" w:hAnsi="Times New Roman" w:eastAsia="Times New Roman" w:cs="Times New Roman"/>
            <w:b/>
            <w:bCs/>
            <w:sz w:val="24"/>
            <w:szCs w:val="24"/>
          </w:rPr>
          <w:delText>Robust Version Control:</w:delText>
        </w:r>
      </w:del>
      <w:r>
        <w:rPr>
          <w:rFonts w:ascii="Times New Roman" w:hAnsi="Times New Roman" w:eastAsia="Times New Roman" w:cs="Times New Roman"/>
          <w:sz w:val="24"/>
          <w:szCs w:val="24"/>
        </w:rPr>
        <w:br w:type="textWrapping"/>
      </w:r>
      <w:ins w:id="232" w:author="Sayed Mehmood" w:date="2026-10-07T13:52:00Z">
        <w:r>
          <w:rPr>
            <w:rFonts w:ascii="Arial" w:hAnsi="Arial" w:eastAsia="SimSun" w:cs="Arial"/>
            <w:sz w:val="22"/>
            <w:szCs w:val="22"/>
            <w:rPrChange w:id="233" w:author="Sayed Mehmood" w:date="2026-10-07T13:53:00Z">
              <w:rPr>
                <w:rFonts w:ascii="SimSun" w:hAnsi="SimSun" w:eastAsia="SimSun" w:cs="SimSun"/>
                <w:sz w:val="24"/>
                <w:szCs w:val="24"/>
              </w:rPr>
            </w:rPrChange>
          </w:rPr>
          <w:t>To validate delivery areas, record delivery information, assign deadlines to booked orders, and help ensure timely delivery.</w:t>
        </w:r>
      </w:ins>
      <w:del w:id="234" w:author="Sayed Mehmood" w:date="2026-10-07T13:43:00Z">
        <w:r>
          <w:rPr>
            <w:rFonts w:ascii="Arial" w:hAnsi="Arial" w:eastAsia="Times New Roman" w:cs="Arial"/>
            <w:sz w:val="22"/>
            <w:szCs w:val="22"/>
            <w:rPrChange w:id="235" w:author="Sayed Mehmood" w:date="2026-10-07T13:53:00Z">
              <w:rPr>
                <w:rFonts w:ascii="Times New Roman" w:hAnsi="Times New Roman" w:eastAsia="Times New Roman" w:cs="Times New Roman"/>
                <w:sz w:val="24"/>
                <w:szCs w:val="24"/>
              </w:rPr>
            </w:rPrChange>
          </w:rPr>
          <w:delText>Enable students to submit multiple versions of work products, ensuring that supervisors can access and review historical data and progress updates</w:delText>
        </w:r>
      </w:del>
      <w:r>
        <w:rPr>
          <w:rFonts w:ascii="Arial" w:hAnsi="Arial" w:eastAsia="Times New Roman" w:cs="Arial"/>
          <w:sz w:val="22"/>
          <w:szCs w:val="22"/>
          <w:rPrChange w:id="236" w:author="Sayed Mehmood" w:date="2026-10-07T13:53:00Z">
            <w:rPr>
              <w:rFonts w:ascii="Times New Roman" w:hAnsi="Times New Roman" w:eastAsia="Times New Roman" w:cs="Times New Roman"/>
              <w:sz w:val="24"/>
              <w:szCs w:val="24"/>
            </w:rPr>
          </w:rPrChange>
        </w:rPr>
        <w:t>.</w:t>
      </w:r>
    </w:p>
    <w:p w14:paraId="53154D76">
      <w:pPr>
        <w:numPr>
          <w:ilvl w:val="255"/>
          <w:numId w:val="0"/>
        </w:numPr>
        <w:spacing w:before="100" w:beforeAutospacing="1" w:after="100" w:afterAutospacing="1" w:line="240" w:lineRule="auto"/>
        <w:ind w:left="360" w:firstLine="0"/>
        <w:rPr>
          <w:del w:id="238" w:author="Sayed Mehmood" w:date="2026-10-07T13:44:00Z"/>
          <w:rFonts w:ascii="Arial" w:hAnsi="Arial" w:eastAsia="Times New Roman" w:cs="Arial"/>
          <w:sz w:val="22"/>
          <w:szCs w:val="22"/>
          <w:rPrChange w:id="239" w:author="Sayed Mehmood" w:date="2026-10-07T13:44:00Z">
            <w:rPr>
              <w:del w:id="240" w:author="Sayed Mehmood" w:date="2026-10-07T13:44:00Z"/>
              <w:rFonts w:ascii="Times New Roman" w:hAnsi="Times New Roman" w:eastAsia="Times New Roman" w:cs="Times New Roman"/>
              <w:sz w:val="24"/>
              <w:szCs w:val="24"/>
            </w:rPr>
          </w:rPrChange>
        </w:rPr>
        <w:pPrChange w:id="237" w:author="Sayed Mehmood" w:date="2026-10-07T13:44:00Z">
          <w:pPr>
            <w:numPr>
              <w:ilvl w:val="0"/>
              <w:numId w:val="6"/>
            </w:numPr>
            <w:spacing w:before="100" w:beforeAutospacing="1" w:after="100" w:afterAutospacing="1" w:line="240" w:lineRule="auto"/>
            <w:ind w:left="720" w:hanging="360"/>
          </w:pPr>
        </w:pPrChange>
      </w:pPr>
      <w:ins w:id="241" w:author="Sayed Mehmood" w:date="2026-10-07T13:53:00Z">
        <w:r>
          <w:rPr>
            <w:rFonts w:ascii="Microsoft YaHei" w:hAnsi="Microsoft YaHei" w:eastAsia="Microsoft YaHei" w:cs="Microsoft YaHei"/>
            <w:b/>
            <w:bCs/>
            <w:sz w:val="24"/>
            <w:szCs w:val="24"/>
            <w:rPrChange w:id="242" w:author="Sayed Mehmood" w:date="2026-10-07T13:53:00Z">
              <w:rPr>
                <w:rFonts w:ascii="SimSun" w:hAnsi="SimSun" w:eastAsia="SimSun" w:cs="SimSun"/>
                <w:sz w:val="24"/>
                <w:szCs w:val="24"/>
              </w:rPr>
            </w:rPrChange>
          </w:rPr>
          <w:t>Payment and Sales Management</w:t>
        </w:r>
      </w:ins>
      <w:del w:id="243" w:author="Sayed Mehmood" w:date="2026-10-07T13:43:00Z">
        <w:r>
          <w:rPr>
            <w:rFonts w:ascii="Times New Roman" w:hAnsi="Times New Roman" w:eastAsia="Times New Roman" w:cs="Times New Roman"/>
            <w:b/>
            <w:bCs/>
            <w:sz w:val="24"/>
            <w:szCs w:val="24"/>
          </w:rPr>
          <w:delText>Timely Feedback Mechanism:</w:delText>
        </w:r>
      </w:del>
      <w:r>
        <w:rPr>
          <w:rFonts w:ascii="Times New Roman" w:hAnsi="Times New Roman" w:eastAsia="Times New Roman" w:cs="Times New Roman"/>
          <w:sz w:val="24"/>
          <w:szCs w:val="24"/>
        </w:rPr>
        <w:br w:type="textWrapping"/>
      </w:r>
      <w:ins w:id="244" w:author="Sayed Mehmood" w:date="2026-10-07T13:54:00Z">
        <w:r>
          <w:rPr>
            <w:rFonts w:ascii="Arial" w:hAnsi="Arial" w:eastAsia="SimSun" w:cs="Arial"/>
            <w:sz w:val="22"/>
            <w:szCs w:val="22"/>
            <w:rPrChange w:id="245" w:author="Sayed Mehmood" w:date="2026-10-07T13:54:00Z">
              <w:rPr>
                <w:rFonts w:ascii="SimSun" w:hAnsi="SimSun" w:eastAsia="SimSun" w:cs="SimSun"/>
                <w:sz w:val="24"/>
                <w:szCs w:val="24"/>
              </w:rPr>
            </w:rPrChange>
          </w:rPr>
          <w:t>To provide credit card payment for customers and maintain a proper sales process from order booking until order completion.</w:t>
        </w:r>
      </w:ins>
      <w:del w:id="246" w:author="Sayed Mehmood" w:date="2026-10-07T13:44:00Z">
        <w:r>
          <w:rPr>
            <w:rFonts w:ascii="Arial" w:hAnsi="Arial" w:eastAsia="Times New Roman" w:cs="Arial"/>
            <w:sz w:val="22"/>
            <w:szCs w:val="22"/>
            <w:rPrChange w:id="247" w:author="Sayed Mehmood" w:date="2026-10-07T13:44:00Z">
              <w:rPr>
                <w:rFonts w:ascii="Times New Roman" w:hAnsi="Times New Roman" w:eastAsia="Times New Roman" w:cs="Times New Roman"/>
                <w:sz w:val="24"/>
                <w:szCs w:val="24"/>
              </w:rPr>
            </w:rPrChange>
          </w:rPr>
          <w:delText>Provide a mechanism for supervisors to deliver prompt feedback on submitted work products, aiding in continuous improvement.</w:delText>
        </w:r>
      </w:del>
    </w:p>
    <w:p w14:paraId="7349775D">
      <w:pPr>
        <w:numPr>
          <w:ilvl w:val="255"/>
          <w:numId w:val="0"/>
        </w:numPr>
        <w:spacing w:before="100" w:beforeAutospacing="1" w:after="100" w:afterAutospacing="1" w:line="240" w:lineRule="auto"/>
        <w:ind w:left="360" w:firstLine="0"/>
        <w:rPr>
          <w:ins w:id="249" w:author="Sayed Mehmood" w:date="2026-10-07T13:44:00Z"/>
          <w:rFonts w:ascii="Arial" w:hAnsi="Arial" w:eastAsia="Times New Roman" w:cs="Arial"/>
          <w:sz w:val="22"/>
          <w:szCs w:val="22"/>
          <w:rPrChange w:id="250" w:author="Sayed Mehmood" w:date="2026-10-07T13:44:00Z">
            <w:rPr>
              <w:ins w:id="251" w:author="Sayed Mehmood" w:date="2026-10-07T13:44:00Z"/>
              <w:rFonts w:ascii="Times New Roman" w:hAnsi="Times New Roman" w:eastAsia="Times New Roman" w:cs="Times New Roman"/>
              <w:sz w:val="24"/>
              <w:szCs w:val="24"/>
            </w:rPr>
          </w:rPrChange>
        </w:rPr>
        <w:pPrChange w:id="248" w:author="Sayed Mehmood" w:date="2026-10-07T13:44:00Z">
          <w:pPr>
            <w:numPr>
              <w:ilvl w:val="0"/>
              <w:numId w:val="6"/>
            </w:numPr>
            <w:spacing w:before="100" w:beforeAutospacing="1" w:after="100" w:afterAutospacing="1" w:line="240" w:lineRule="auto"/>
            <w:ind w:left="720" w:hanging="360"/>
          </w:pPr>
        </w:pPrChange>
      </w:pPr>
    </w:p>
    <w:p w14:paraId="64752045">
      <w:pPr>
        <w:numPr>
          <w:ilvl w:val="0"/>
          <w:numId w:val="6"/>
        </w:numPr>
        <w:spacing w:before="100" w:beforeAutospacing="1" w:after="100" w:afterAutospacing="1" w:line="240" w:lineRule="auto"/>
        <w:ind w:left="0" w:firstLine="0"/>
        <w:rPr>
          <w:ins w:id="253" w:author="Tayyab Mehboob" w:date="2025-03-26T13:10:00Z"/>
          <w:rFonts w:ascii="Arial" w:hAnsi="Arial" w:eastAsia="Times New Roman" w:cs="Arial"/>
          <w:sz w:val="22"/>
          <w:szCs w:val="22"/>
          <w:rPrChange w:id="254" w:author="Sayed Mehmood" w:date="2026-10-07T13:45:00Z">
            <w:rPr>
              <w:ins w:id="255" w:author="Tayyab Mehboob" w:date="2025-03-26T13:10:00Z"/>
              <w:rFonts w:ascii="Times New Roman" w:hAnsi="Times New Roman" w:eastAsia="Times New Roman" w:cs="Times New Roman"/>
              <w:sz w:val="24"/>
              <w:szCs w:val="24"/>
            </w:rPr>
          </w:rPrChange>
        </w:rPr>
        <w:pPrChange w:id="252" w:author="Sayed Mehmood" w:date="2026-10-07T13:44:00Z">
          <w:pPr>
            <w:numPr>
              <w:ilvl w:val="0"/>
              <w:numId w:val="6"/>
            </w:numPr>
            <w:spacing w:before="100" w:beforeAutospacing="1" w:after="100" w:afterAutospacing="1" w:line="240" w:lineRule="auto"/>
            <w:ind w:left="720" w:hanging="360"/>
          </w:pPr>
        </w:pPrChange>
      </w:pPr>
      <w:ins w:id="256" w:author="Sayed Mehmood" w:date="2026-10-07T13:54:00Z">
        <w:r>
          <w:rPr>
            <w:rFonts w:ascii="Microsoft YaHei" w:hAnsi="Microsoft YaHei" w:eastAsia="Microsoft YaHei" w:cs="Microsoft YaHei"/>
            <w:b/>
            <w:bCs/>
            <w:sz w:val="24"/>
            <w:szCs w:val="24"/>
            <w:rPrChange w:id="257" w:author="Sayed Mehmood" w:date="2026-10-07T13:55:00Z">
              <w:rPr>
                <w:rFonts w:ascii="SimSun" w:hAnsi="SimSun" w:eastAsia="SimSun" w:cs="SimSun"/>
                <w:sz w:val="24"/>
                <w:szCs w:val="24"/>
              </w:rPr>
            </w:rPrChange>
          </w:rPr>
          <w:t>Salesman and System Management</w:t>
        </w:r>
      </w:ins>
      <w:del w:id="258" w:author="Sayed Mehmood" w:date="2026-10-07T13:44:00Z">
        <w:r>
          <w:rPr>
            <w:rFonts w:ascii="Microsoft YaHei" w:hAnsi="Microsoft YaHei" w:eastAsia="Microsoft YaHei" w:cs="Microsoft YaHei"/>
            <w:b/>
            <w:bCs/>
            <w:sz w:val="24"/>
            <w:szCs w:val="24"/>
            <w:rPrChange w:id="259" w:author="Sayed Mehmood" w:date="2026-10-07T13:44:00Z">
              <w:rPr>
                <w:rFonts w:ascii="Times New Roman" w:hAnsi="Times New Roman" w:eastAsia="Times New Roman" w:cs="Times New Roman"/>
                <w:b/>
                <w:bCs/>
                <w:sz w:val="24"/>
                <w:szCs w:val="24"/>
              </w:rPr>
            </w:rPrChange>
          </w:rPr>
          <w:delText>User-Friendly Interface:</w:delText>
        </w:r>
      </w:del>
      <w:r>
        <w:rPr>
          <w:rFonts w:ascii="Microsoft YaHei" w:hAnsi="Microsoft YaHei" w:eastAsia="Microsoft YaHei" w:cs="Microsoft YaHei"/>
          <w:b/>
          <w:bCs/>
          <w:sz w:val="24"/>
          <w:szCs w:val="24"/>
          <w:rPrChange w:id="260" w:author="Sayed Mehmood" w:date="2026-10-07T13:44:00Z">
            <w:rPr>
              <w:rFonts w:ascii="Times New Roman" w:hAnsi="Times New Roman" w:eastAsia="Times New Roman" w:cs="Times New Roman"/>
              <w:sz w:val="24"/>
              <w:szCs w:val="24"/>
            </w:rPr>
          </w:rPrChange>
        </w:rPr>
        <w:br w:type="textWrapping"/>
      </w:r>
      <w:ins w:id="261" w:author="Sayed Mehmood" w:date="2026-10-07T13:55:00Z">
        <w:r>
          <w:rPr>
            <w:rFonts w:ascii="Arial" w:hAnsi="Arial" w:eastAsia="SimSun" w:cs="Arial"/>
            <w:sz w:val="22"/>
            <w:szCs w:val="22"/>
            <w:rPrChange w:id="262" w:author="Sayed Mehmood" w:date="2026-10-07T13:55:00Z">
              <w:rPr>
                <w:rFonts w:ascii="SimSun" w:hAnsi="SimSun" w:eastAsia="SimSun" w:cs="SimSun"/>
                <w:sz w:val="24"/>
                <w:szCs w:val="24"/>
              </w:rPr>
            </w:rPrChange>
          </w:rPr>
          <w:t>To assign salesmen to orders and reduce manual work by managing product, order, payment, and delivery information through one centralized system.</w:t>
        </w:r>
      </w:ins>
      <w:del w:id="263" w:author="Sayed Mehmood" w:date="2026-10-07T13:45:00Z">
        <w:r>
          <w:rPr>
            <w:rFonts w:ascii="Arial" w:hAnsi="Arial" w:eastAsia="Times New Roman" w:cs="Arial"/>
            <w:sz w:val="22"/>
            <w:szCs w:val="22"/>
            <w:rPrChange w:id="264" w:author="Sayed Mehmood" w:date="2026-10-07T13:45:00Z">
              <w:rPr>
                <w:rFonts w:ascii="Times New Roman" w:hAnsi="Times New Roman" w:eastAsia="Times New Roman" w:cs="Times New Roman"/>
                <w:sz w:val="24"/>
                <w:szCs w:val="24"/>
              </w:rPr>
            </w:rPrChange>
          </w:rPr>
          <w:delText>Develop an intuitive and accessible user interface that can be used by both students and supervisors with minimal training.</w:delText>
        </w:r>
      </w:del>
    </w:p>
    <w:p w14:paraId="7C63F012">
      <w:pPr>
        <w:numPr>
          <w:ilvl w:val="0"/>
          <w:numId w:val="0"/>
        </w:numPr>
        <w:spacing w:before="100" w:beforeAutospacing="1" w:after="100" w:afterAutospacing="1" w:line="240" w:lineRule="auto"/>
        <w:ind w:left="720" w:firstLine="0"/>
        <w:rPr>
          <w:rFonts w:ascii="Times New Roman" w:hAnsi="Times New Roman" w:eastAsia="Times New Roman" w:cs="Times New Roman"/>
          <w:sz w:val="24"/>
          <w:szCs w:val="24"/>
        </w:rPr>
        <w:pPrChange w:id="265" w:author="Tayyab Mehboob" w:date="2025-03-26T13:10:00Z">
          <w:pPr>
            <w:numPr>
              <w:ilvl w:val="0"/>
              <w:numId w:val="6"/>
            </w:numPr>
            <w:spacing w:before="100" w:beforeAutospacing="1" w:after="100" w:afterAutospacing="1" w:line="240" w:lineRule="auto"/>
            <w:ind w:left="720" w:hanging="360"/>
          </w:pPr>
        </w:pPrChange>
      </w:pPr>
    </w:p>
    <w:p w14:paraId="20FDF028">
      <w:pPr>
        <w:pStyle w:val="41"/>
        <w:numPr>
          <w:ilvl w:val="0"/>
          <w:numId w:val="6"/>
        </w:numPr>
        <w:spacing w:before="100" w:beforeAutospacing="1" w:after="100" w:afterAutospacing="1" w:line="240" w:lineRule="auto"/>
        <w:outlineLvl w:val="1"/>
        <w:rPr>
          <w:ins w:id="267" w:author="Sayed Mehmood" w:date="2026-10-07T13:59:00Z"/>
          <w:rStyle w:val="28"/>
        </w:rPr>
        <w:pPrChange w:id="266" w:author="Tayyab Mehboob" w:date="2025-03-26T13:10:00Z">
          <w:pPr>
            <w:spacing w:before="100" w:beforeAutospacing="1" w:after="100" w:afterAutospacing="1" w:line="240" w:lineRule="auto"/>
            <w:outlineLvl w:val="1"/>
          </w:pPr>
        </w:pPrChange>
      </w:pPr>
      <w:del w:id="268" w:author="Tayyab Mehboob" w:date="2025-03-26T13:10:00Z">
        <w:bookmarkStart w:id="6" w:name="_Toc193890180"/>
        <w:r>
          <w:rPr>
            <w:rFonts w:ascii="Times New Roman" w:hAnsi="Times New Roman" w:eastAsia="Times New Roman" w:cs="Times New Roman"/>
            <w:b/>
            <w:bCs/>
            <w:sz w:val="32"/>
            <w:szCs w:val="32"/>
            <w:rPrChange w:id="269" w:author="Tayyab Mehboob" w:date="2025-03-26T13:10:00Z">
              <w:rPr>
                <w:rFonts w:ascii="Times New Roman" w:hAnsi="Times New Roman" w:eastAsia="Times New Roman" w:cs="Times New Roman"/>
                <w:b/>
                <w:bCs/>
                <w:sz w:val="36"/>
                <w:szCs w:val="36"/>
              </w:rPr>
            </w:rPrChange>
          </w:rPr>
          <w:delText>5.3</w:delText>
        </w:r>
      </w:del>
      <w:r>
        <w:rPr>
          <w:rFonts w:ascii="Times New Roman" w:hAnsi="Times New Roman" w:eastAsia="Times New Roman" w:cs="Times New Roman"/>
          <w:b/>
          <w:bCs/>
          <w:sz w:val="32"/>
          <w:szCs w:val="32"/>
          <w:rPrChange w:id="270" w:author="Tayyab Mehboob" w:date="2025-03-26T13:10:00Z">
            <w:rPr>
              <w:rFonts w:ascii="Times New Roman" w:hAnsi="Times New Roman" w:eastAsia="Times New Roman" w:cs="Times New Roman"/>
              <w:b/>
              <w:bCs/>
              <w:sz w:val="36"/>
              <w:szCs w:val="36"/>
            </w:rPr>
          </w:rPrChange>
        </w:rPr>
        <w:t xml:space="preserve"> </w:t>
      </w:r>
      <w:r>
        <w:rPr>
          <w:rStyle w:val="28"/>
          <w:rFonts w:ascii="Times New Roman" w:hAnsi="Times New Roman" w:eastAsia="Times New Roman" w:cs="Times New Roman"/>
          <w:b/>
          <w:bCs/>
          <w:sz w:val="36"/>
          <w:szCs w:val="36"/>
          <w:rPrChange w:id="271" w:author="MUHAMMAD HAMAD" w:date="2025-03-26T13:49:00Z">
            <w:rPr>
              <w:rFonts w:ascii="Times New Roman" w:hAnsi="Times New Roman" w:eastAsia="Times New Roman" w:cs="Times New Roman"/>
              <w:b/>
              <w:bCs/>
              <w:sz w:val="36"/>
              <w:szCs w:val="36"/>
            </w:rPr>
          </w:rPrChange>
        </w:rPr>
        <w:t>Definitions, Acronyms, and Abbreviations</w:t>
      </w:r>
      <w:bookmarkEnd w:id="6"/>
    </w:p>
    <w:p w14:paraId="48F2EDB2">
      <w:pPr>
        <w:pStyle w:val="15"/>
        <w:rPr>
          <w:ins w:id="272" w:author="Sayed Mehmood" w:date="2026-10-07T13:59:00Z"/>
        </w:rPr>
      </w:pPr>
      <w:ins w:id="273" w:author="Sayed Mehmood" w:date="2026-10-07T13:59:00Z">
        <w:r>
          <w:rPr/>
          <w:t>This section provides definitions of the important terms, acronyms, and abbreviations used in the Bakery Ordering System.</w:t>
        </w:r>
      </w:ins>
    </w:p>
    <w:p w14:paraId="1BD57C42">
      <w:pPr>
        <w:pStyle w:val="15"/>
        <w:rPr>
          <w:ins w:id="274" w:author="Sayed Mehmood [2]" w:date="2026-10-07T19:52:04Z"/>
          <w:rStyle w:val="16"/>
        </w:rPr>
      </w:pPr>
    </w:p>
    <w:p w14:paraId="2A95A43A">
      <w:pPr>
        <w:pStyle w:val="15"/>
        <w:rPr>
          <w:ins w:id="275" w:author="Sayed Mehmood" w:date="2026-10-07T13:59:00Z"/>
          <w:rStyle w:val="16"/>
        </w:rPr>
      </w:pPr>
      <w:ins w:id="276" w:author="Sayed Mehmood" w:date="2026-10-07T13:59:00Z">
        <w:r>
          <w:rPr>
            <w:rStyle w:val="16"/>
          </w:rPr>
          <w:t>Bakery Ordering System (BOS):</w:t>
        </w:r>
      </w:ins>
    </w:p>
    <w:p w14:paraId="49CA0163">
      <w:pPr>
        <w:pStyle w:val="15"/>
        <w:rPr>
          <w:ins w:id="277" w:author="Sayed Mehmood" w:date="2026-10-07T13:59:00Z"/>
        </w:rPr>
      </w:pPr>
      <w:ins w:id="278" w:author="Sayed Mehmood" w:date="2026-10-07T13:59:00Z">
        <w:r>
          <w:rPr/>
          <w:t xml:space="preserve"> A system designed to manage bakery products, customer orders, payments, discounts, and deliveries.</w:t>
        </w:r>
      </w:ins>
    </w:p>
    <w:p w14:paraId="65A41545">
      <w:pPr>
        <w:pStyle w:val="15"/>
        <w:rPr>
          <w:ins w:id="279" w:author="Sayed Mehmood" w:date="2026-10-07T13:59:00Z"/>
        </w:rPr>
      </w:pPr>
      <w:ins w:id="280" w:author="Sayed Mehmood" w:date="2026-10-07T13:59:00Z">
        <w:r>
          <w:rPr>
            <w:rStyle w:val="16"/>
          </w:rPr>
          <w:t>Customer:</w:t>
        </w:r>
      </w:ins>
      <w:ins w:id="281" w:author="Sayed Mehmood" w:date="2026-10-07T13:59:00Z">
        <w:r>
          <w:rPr/>
          <w:t xml:space="preserve"> A person who selects bakery products and places an order.</w:t>
        </w:r>
      </w:ins>
    </w:p>
    <w:p w14:paraId="62D0DDE4">
      <w:pPr>
        <w:pStyle w:val="15"/>
        <w:rPr>
          <w:ins w:id="282" w:author="Sayed Mehmood" w:date="2026-10-07T13:59:00Z"/>
        </w:rPr>
      </w:pPr>
      <w:ins w:id="283" w:author="Sayed Mehmood" w:date="2026-10-07T13:59:00Z">
        <w:r>
          <w:rPr>
            <w:rStyle w:val="16"/>
          </w:rPr>
          <w:t>Salesman:</w:t>
        </w:r>
      </w:ins>
      <w:ins w:id="284" w:author="Sayed Mehmood" w:date="2026-10-07T13:59:00Z">
        <w:r>
          <w:rPr/>
          <w:t xml:space="preserve"> A bakery staff member responsible for handling customer orders, payments, delivery details, and order processing.</w:t>
        </w:r>
      </w:ins>
    </w:p>
    <w:p w14:paraId="01DD6E44">
      <w:pPr>
        <w:pStyle w:val="15"/>
        <w:rPr>
          <w:ins w:id="285" w:author="Sayed Mehmood" w:date="2026-10-07T13:59:00Z"/>
        </w:rPr>
      </w:pPr>
      <w:ins w:id="286" w:author="Sayed Mehmood" w:date="2026-10-07T13:59:00Z">
        <w:r>
          <w:rPr>
            <w:rStyle w:val="16"/>
          </w:rPr>
          <w:t>Order:</w:t>
        </w:r>
      </w:ins>
      <w:ins w:id="287" w:author="Sayed Mehmood" w:date="2026-10-07T13:59:00Z">
        <w:r>
          <w:rPr/>
          <w:t xml:space="preserve"> A request made by a customer to purchase one or more bakery products.</w:t>
        </w:r>
      </w:ins>
    </w:p>
    <w:p w14:paraId="26DBD28A">
      <w:pPr>
        <w:pStyle w:val="15"/>
        <w:rPr>
          <w:ins w:id="288" w:author="Sayed Mehmood" w:date="2026-10-07T13:59:00Z"/>
        </w:rPr>
      </w:pPr>
      <w:ins w:id="289" w:author="Sayed Mehmood" w:date="2026-10-07T13:59:00Z">
        <w:r>
          <w:rPr>
            <w:rStyle w:val="16"/>
          </w:rPr>
          <w:t>Bakery Product:</w:t>
        </w:r>
      </w:ins>
      <w:ins w:id="290" w:author="Sayed Mehmood" w:date="2026-10-07T13:59:00Z">
        <w:r>
          <w:rPr/>
          <w:t xml:space="preserve"> Any food item offered by the bakery for sale through the system.</w:t>
        </w:r>
      </w:ins>
    </w:p>
    <w:p w14:paraId="5A28B593">
      <w:pPr>
        <w:pStyle w:val="15"/>
        <w:rPr>
          <w:ins w:id="291" w:author="Sayed Mehmood" w:date="2026-10-07T13:59:00Z"/>
        </w:rPr>
      </w:pPr>
      <w:ins w:id="292" w:author="Sayed Mehmood" w:date="2026-10-07T13:59:00Z">
        <w:r>
          <w:rPr>
            <w:rStyle w:val="16"/>
          </w:rPr>
          <w:t>Delivery Area:</w:t>
        </w:r>
      </w:ins>
      <w:ins w:id="293" w:author="Sayed Mehmood" w:date="2026-10-07T13:59:00Z">
        <w:r>
          <w:rPr/>
          <w:t xml:space="preserve"> The location or area where the bakery provides delivery services.</w:t>
        </w:r>
      </w:ins>
    </w:p>
    <w:p w14:paraId="66CAB725">
      <w:pPr>
        <w:pStyle w:val="15"/>
        <w:rPr>
          <w:ins w:id="294" w:author="Sayed Mehmood" w:date="2026-10-07T13:59:00Z"/>
        </w:rPr>
      </w:pPr>
      <w:ins w:id="295" w:author="Sayed Mehmood" w:date="2026-10-07T13:59:00Z">
        <w:r>
          <w:rPr>
            <w:rStyle w:val="16"/>
          </w:rPr>
          <w:t>Discount:</w:t>
        </w:r>
      </w:ins>
      <w:ins w:id="296" w:author="Sayed Mehmood" w:date="2026-10-07T13:59:00Z">
        <w:r>
          <w:rPr/>
          <w:t xml:space="preserve"> A reduction in the original price of a product or order.</w:t>
        </w:r>
      </w:ins>
    </w:p>
    <w:p w14:paraId="09E0F21E">
      <w:pPr>
        <w:pStyle w:val="15"/>
        <w:rPr>
          <w:ins w:id="297" w:author="Sayed Mehmood" w:date="2026-10-07T13:59:00Z"/>
        </w:rPr>
      </w:pPr>
      <w:ins w:id="298" w:author="Sayed Mehmood" w:date="2026-10-07T13:59:00Z">
        <w:r>
          <w:rPr>
            <w:rStyle w:val="16"/>
          </w:rPr>
          <w:t>Package Deal:</w:t>
        </w:r>
      </w:ins>
      <w:ins w:id="299" w:author="Sayed Mehmood" w:date="2026-10-07T13:59:00Z">
        <w:r>
          <w:rPr/>
          <w:t xml:space="preserve"> A combination of bakery products offered together at a special price.</w:t>
        </w:r>
      </w:ins>
    </w:p>
    <w:p w14:paraId="15B51D0D">
      <w:pPr>
        <w:pStyle w:val="15"/>
        <w:rPr>
          <w:ins w:id="300" w:author="Sayed Mehmood" w:date="2026-10-07T13:59:00Z"/>
        </w:rPr>
      </w:pPr>
      <w:ins w:id="301" w:author="Sayed Mehmood" w:date="2026-10-07T13:59:00Z">
        <w:r>
          <w:rPr>
            <w:rStyle w:val="16"/>
          </w:rPr>
          <w:t>SRS:</w:t>
        </w:r>
      </w:ins>
      <w:ins w:id="302" w:author="Sayed Mehmood" w:date="2026-10-07T13:59:00Z">
        <w:r>
          <w:rPr/>
          <w:t xml:space="preserve"> Software Requirements Specification, a document that describes the requirements of the system.</w:t>
        </w:r>
      </w:ins>
    </w:p>
    <w:p w14:paraId="60283F62">
      <w:pPr>
        <w:pStyle w:val="41"/>
        <w:numPr>
          <w:ilvl w:val="0"/>
          <w:numId w:val="6"/>
        </w:numPr>
        <w:spacing w:before="100" w:beforeAutospacing="1" w:after="100" w:afterAutospacing="1" w:line="240" w:lineRule="auto"/>
        <w:outlineLvl w:val="1"/>
        <w:rPr>
          <w:rStyle w:val="28"/>
          <w:rFonts w:ascii="Times New Roman" w:hAnsi="Times New Roman" w:eastAsia="Times New Roman" w:cs="Times New Roman"/>
          <w:b/>
          <w:bCs/>
          <w:sz w:val="36"/>
          <w:szCs w:val="36"/>
          <w:rPrChange w:id="304" w:author="MUHAMMAD HAMAD" w:date="2025-03-26T13:49:00Z">
            <w:rPr>
              <w:rFonts w:ascii="Times New Roman" w:hAnsi="Times New Roman" w:eastAsia="Times New Roman" w:cs="Times New Roman"/>
              <w:b/>
              <w:bCs/>
              <w:sz w:val="36"/>
              <w:szCs w:val="36"/>
            </w:rPr>
          </w:rPrChange>
        </w:rPr>
        <w:pPrChange w:id="303" w:author="Tayyab Mehboob" w:date="2025-03-26T13:10:00Z">
          <w:pPr>
            <w:spacing w:before="100" w:beforeAutospacing="1" w:after="100" w:afterAutospacing="1" w:line="240" w:lineRule="auto"/>
            <w:outlineLvl w:val="1"/>
          </w:pPr>
        </w:pPrChange>
      </w:pPr>
    </w:p>
    <w:p w14:paraId="03146D45">
      <w:pPr>
        <w:numPr>
          <w:ilvl w:val="0"/>
          <w:numId w:val="7"/>
        </w:numPr>
        <w:spacing w:before="100" w:beforeAutospacing="1" w:after="100" w:afterAutospacing="1" w:line="240" w:lineRule="auto"/>
        <w:rPr>
          <w:del w:id="305" w:author="Sayed Mehmood" w:date="2026-10-07T13:57:00Z"/>
          <w:rFonts w:ascii="Times New Roman" w:hAnsi="Times New Roman" w:eastAsia="Times New Roman" w:cs="Times New Roman"/>
          <w:sz w:val="24"/>
          <w:szCs w:val="24"/>
        </w:rPr>
      </w:pPr>
      <w:del w:id="306" w:author="Sayed Mehmood" w:date="2026-10-07T13:57:00Z">
        <w:r>
          <w:rPr>
            <w:rFonts w:ascii="Times New Roman" w:hAnsi="Times New Roman" w:eastAsia="Times New Roman" w:cs="Times New Roman"/>
            <w:b/>
            <w:bCs/>
            <w:sz w:val="24"/>
            <w:szCs w:val="24"/>
          </w:rPr>
          <w:delText>ProjectConnect</w:delText>
        </w:r>
      </w:del>
      <w:ins w:id="307" w:author="Tayyab Mehboob" w:date="2025-03-26T13:10:00Z">
        <w:del w:id="308" w:author="Sayed Mehmood" w:date="2026-10-07T13:57:00Z">
          <w:r>
            <w:rPr>
              <w:rFonts w:ascii="Times New Roman" w:hAnsi="Times New Roman" w:eastAsia="Times New Roman" w:cs="Times New Roman"/>
              <w:b/>
              <w:bCs/>
              <w:sz w:val="24"/>
              <w:szCs w:val="24"/>
            </w:rPr>
            <w:delText>Project management s</w:delText>
          </w:r>
        </w:del>
      </w:ins>
      <w:ins w:id="309" w:author="Tayyab Mehboob" w:date="2025-03-26T13:11:00Z">
        <w:del w:id="310" w:author="Sayed Mehmood" w:date="2026-10-07T13:57:00Z">
          <w:r>
            <w:rPr>
              <w:rFonts w:ascii="Times New Roman" w:hAnsi="Times New Roman" w:eastAsia="Times New Roman" w:cs="Times New Roman"/>
              <w:b/>
              <w:bCs/>
              <w:sz w:val="24"/>
              <w:szCs w:val="24"/>
            </w:rPr>
            <w:delText>ystem</w:delText>
          </w:r>
        </w:del>
      </w:ins>
      <w:del w:id="311" w:author="Sayed Mehmood" w:date="2026-10-07T13:57:00Z">
        <w:r>
          <w:rPr>
            <w:rFonts w:ascii="Times New Roman" w:hAnsi="Times New Roman" w:eastAsia="Times New Roman" w:cs="Times New Roman"/>
            <w:b/>
            <w:bCs/>
            <w:sz w:val="24"/>
            <w:szCs w:val="24"/>
          </w:rPr>
          <w:delText>:</w:delText>
        </w:r>
      </w:del>
      <w:del w:id="312" w:author="Sayed Mehmood" w:date="2026-10-07T13:57:00Z">
        <w:r>
          <w:rPr>
            <w:rFonts w:ascii="Times New Roman" w:hAnsi="Times New Roman" w:eastAsia="Times New Roman" w:cs="Times New Roman"/>
            <w:sz w:val="24"/>
            <w:szCs w:val="24"/>
          </w:rPr>
          <w:delText xml:space="preserve"> The name of the project management system.</w:delText>
        </w:r>
      </w:del>
    </w:p>
    <w:p w14:paraId="41B09B4D">
      <w:pPr>
        <w:numPr>
          <w:ilvl w:val="0"/>
          <w:numId w:val="7"/>
        </w:numPr>
        <w:spacing w:before="100" w:beforeAutospacing="1" w:after="100" w:afterAutospacing="1" w:line="240" w:lineRule="auto"/>
        <w:rPr>
          <w:del w:id="313" w:author="Sayed Mehmood" w:date="2026-10-07T13:57:00Z"/>
          <w:rFonts w:ascii="Times New Roman" w:hAnsi="Times New Roman" w:eastAsia="Times New Roman" w:cs="Times New Roman"/>
          <w:sz w:val="24"/>
          <w:szCs w:val="24"/>
        </w:rPr>
      </w:pPr>
      <w:del w:id="314" w:author="Sayed Mehmood" w:date="2026-10-07T13:57:00Z">
        <w:r>
          <w:rPr>
            <w:rFonts w:ascii="Times New Roman" w:hAnsi="Times New Roman" w:eastAsia="Times New Roman" w:cs="Times New Roman"/>
            <w:b/>
            <w:bCs/>
            <w:sz w:val="24"/>
            <w:szCs w:val="24"/>
          </w:rPr>
          <w:delText>SRS:</w:delText>
        </w:r>
      </w:del>
      <w:del w:id="315" w:author="Sayed Mehmood" w:date="2026-10-07T13:57:00Z">
        <w:r>
          <w:rPr>
            <w:rFonts w:ascii="Times New Roman" w:hAnsi="Times New Roman" w:eastAsia="Times New Roman" w:cs="Times New Roman"/>
            <w:sz w:val="24"/>
            <w:szCs w:val="24"/>
          </w:rPr>
          <w:delText xml:space="preserve"> Software Requirements Specification.</w:delText>
        </w:r>
      </w:del>
    </w:p>
    <w:p w14:paraId="2F42AB66">
      <w:pPr>
        <w:numPr>
          <w:ilvl w:val="0"/>
          <w:numId w:val="7"/>
        </w:numPr>
        <w:spacing w:before="100" w:beforeAutospacing="1" w:after="100" w:afterAutospacing="1" w:line="240" w:lineRule="auto"/>
        <w:rPr>
          <w:del w:id="316" w:author="Sayed Mehmood" w:date="2026-10-07T13:57:00Z"/>
          <w:rFonts w:ascii="Times New Roman" w:hAnsi="Times New Roman" w:eastAsia="Times New Roman" w:cs="Times New Roman"/>
          <w:sz w:val="24"/>
          <w:szCs w:val="24"/>
        </w:rPr>
      </w:pPr>
      <w:del w:id="317" w:author="Sayed Mehmood" w:date="2026-10-07T13:57:00Z">
        <w:r>
          <w:rPr>
            <w:rFonts w:ascii="Times New Roman" w:hAnsi="Times New Roman" w:eastAsia="Times New Roman" w:cs="Times New Roman"/>
            <w:b/>
            <w:bCs/>
            <w:sz w:val="24"/>
            <w:szCs w:val="24"/>
          </w:rPr>
          <w:delText>Supervisor:</w:delText>
        </w:r>
      </w:del>
      <w:del w:id="318" w:author="Sayed Mehmood" w:date="2026-10-07T13:57:00Z">
        <w:r>
          <w:rPr>
            <w:rFonts w:ascii="Times New Roman" w:hAnsi="Times New Roman" w:eastAsia="Times New Roman" w:cs="Times New Roman"/>
            <w:sz w:val="24"/>
            <w:szCs w:val="24"/>
          </w:rPr>
          <w:delText xml:space="preserve"> A faculty member assigned to guide and evaluate the student’s project.</w:delText>
        </w:r>
      </w:del>
    </w:p>
    <w:p w14:paraId="2BB62B0B">
      <w:pPr>
        <w:numPr>
          <w:ilvl w:val="0"/>
          <w:numId w:val="7"/>
        </w:numPr>
        <w:spacing w:before="100" w:beforeAutospacing="1" w:after="100" w:afterAutospacing="1" w:line="240" w:lineRule="auto"/>
        <w:rPr>
          <w:del w:id="319" w:author="Sayed Mehmood" w:date="2026-10-07T13:57:00Z"/>
          <w:rFonts w:ascii="Times New Roman" w:hAnsi="Times New Roman" w:eastAsia="Times New Roman" w:cs="Times New Roman"/>
          <w:sz w:val="24"/>
          <w:szCs w:val="24"/>
        </w:rPr>
      </w:pPr>
      <w:del w:id="320" w:author="Sayed Mehmood" w:date="2026-10-07T13:57:00Z">
        <w:r>
          <w:rPr>
            <w:rFonts w:ascii="Times New Roman" w:hAnsi="Times New Roman" w:eastAsia="Times New Roman" w:cs="Times New Roman"/>
            <w:b/>
            <w:bCs/>
            <w:sz w:val="24"/>
            <w:szCs w:val="24"/>
          </w:rPr>
          <w:delText>Student:</w:delText>
        </w:r>
      </w:del>
      <w:del w:id="321" w:author="Sayed Mehmood" w:date="2026-10-07T13:57:00Z">
        <w:r>
          <w:rPr>
            <w:rFonts w:ascii="Times New Roman" w:hAnsi="Times New Roman" w:eastAsia="Times New Roman" w:cs="Times New Roman"/>
            <w:sz w:val="24"/>
            <w:szCs w:val="24"/>
          </w:rPr>
          <w:delText xml:space="preserve"> A final semester student enrolled in the Department of Computer Science.</w:delText>
        </w:r>
      </w:del>
    </w:p>
    <w:p w14:paraId="069E0750">
      <w:pPr>
        <w:numPr>
          <w:ilvl w:val="0"/>
          <w:numId w:val="7"/>
        </w:numPr>
        <w:spacing w:before="100" w:beforeAutospacing="1" w:after="100" w:afterAutospacing="1" w:line="240" w:lineRule="auto"/>
        <w:rPr>
          <w:del w:id="322" w:author="Sayed Mehmood" w:date="2026-10-07T13:57:00Z"/>
          <w:rFonts w:ascii="Times New Roman" w:hAnsi="Times New Roman" w:eastAsia="Times New Roman" w:cs="Times New Roman"/>
          <w:sz w:val="24"/>
          <w:szCs w:val="24"/>
        </w:rPr>
      </w:pPr>
      <w:del w:id="323" w:author="Sayed Mehmood" w:date="2026-10-07T13:57:00Z">
        <w:r>
          <w:rPr>
            <w:rFonts w:ascii="Times New Roman" w:hAnsi="Times New Roman" w:eastAsia="Times New Roman" w:cs="Times New Roman"/>
            <w:b/>
            <w:bCs/>
            <w:sz w:val="24"/>
            <w:szCs w:val="24"/>
          </w:rPr>
          <w:delText>Work Product:</w:delText>
        </w:r>
      </w:del>
      <w:del w:id="324" w:author="Sayed Mehmood" w:date="2026-10-07T13:57:00Z">
        <w:r>
          <w:rPr>
            <w:rFonts w:ascii="Times New Roman" w:hAnsi="Times New Roman" w:eastAsia="Times New Roman" w:cs="Times New Roman"/>
            <w:sz w:val="24"/>
            <w:szCs w:val="24"/>
          </w:rPr>
          <w:delText xml:space="preserve"> Any deliverable submitted by a student as part of the project, such as reports, code, or presentations.</w:delText>
        </w:r>
      </w:del>
    </w:p>
    <w:p w14:paraId="778B3205">
      <w:pPr>
        <w:numPr>
          <w:ilvl w:val="0"/>
          <w:numId w:val="7"/>
        </w:numPr>
        <w:spacing w:before="100" w:beforeAutospacing="1" w:after="100" w:afterAutospacing="1" w:line="240" w:lineRule="auto"/>
        <w:rPr>
          <w:del w:id="325" w:author="Sayed Mehmood" w:date="2026-10-07T13:57:00Z"/>
          <w:rFonts w:ascii="Times New Roman" w:hAnsi="Times New Roman" w:eastAsia="Times New Roman" w:cs="Times New Roman"/>
          <w:sz w:val="24"/>
          <w:szCs w:val="24"/>
        </w:rPr>
      </w:pPr>
      <w:del w:id="326" w:author="Sayed Mehmood" w:date="2026-10-07T13:57:00Z">
        <w:r>
          <w:rPr>
            <w:rFonts w:ascii="Times New Roman" w:hAnsi="Times New Roman" w:eastAsia="Times New Roman" w:cs="Times New Roman"/>
            <w:b/>
            <w:bCs/>
            <w:sz w:val="24"/>
            <w:szCs w:val="24"/>
          </w:rPr>
          <w:delText>Version Control:</w:delText>
        </w:r>
      </w:del>
      <w:del w:id="327" w:author="Sayed Mehmood" w:date="2026-10-07T13:57:00Z">
        <w:r>
          <w:rPr>
            <w:rFonts w:ascii="Times New Roman" w:hAnsi="Times New Roman" w:eastAsia="Times New Roman" w:cs="Times New Roman"/>
            <w:sz w:val="24"/>
            <w:szCs w:val="24"/>
          </w:rPr>
          <w:delText xml:space="preserve"> A system feature that tracks revisions of submitted work products.</w:delText>
        </w:r>
      </w:del>
    </w:p>
    <w:p w14:paraId="320ADF3B">
      <w:pPr>
        <w:numPr>
          <w:ilvl w:val="0"/>
          <w:numId w:val="7"/>
        </w:numPr>
        <w:spacing w:before="100" w:beforeAutospacing="1" w:after="100" w:afterAutospacing="1" w:line="240" w:lineRule="auto"/>
        <w:rPr>
          <w:del w:id="328" w:author="Sayed Mehmood" w:date="2026-10-07T13:57:00Z"/>
          <w:rFonts w:ascii="Times New Roman" w:hAnsi="Times New Roman" w:eastAsia="Times New Roman" w:cs="Times New Roman"/>
          <w:sz w:val="24"/>
          <w:szCs w:val="24"/>
        </w:rPr>
      </w:pPr>
      <w:del w:id="329" w:author="Sayed Mehmood" w:date="2026-10-07T13:57:00Z">
        <w:r>
          <w:rPr>
            <w:rFonts w:ascii="Times New Roman" w:hAnsi="Times New Roman" w:eastAsia="Times New Roman" w:cs="Times New Roman"/>
            <w:b/>
            <w:bCs/>
            <w:sz w:val="24"/>
            <w:szCs w:val="24"/>
          </w:rPr>
          <w:delText>UI:</w:delText>
        </w:r>
      </w:del>
      <w:del w:id="330" w:author="Sayed Mehmood" w:date="2026-10-07T13:57:00Z">
        <w:r>
          <w:rPr>
            <w:rFonts w:ascii="Times New Roman" w:hAnsi="Times New Roman" w:eastAsia="Times New Roman" w:cs="Times New Roman"/>
            <w:sz w:val="24"/>
            <w:szCs w:val="24"/>
          </w:rPr>
          <w:delText xml:space="preserve"> User Interface.</w:delText>
        </w:r>
      </w:del>
    </w:p>
    <w:p w14:paraId="6622A62F">
      <w:pPr>
        <w:numPr>
          <w:ilvl w:val="0"/>
          <w:numId w:val="7"/>
        </w:numPr>
        <w:spacing w:before="100" w:beforeAutospacing="1" w:after="100" w:afterAutospacing="1" w:line="240" w:lineRule="auto"/>
        <w:rPr>
          <w:del w:id="331" w:author="Sayed Mehmood" w:date="2026-10-07T13:57:00Z"/>
          <w:rFonts w:ascii="Times New Roman" w:hAnsi="Times New Roman" w:eastAsia="Times New Roman" w:cs="Times New Roman"/>
          <w:sz w:val="24"/>
          <w:szCs w:val="24"/>
        </w:rPr>
      </w:pPr>
      <w:del w:id="332" w:author="Sayed Mehmood" w:date="2026-10-07T13:57:00Z">
        <w:r>
          <w:rPr>
            <w:rFonts w:ascii="Times New Roman" w:hAnsi="Times New Roman" w:eastAsia="Times New Roman" w:cs="Times New Roman"/>
            <w:b/>
            <w:bCs/>
            <w:sz w:val="24"/>
            <w:szCs w:val="24"/>
          </w:rPr>
          <w:delText>API:</w:delText>
        </w:r>
      </w:del>
      <w:del w:id="333" w:author="Sayed Mehmood" w:date="2026-10-07T13:57:00Z">
        <w:r>
          <w:rPr>
            <w:rFonts w:ascii="Times New Roman" w:hAnsi="Times New Roman" w:eastAsia="Times New Roman" w:cs="Times New Roman"/>
            <w:sz w:val="24"/>
            <w:szCs w:val="24"/>
          </w:rPr>
          <w:delText xml:space="preserve"> Application Programming Interface.</w:delText>
        </w:r>
      </w:del>
    </w:p>
    <w:p w14:paraId="5A4E4B6A">
      <w:pPr>
        <w:numPr>
          <w:ilvl w:val="0"/>
          <w:numId w:val="0"/>
        </w:numPr>
        <w:spacing w:before="100" w:beforeAutospacing="1" w:after="100" w:afterAutospacing="1" w:line="240" w:lineRule="auto"/>
        <w:ind w:left="720" w:firstLine="0"/>
        <w:rPr>
          <w:del w:id="335" w:author="MUHAMMAD HAMAD" w:date="2025-03-26T13:50:00Z"/>
          <w:rFonts w:ascii="Times New Roman" w:hAnsi="Times New Roman" w:eastAsia="Times New Roman" w:cs="Times New Roman"/>
          <w:sz w:val="24"/>
          <w:szCs w:val="24"/>
        </w:rPr>
        <w:pPrChange w:id="334" w:author="MUHAMMAD HAMAD" w:date="2025-03-26T13:50:00Z">
          <w:pPr>
            <w:numPr>
              <w:ilvl w:val="0"/>
              <w:numId w:val="7"/>
            </w:numPr>
            <w:spacing w:before="100" w:beforeAutospacing="1" w:after="100" w:afterAutospacing="1" w:line="240" w:lineRule="auto"/>
            <w:ind w:left="720" w:hanging="360"/>
          </w:pPr>
        </w:pPrChange>
      </w:pPr>
      <w:del w:id="336" w:author="MUHAMMAD HAMAD" w:date="2025-03-26T13:50:00Z">
        <w:r>
          <w:rPr>
            <w:rFonts w:ascii="Times New Roman" w:hAnsi="Times New Roman" w:eastAsia="Times New Roman" w:cs="Times New Roman"/>
            <w:b/>
            <w:bCs/>
            <w:sz w:val="24"/>
            <w:szCs w:val="24"/>
          </w:rPr>
          <w:delText>[Add any additional terms relevant to your project]</w:delText>
        </w:r>
      </w:del>
    </w:p>
    <w:p w14:paraId="08B00265">
      <w:pPr>
        <w:pStyle w:val="41"/>
        <w:spacing w:before="100" w:beforeAutospacing="1" w:after="100" w:afterAutospacing="1" w:line="240" w:lineRule="auto"/>
        <w:outlineLvl w:val="1"/>
        <w:rPr>
          <w:rFonts w:ascii="Times New Roman" w:hAnsi="Times New Roman" w:eastAsia="Times New Roman" w:cs="Times New Roman"/>
          <w:b/>
          <w:bCs/>
          <w:sz w:val="36"/>
          <w:szCs w:val="36"/>
          <w:rPrChange w:id="338" w:author="Tayyab Mehboob" w:date="2025-03-26T13:11:00Z">
            <w:rPr/>
          </w:rPrChange>
        </w:rPr>
        <w:pPrChange w:id="337" w:author="MUHAMMAD HAMAD" w:date="2025-03-26T13:50:00Z">
          <w:pPr>
            <w:spacing w:before="100" w:beforeAutospacing="1" w:after="100" w:afterAutospacing="1" w:line="240" w:lineRule="auto"/>
            <w:outlineLvl w:val="1"/>
          </w:pPr>
        </w:pPrChange>
      </w:pPr>
      <w:del w:id="339" w:author="MUHAMMAD HAMAD" w:date="2025-03-26T13:50:00Z">
        <w:bookmarkStart w:id="7" w:name="_Toc193890181"/>
        <w:r>
          <w:rPr>
            <w:rFonts w:ascii="Times New Roman" w:hAnsi="Times New Roman" w:eastAsia="Times New Roman" w:cs="Times New Roman"/>
            <w:b/>
            <w:bCs/>
            <w:sz w:val="36"/>
            <w:szCs w:val="36"/>
            <w:rPrChange w:id="340" w:author="Tayyab Mehboob" w:date="2025-03-26T13:11:00Z">
              <w:rPr/>
            </w:rPrChange>
          </w:rPr>
          <w:delText xml:space="preserve">5.4 </w:delText>
        </w:r>
      </w:del>
      <w:r>
        <w:rPr>
          <w:rStyle w:val="28"/>
          <w:rPrChange w:id="341" w:author="MUHAMMAD HAMAD" w:date="2025-03-26T13:50:00Z">
            <w:rPr/>
          </w:rPrChange>
        </w:rPr>
        <w:t>References</w:t>
      </w:r>
      <w:bookmarkEnd w:id="7"/>
    </w:p>
    <w:p w14:paraId="63588AD8">
      <w:pPr>
        <w:numPr>
          <w:ilvl w:val="0"/>
          <w:numId w:val="8"/>
        </w:numPr>
        <w:spacing w:before="100" w:beforeAutospacing="1" w:after="100" w:afterAutospacing="1" w:line="240" w:lineRule="auto"/>
        <w:rPr>
          <w:ins w:id="342" w:author="Sayed Mehmood" w:date="2026-10-07T14:00:00Z"/>
          <w:rFonts w:ascii="Times New Roman" w:hAnsi="Times New Roman" w:eastAsia="Times New Roman" w:cs="Times New Roman"/>
          <w:sz w:val="24"/>
          <w:szCs w:val="24"/>
        </w:rPr>
      </w:pPr>
      <w:ins w:id="343" w:author="Sayed Mehmood" w:date="2026-10-07T14:00:00Z">
        <w:r>
          <w:rPr>
            <w:rFonts w:ascii="Times New Roman" w:hAnsi="Times New Roman" w:eastAsia="Times New Roman" w:cs="Times New Roman"/>
            <w:sz w:val="24"/>
            <w:szCs w:val="24"/>
          </w:rPr>
          <w:t xml:space="preserve">ISO/IEC/IEEE 16326: Systems and Software Engineering – Project Management </w:t>
        </w:r>
      </w:ins>
    </w:p>
    <w:p w14:paraId="56D37C79">
      <w:pPr>
        <w:numPr>
          <w:ilvl w:val="0"/>
          <w:numId w:val="8"/>
        </w:numPr>
        <w:spacing w:before="100" w:beforeAutospacing="1" w:after="100" w:afterAutospacing="1" w:line="240" w:lineRule="auto"/>
        <w:rPr>
          <w:ins w:id="344" w:author="Sayed Mehmood" w:date="2026-10-07T14:00:00Z"/>
          <w:rFonts w:ascii="Times New Roman" w:hAnsi="Times New Roman" w:eastAsia="Times New Roman" w:cs="Times New Roman"/>
          <w:sz w:val="24"/>
          <w:szCs w:val="24"/>
        </w:rPr>
      </w:pPr>
      <w:ins w:id="345" w:author="Sayed Mehmood" w:date="2026-10-07T14:00:00Z">
        <w:r>
          <w:rPr>
            <w:rFonts w:ascii="Times New Roman" w:hAnsi="Times New Roman" w:eastAsia="Times New Roman" w:cs="Times New Roman"/>
            <w:sz w:val="24"/>
            <w:szCs w:val="24"/>
          </w:rPr>
          <w:t xml:space="preserve">• Software Engineering: A Practitioner's Approach – Roger S. Pressman </w:t>
        </w:r>
      </w:ins>
    </w:p>
    <w:p w14:paraId="0A5B1F67">
      <w:pPr>
        <w:numPr>
          <w:ilvl w:val="0"/>
          <w:numId w:val="8"/>
        </w:numPr>
        <w:spacing w:before="100" w:beforeAutospacing="1" w:after="100" w:afterAutospacing="1" w:line="240" w:lineRule="auto"/>
        <w:rPr>
          <w:del w:id="346" w:author="Sayed Mehmood" w:date="2026-10-07T14:00:00Z"/>
          <w:rFonts w:ascii="Times New Roman" w:hAnsi="Times New Roman" w:eastAsia="Times New Roman" w:cs="Times New Roman"/>
          <w:sz w:val="24"/>
          <w:szCs w:val="24"/>
        </w:rPr>
      </w:pPr>
      <w:ins w:id="347" w:author="Sayed Mehmood" w:date="2026-10-07T14:00:00Z">
        <w:r>
          <w:rPr>
            <w:rFonts w:ascii="Times New Roman" w:hAnsi="Times New Roman" w:eastAsia="Times New Roman" w:cs="Times New Roman"/>
            <w:sz w:val="24"/>
            <w:szCs w:val="24"/>
          </w:rPr>
          <w:t>• Project Management for Software Engineering – Richard H. Thayer</w:t>
        </w:r>
      </w:ins>
      <w:del w:id="348" w:author="Sayed Mehmood" w:date="2026-10-07T14:00:00Z">
        <w:r>
          <w:rPr>
            <w:rFonts w:ascii="Times New Roman" w:hAnsi="Times New Roman" w:eastAsia="Times New Roman" w:cs="Times New Roman"/>
            <w:sz w:val="24"/>
            <w:szCs w:val="24"/>
          </w:rPr>
          <w:delText>IEEE Standard for Software Requirements Specifications (IEEE Std 830-1998).</w:delText>
        </w:r>
      </w:del>
    </w:p>
    <w:p w14:paraId="64D0660B">
      <w:pPr>
        <w:numPr>
          <w:ilvl w:val="0"/>
          <w:numId w:val="8"/>
        </w:numPr>
        <w:spacing w:before="100" w:beforeAutospacing="1" w:after="100" w:afterAutospacing="1" w:line="240" w:lineRule="auto"/>
        <w:rPr>
          <w:del w:id="349" w:author="Sayed Mehmood" w:date="2026-10-07T14:00:00Z"/>
          <w:rFonts w:ascii="Times New Roman" w:hAnsi="Times New Roman" w:eastAsia="Times New Roman" w:cs="Times New Roman"/>
          <w:sz w:val="24"/>
          <w:szCs w:val="24"/>
        </w:rPr>
      </w:pPr>
      <w:del w:id="350" w:author="Sayed Mehmood" w:date="2026-10-07T14:00:00Z">
        <w:r>
          <w:rPr>
            <w:rFonts w:ascii="Times New Roman" w:hAnsi="Times New Roman" w:eastAsia="Times New Roman" w:cs="Times New Roman"/>
            <w:sz w:val="24"/>
            <w:szCs w:val="24"/>
          </w:rPr>
          <w:delText>ISO/IEC/IEEE 16326:2019 Guidelines for Life Cycle Processes – Project Management.</w:delText>
        </w:r>
      </w:del>
    </w:p>
    <w:p w14:paraId="29E7939B">
      <w:pPr>
        <w:numPr>
          <w:ilvl w:val="0"/>
          <w:numId w:val="8"/>
        </w:numPr>
        <w:spacing w:before="100" w:beforeAutospacing="1" w:after="100" w:afterAutospacing="1" w:line="240" w:lineRule="auto"/>
        <w:rPr>
          <w:del w:id="351" w:author="Sayed Mehmood" w:date="2026-10-07T14:00:00Z"/>
          <w:rFonts w:ascii="Times New Roman" w:hAnsi="Times New Roman" w:eastAsia="Times New Roman" w:cs="Times New Roman"/>
          <w:sz w:val="24"/>
          <w:szCs w:val="24"/>
        </w:rPr>
      </w:pPr>
      <w:del w:id="352" w:author="Sayed Mehmood" w:date="2026-10-07T14:00:00Z">
        <w:r>
          <w:rPr>
            <w:rFonts w:ascii="Times New Roman" w:hAnsi="Times New Roman" w:eastAsia="Times New Roman" w:cs="Times New Roman"/>
            <w:sz w:val="24"/>
            <w:szCs w:val="24"/>
          </w:rPr>
          <w:delText>Department of Computer Science Project Guidelines, [University/Department internal documentation].</w:delText>
        </w:r>
      </w:del>
    </w:p>
    <w:p w14:paraId="34167275">
      <w:pPr>
        <w:numPr>
          <w:ilvl w:val="0"/>
          <w:numId w:val="8"/>
        </w:numPr>
        <w:spacing w:before="100" w:beforeAutospacing="1" w:after="100" w:afterAutospacing="1" w:line="240" w:lineRule="auto"/>
        <w:rPr>
          <w:del w:id="353" w:author="Sayed Mehmood" w:date="2026-10-07T14:00:00Z"/>
          <w:rFonts w:ascii="Times New Roman" w:hAnsi="Times New Roman" w:eastAsia="Times New Roman" w:cs="Times New Roman"/>
          <w:sz w:val="24"/>
          <w:szCs w:val="24"/>
        </w:rPr>
      </w:pPr>
      <w:del w:id="354" w:author="Sayed Mehmood" w:date="2026-10-07T14:00:00Z">
        <w:r>
          <w:rPr>
            <w:rFonts w:ascii="Times New Roman" w:hAnsi="Times New Roman" w:eastAsia="Times New Roman" w:cs="Times New Roman"/>
            <w:sz w:val="24"/>
            <w:szCs w:val="24"/>
          </w:rPr>
          <w:delText>Web resources on best practices for version control and project management systems (e.g., Git documentation, Agile project management literature).</w:delText>
        </w:r>
      </w:del>
    </w:p>
    <w:p w14:paraId="5C31C17A">
      <w:pPr>
        <w:numPr>
          <w:ilvl w:val="0"/>
          <w:numId w:val="0"/>
        </w:numPr>
        <w:spacing w:before="100" w:beforeAutospacing="1" w:after="100" w:afterAutospacing="1" w:line="240" w:lineRule="auto"/>
        <w:ind w:left="720" w:firstLine="0"/>
        <w:rPr>
          <w:ins w:id="356" w:author="Sayed Mehmood" w:date="2026-10-07T14:00:00Z"/>
          <w:rFonts w:ascii="Times New Roman" w:hAnsi="Times New Roman" w:eastAsia="Times New Roman" w:cs="Times New Roman"/>
          <w:sz w:val="24"/>
          <w:szCs w:val="24"/>
        </w:rPr>
        <w:pPrChange w:id="355" w:author="MUHAMMAD HAMAD" w:date="2025-03-26T13:50:00Z">
          <w:pPr>
            <w:numPr>
              <w:ilvl w:val="0"/>
              <w:numId w:val="8"/>
            </w:numPr>
            <w:spacing w:before="100" w:beforeAutospacing="1" w:after="100" w:afterAutospacing="1" w:line="240" w:lineRule="auto"/>
            <w:ind w:left="720" w:hanging="360"/>
          </w:pPr>
        </w:pPrChange>
      </w:pPr>
    </w:p>
    <w:p w14:paraId="7BD85064">
      <w:pPr>
        <w:numPr>
          <w:ilvl w:val="0"/>
          <w:numId w:val="0"/>
        </w:numPr>
        <w:spacing w:before="100" w:beforeAutospacing="1" w:after="100" w:afterAutospacing="1" w:line="240" w:lineRule="auto"/>
        <w:ind w:left="720" w:firstLine="0"/>
        <w:rPr>
          <w:ins w:id="358" w:author="Sayed Mehmood" w:date="2026-10-07T14:00:00Z"/>
          <w:rFonts w:ascii="Times New Roman" w:hAnsi="Times New Roman" w:eastAsia="Times New Roman" w:cs="Times New Roman"/>
          <w:sz w:val="24"/>
          <w:szCs w:val="24"/>
        </w:rPr>
        <w:pPrChange w:id="357" w:author="MUHAMMAD HAMAD" w:date="2025-03-26T13:50:00Z">
          <w:pPr>
            <w:numPr>
              <w:ilvl w:val="0"/>
              <w:numId w:val="8"/>
            </w:numPr>
            <w:spacing w:before="100" w:beforeAutospacing="1" w:after="100" w:afterAutospacing="1" w:line="240" w:lineRule="auto"/>
            <w:ind w:left="720" w:hanging="360"/>
          </w:pPr>
        </w:pPrChange>
      </w:pPr>
    </w:p>
    <w:p w14:paraId="3490FBD3">
      <w:pPr>
        <w:numPr>
          <w:ilvl w:val="0"/>
          <w:numId w:val="0"/>
        </w:numPr>
        <w:spacing w:before="100" w:beforeAutospacing="1" w:after="100" w:afterAutospacing="1" w:line="240" w:lineRule="auto"/>
        <w:ind w:left="720" w:firstLine="0"/>
        <w:rPr>
          <w:del w:id="360" w:author="MUHAMMAD HAMAD" w:date="2025-03-26T13:50:00Z"/>
          <w:rFonts w:ascii="Times New Roman" w:hAnsi="Times New Roman" w:eastAsia="Times New Roman" w:cs="Times New Roman"/>
          <w:sz w:val="24"/>
          <w:szCs w:val="24"/>
        </w:rPr>
        <w:pPrChange w:id="359" w:author="MUHAMMAD HAMAD" w:date="2025-03-26T13:50:00Z">
          <w:pPr>
            <w:numPr>
              <w:ilvl w:val="0"/>
              <w:numId w:val="8"/>
            </w:numPr>
            <w:spacing w:before="100" w:beforeAutospacing="1" w:after="100" w:afterAutospacing="1" w:line="240" w:lineRule="auto"/>
            <w:ind w:left="720" w:hanging="360"/>
          </w:pPr>
        </w:pPrChange>
      </w:pPr>
      <w:del w:id="361" w:author="MUHAMMAD HAMAD" w:date="2025-03-26T13:50:00Z">
        <w:r>
          <w:rPr>
            <w:rFonts w:ascii="Times New Roman" w:hAnsi="Times New Roman" w:eastAsia="Times New Roman" w:cs="Times New Roman"/>
            <w:sz w:val="24"/>
            <w:szCs w:val="24"/>
          </w:rPr>
          <w:delText>[Add any additional references relevant to the project]</w:delText>
        </w:r>
      </w:del>
    </w:p>
    <w:p w14:paraId="39198BEB">
      <w:pPr>
        <w:pStyle w:val="41"/>
        <w:numPr>
          <w:ilvl w:val="0"/>
          <w:numId w:val="8"/>
        </w:numPr>
        <w:spacing w:before="100" w:beforeAutospacing="1" w:after="100" w:afterAutospacing="1" w:line="240" w:lineRule="auto"/>
        <w:outlineLvl w:val="1"/>
        <w:rPr>
          <w:rStyle w:val="28"/>
          <w:rPrChange w:id="363" w:author="MUHAMMAD HAMAD" w:date="2025-03-26T13:50:00Z">
            <w:rPr/>
          </w:rPrChange>
        </w:rPr>
        <w:pPrChange w:id="362" w:author="Tayyab Mehboob" w:date="2025-03-26T13:11:00Z">
          <w:pPr>
            <w:spacing w:before="100" w:beforeAutospacing="1" w:after="100" w:afterAutospacing="1" w:line="240" w:lineRule="auto"/>
            <w:outlineLvl w:val="1"/>
          </w:pPr>
        </w:pPrChange>
      </w:pPr>
      <w:del w:id="364" w:author="Tayyab Mehboob" w:date="2025-03-26T13:11:00Z">
        <w:bookmarkStart w:id="8" w:name="_Toc193890182"/>
        <w:r>
          <w:rPr>
            <w:rFonts w:ascii="Times New Roman" w:hAnsi="Times New Roman" w:eastAsia="Times New Roman" w:cs="Times New Roman"/>
            <w:b/>
            <w:bCs/>
            <w:sz w:val="36"/>
            <w:szCs w:val="36"/>
            <w:rPrChange w:id="365" w:author="Tayyab Mehboob" w:date="2025-03-26T13:11:00Z">
              <w:rPr/>
            </w:rPrChange>
          </w:rPr>
          <w:delText>5.5</w:delText>
        </w:r>
      </w:del>
      <w:r>
        <w:rPr>
          <w:rFonts w:ascii="Times New Roman" w:hAnsi="Times New Roman" w:eastAsia="Times New Roman" w:cs="Times New Roman"/>
          <w:b/>
          <w:bCs/>
          <w:sz w:val="36"/>
          <w:szCs w:val="36"/>
          <w:rPrChange w:id="366" w:author="Tayyab Mehboob" w:date="2025-03-26T13:11:00Z">
            <w:rPr/>
          </w:rPrChange>
        </w:rPr>
        <w:t xml:space="preserve"> </w:t>
      </w:r>
      <w:r>
        <w:rPr>
          <w:rStyle w:val="28"/>
          <w:rPrChange w:id="367" w:author="MUHAMMAD HAMAD" w:date="2025-03-26T13:50:00Z">
            <w:rPr/>
          </w:rPrChange>
        </w:rPr>
        <w:t>Overview</w:t>
      </w:r>
      <w:bookmarkEnd w:id="8"/>
    </w:p>
    <w:p w14:paraId="24198E0A">
      <w:pPr>
        <w:pStyle w:val="15"/>
        <w:rPr>
          <w:ins w:id="368" w:author="Sayed Mehmood" w:date="2026-10-07T14:02:00Z"/>
        </w:rPr>
      </w:pPr>
      <w:ins w:id="369" w:author="Sayed Mehmood" w:date="2026-10-07T14:02:00Z">
        <w:r>
          <w:rPr/>
          <w:t xml:space="preserve">This document is organized to provide a comprehensive understanding of the </w:t>
        </w:r>
      </w:ins>
      <w:ins w:id="370" w:author="Sayed Mehmood" w:date="2026-10-07T14:02:00Z">
        <w:r>
          <w:rPr>
            <w:rStyle w:val="16"/>
          </w:rPr>
          <w:t>Bakery Ordering System</w:t>
        </w:r>
      </w:ins>
      <w:ins w:id="371" w:author="Sayed Mehmood" w:date="2026-10-07T14:02:00Z">
        <w:r>
          <w:rPr/>
          <w:t>. The SRS is divided into several main sections:</w:t>
        </w:r>
      </w:ins>
    </w:p>
    <w:p w14:paraId="036ADD0B">
      <w:pPr>
        <w:pStyle w:val="15"/>
        <w:rPr>
          <w:ins w:id="372" w:author="Sayed Mehmood" w:date="2026-10-07T14:02:00Z"/>
        </w:rPr>
      </w:pPr>
      <w:ins w:id="373" w:author="Sayed Mehmood" w:date="2026-10-07T14:02:00Z">
        <w:r>
          <w:rPr>
            <w:rStyle w:val="16"/>
          </w:rPr>
          <w:t>1. Introduction:</w:t>
        </w:r>
      </w:ins>
      <w:ins w:id="374" w:author="Sayed Mehmood" w:date="2026-10-07T14:02:00Z">
        <w:r>
          <w:rPr/>
          <w:t xml:space="preserve"> Describes the purpose, scope, definitions, references, and an overview of the Bakery Ordering System and its SRS.</w:t>
        </w:r>
      </w:ins>
    </w:p>
    <w:p w14:paraId="35AEA672">
      <w:pPr>
        <w:pStyle w:val="15"/>
        <w:rPr>
          <w:ins w:id="375" w:author="Sayed Mehmood" w:date="2026-10-07T14:02:00Z"/>
        </w:rPr>
      </w:pPr>
      <w:ins w:id="376" w:author="Sayed Mehmood" w:date="2026-10-07T14:02:00Z">
        <w:r>
          <w:rPr>
            <w:rStyle w:val="16"/>
          </w:rPr>
          <w:t>2. Overall Description:</w:t>
        </w:r>
      </w:ins>
      <w:ins w:id="377" w:author="Sayed Mehmood" w:date="2026-10-07T14:02:00Z">
        <w:r>
          <w:rPr/>
          <w:t xml:space="preserve"> Provides details on the product perspective, main functionality, user characteristics, system constraints, and assumptions.</w:t>
        </w:r>
      </w:ins>
    </w:p>
    <w:p w14:paraId="083426C7">
      <w:pPr>
        <w:pStyle w:val="15"/>
        <w:rPr>
          <w:ins w:id="378" w:author="Sayed Mehmood" w:date="2026-10-07T14:02:00Z"/>
        </w:rPr>
      </w:pPr>
      <w:ins w:id="379" w:author="Sayed Mehmood" w:date="2026-10-07T14:02:00Z">
        <w:r>
          <w:rPr>
            <w:rStyle w:val="16"/>
          </w:rPr>
          <w:t>3. Specific Requirements:</w:t>
        </w:r>
      </w:ins>
      <w:ins w:id="380" w:author="Sayed Mehmood" w:date="2026-10-07T14:02:00Z">
        <w:r>
          <w:rPr/>
          <w:t xml:space="preserve"> Outlines in detail the functional requirements, including use cases and system functions, as well as the non-functional requirements and performance criteria.</w:t>
        </w:r>
      </w:ins>
    </w:p>
    <w:p w14:paraId="53C05F15">
      <w:pPr>
        <w:pStyle w:val="15"/>
        <w:rPr>
          <w:ins w:id="381" w:author="Sayed Mehmood" w:date="2026-10-07T14:02:00Z"/>
        </w:rPr>
      </w:pPr>
      <w:ins w:id="382" w:author="Sayed Mehmood" w:date="2026-10-07T14:02:00Z">
        <w:r>
          <w:rPr>
            <w:rStyle w:val="16"/>
          </w:rPr>
          <w:t>4. Appendices:</w:t>
        </w:r>
      </w:ins>
      <w:ins w:id="383" w:author="Sayed Mehmood" w:date="2026-10-07T14:02:00Z">
        <w:r>
          <w:rPr/>
          <w:t xml:space="preserve"> Includes supporting documentation such as the data dictionary, domain model, system sequence diagrams, and use case diagrams.</w:t>
        </w:r>
      </w:ins>
    </w:p>
    <w:p w14:paraId="160C8AB7">
      <w:pPr>
        <w:spacing w:before="100" w:beforeAutospacing="1" w:after="100" w:afterAutospacing="1" w:line="240" w:lineRule="auto"/>
        <w:rPr>
          <w:del w:id="384" w:author="Sayed Mehmood" w:date="2026-10-07T14:02:00Z"/>
          <w:rFonts w:ascii="Times New Roman" w:hAnsi="Times New Roman" w:eastAsia="Times New Roman" w:cs="Times New Roman"/>
          <w:sz w:val="24"/>
          <w:szCs w:val="24"/>
        </w:rPr>
      </w:pPr>
      <w:del w:id="385" w:author="Sayed Mehmood" w:date="2026-10-07T14:02:00Z">
        <w:r>
          <w:rPr>
            <w:rFonts w:ascii="Times New Roman" w:hAnsi="Times New Roman" w:eastAsia="Times New Roman" w:cs="Times New Roman"/>
            <w:sz w:val="24"/>
            <w:szCs w:val="24"/>
          </w:rPr>
          <w:delText>This document is organized to provide a comprehensive understanding of the ProjectConnect system. The SRS is divided into several main sections:</w:delText>
        </w:r>
      </w:del>
    </w:p>
    <w:p w14:paraId="7A323909">
      <w:pPr>
        <w:numPr>
          <w:ilvl w:val="0"/>
          <w:numId w:val="9"/>
        </w:numPr>
        <w:spacing w:before="100" w:beforeAutospacing="1" w:after="100" w:afterAutospacing="1" w:line="240" w:lineRule="auto"/>
        <w:rPr>
          <w:del w:id="386" w:author="Sayed Mehmood" w:date="2026-10-07T14:02:00Z"/>
          <w:rFonts w:ascii="Times New Roman" w:hAnsi="Times New Roman" w:eastAsia="Times New Roman" w:cs="Times New Roman"/>
          <w:sz w:val="24"/>
          <w:szCs w:val="24"/>
        </w:rPr>
      </w:pPr>
      <w:del w:id="387" w:author="Sayed Mehmood" w:date="2026-10-07T14:02:00Z">
        <w:r>
          <w:rPr>
            <w:rFonts w:ascii="Times New Roman" w:hAnsi="Times New Roman" w:eastAsia="Times New Roman" w:cs="Times New Roman"/>
            <w:b/>
            <w:bCs/>
            <w:sz w:val="24"/>
            <w:szCs w:val="24"/>
          </w:rPr>
          <w:delText>Introduction:</w:delText>
        </w:r>
      </w:del>
      <w:del w:id="388" w:author="Sayed Mehmood" w:date="2026-10-07T14:02:00Z">
        <w:r>
          <w:rPr>
            <w:rFonts w:ascii="Times New Roman" w:hAnsi="Times New Roman" w:eastAsia="Times New Roman" w:cs="Times New Roman"/>
            <w:sz w:val="24"/>
            <w:szCs w:val="24"/>
          </w:rPr>
          <w:delText xml:space="preserve"> Describes the purpose, scope, definitions, references, and an overview of the SRS.</w:delText>
        </w:r>
      </w:del>
    </w:p>
    <w:p w14:paraId="73C31510">
      <w:pPr>
        <w:numPr>
          <w:ilvl w:val="0"/>
          <w:numId w:val="9"/>
        </w:numPr>
        <w:spacing w:before="100" w:beforeAutospacing="1" w:after="100" w:afterAutospacing="1" w:line="240" w:lineRule="auto"/>
        <w:rPr>
          <w:del w:id="389" w:author="Sayed Mehmood" w:date="2026-10-07T14:02:00Z"/>
          <w:rFonts w:ascii="Times New Roman" w:hAnsi="Times New Roman" w:eastAsia="Times New Roman" w:cs="Times New Roman"/>
          <w:sz w:val="24"/>
          <w:szCs w:val="24"/>
        </w:rPr>
      </w:pPr>
      <w:del w:id="390" w:author="Sayed Mehmood" w:date="2026-10-07T14:02:00Z">
        <w:r>
          <w:rPr>
            <w:rFonts w:ascii="Times New Roman" w:hAnsi="Times New Roman" w:eastAsia="Times New Roman" w:cs="Times New Roman"/>
            <w:b/>
            <w:bCs/>
            <w:sz w:val="24"/>
            <w:szCs w:val="24"/>
          </w:rPr>
          <w:delText>Overall Description:</w:delText>
        </w:r>
      </w:del>
      <w:del w:id="391" w:author="Sayed Mehmood" w:date="2026-10-07T14:02:00Z">
        <w:r>
          <w:rPr>
            <w:rFonts w:ascii="Times New Roman" w:hAnsi="Times New Roman" w:eastAsia="Times New Roman" w:cs="Times New Roman"/>
            <w:sz w:val="24"/>
            <w:szCs w:val="24"/>
          </w:rPr>
          <w:delText xml:space="preserve"> Provides details on the product perspective, functionality, user characteristics, constraints, and assumptions.</w:delText>
        </w:r>
      </w:del>
    </w:p>
    <w:p w14:paraId="1E0BFE53">
      <w:pPr>
        <w:numPr>
          <w:ilvl w:val="0"/>
          <w:numId w:val="9"/>
        </w:numPr>
        <w:spacing w:before="100" w:beforeAutospacing="1" w:after="100" w:afterAutospacing="1" w:line="240" w:lineRule="auto"/>
        <w:rPr>
          <w:del w:id="392" w:author="Sayed Mehmood" w:date="2026-10-07T14:02:00Z"/>
          <w:rFonts w:ascii="Times New Roman" w:hAnsi="Times New Roman" w:eastAsia="Times New Roman" w:cs="Times New Roman"/>
          <w:sz w:val="24"/>
          <w:szCs w:val="24"/>
        </w:rPr>
      </w:pPr>
      <w:del w:id="393" w:author="Sayed Mehmood" w:date="2026-10-07T14:02:00Z">
        <w:r>
          <w:rPr>
            <w:rFonts w:ascii="Times New Roman" w:hAnsi="Times New Roman" w:eastAsia="Times New Roman" w:cs="Times New Roman"/>
            <w:b/>
            <w:bCs/>
            <w:sz w:val="24"/>
            <w:szCs w:val="24"/>
          </w:rPr>
          <w:delText>Specific Requirements:</w:delText>
        </w:r>
      </w:del>
      <w:del w:id="394" w:author="Sayed Mehmood" w:date="2026-10-07T14:02:00Z">
        <w:r>
          <w:rPr>
            <w:rFonts w:ascii="Times New Roman" w:hAnsi="Times New Roman" w:eastAsia="Times New Roman" w:cs="Times New Roman"/>
            <w:sz w:val="24"/>
            <w:szCs w:val="24"/>
          </w:rPr>
          <w:delText xml:space="preserve"> Outlines in detail the functional requirements (use cases) and non-functional requirements, including system functions and performance criteria.</w:delText>
        </w:r>
      </w:del>
    </w:p>
    <w:p w14:paraId="4D288534">
      <w:pPr>
        <w:numPr>
          <w:ilvl w:val="0"/>
          <w:numId w:val="9"/>
        </w:numPr>
        <w:spacing w:before="100" w:beforeAutospacing="1" w:after="100" w:afterAutospacing="1" w:line="240" w:lineRule="auto"/>
        <w:rPr>
          <w:rFonts w:ascii="Times New Roman" w:hAnsi="Times New Roman" w:eastAsia="Times New Roman" w:cs="Times New Roman"/>
          <w:sz w:val="24"/>
          <w:szCs w:val="24"/>
        </w:rPr>
      </w:pPr>
      <w:del w:id="395" w:author="Sayed Mehmood" w:date="2026-10-07T14:02:00Z">
        <w:r>
          <w:rPr>
            <w:rFonts w:ascii="Times New Roman" w:hAnsi="Times New Roman" w:eastAsia="Times New Roman" w:cs="Times New Roman"/>
            <w:b/>
            <w:bCs/>
            <w:sz w:val="24"/>
            <w:szCs w:val="24"/>
          </w:rPr>
          <w:delText>Appendices:</w:delText>
        </w:r>
      </w:del>
      <w:del w:id="396" w:author="Sayed Mehmood" w:date="2026-10-07T14:02:00Z">
        <w:r>
          <w:rPr>
            <w:rFonts w:ascii="Times New Roman" w:hAnsi="Times New Roman" w:eastAsia="Times New Roman" w:cs="Times New Roman"/>
            <w:sz w:val="24"/>
            <w:szCs w:val="24"/>
          </w:rPr>
          <w:delText xml:space="preserve"> Includes supporting documentation such as the data dictionary, domain diagrams, system sequence diagrams, and use case diagrams.</w:delText>
        </w:r>
      </w:del>
    </w:p>
    <w:p w14:paraId="268AE792">
      <w:pPr>
        <w:spacing w:before="100" w:beforeAutospacing="1" w:after="100" w:afterAutospacing="1" w:line="240" w:lineRule="auto"/>
        <w:outlineLvl w:val="0"/>
        <w:rPr>
          <w:rFonts w:ascii="Times New Roman" w:hAnsi="Times New Roman" w:eastAsia="Times New Roman" w:cs="Times New Roman"/>
          <w:b/>
          <w:bCs/>
          <w:kern w:val="36"/>
          <w:sz w:val="40"/>
          <w:szCs w:val="40"/>
          <w:rPrChange w:id="397" w:author="Tayyab Mehboob" w:date="2025-03-26T13:11:00Z">
            <w:rPr>
              <w:rFonts w:ascii="Times New Roman" w:hAnsi="Times New Roman" w:eastAsia="Times New Roman" w:cs="Times New Roman"/>
              <w:b/>
              <w:bCs/>
              <w:kern w:val="36"/>
              <w:sz w:val="48"/>
              <w:szCs w:val="48"/>
            </w:rPr>
          </w:rPrChange>
        </w:rPr>
      </w:pPr>
      <w:del w:id="398" w:author="Tayyab Mehboob" w:date="2025-03-26T13:11:00Z">
        <w:bookmarkStart w:id="9" w:name="_Toc193890183"/>
        <w:r>
          <w:rPr>
            <w:rFonts w:ascii="Times New Roman" w:hAnsi="Times New Roman" w:eastAsia="Times New Roman" w:cs="Times New Roman"/>
            <w:b/>
            <w:bCs/>
            <w:kern w:val="36"/>
            <w:sz w:val="40"/>
            <w:szCs w:val="40"/>
            <w:rPrChange w:id="399" w:author="Tayyab Mehboob" w:date="2025-03-26T13:11:00Z">
              <w:rPr>
                <w:rFonts w:ascii="Times New Roman" w:hAnsi="Times New Roman" w:eastAsia="Times New Roman" w:cs="Times New Roman"/>
                <w:b/>
                <w:bCs/>
                <w:kern w:val="36"/>
                <w:sz w:val="48"/>
                <w:szCs w:val="48"/>
              </w:rPr>
            </w:rPrChange>
          </w:rPr>
          <w:delText xml:space="preserve">6. </w:delText>
        </w:r>
      </w:del>
      <w:r>
        <w:rPr>
          <w:rStyle w:val="28"/>
          <w:rFonts w:ascii="Times New Roman" w:hAnsi="Times New Roman" w:eastAsia="Times New Roman" w:cs="Times New Roman"/>
          <w:b/>
          <w:bCs/>
          <w:kern w:val="36"/>
          <w:sz w:val="48"/>
          <w:szCs w:val="48"/>
          <w:rPrChange w:id="400" w:author="MUHAMMAD HAMAD" w:date="2025-03-26T13:50:00Z">
            <w:rPr>
              <w:rFonts w:ascii="Times New Roman" w:hAnsi="Times New Roman" w:eastAsia="Times New Roman" w:cs="Times New Roman"/>
              <w:b/>
              <w:bCs/>
              <w:kern w:val="36"/>
              <w:sz w:val="48"/>
              <w:szCs w:val="48"/>
            </w:rPr>
          </w:rPrChange>
        </w:rPr>
        <w:t>Overall Description</w:t>
      </w:r>
      <w:bookmarkEnd w:id="9"/>
    </w:p>
    <w:p w14:paraId="39E2910C">
      <w:pPr>
        <w:pStyle w:val="41"/>
        <w:numPr>
          <w:ilvl w:val="0"/>
          <w:numId w:val="10"/>
        </w:numPr>
        <w:spacing w:before="100" w:beforeAutospacing="1" w:after="100" w:afterAutospacing="1" w:line="240" w:lineRule="auto"/>
        <w:outlineLvl w:val="1"/>
        <w:rPr>
          <w:rStyle w:val="29"/>
          <w:rPrChange w:id="402" w:author="MUHAMMAD HAMAD" w:date="2025-03-26T13:50:00Z">
            <w:rPr/>
          </w:rPrChange>
        </w:rPr>
        <w:pPrChange w:id="401" w:author="Tayyab Mehboob" w:date="2025-03-26T13:12:00Z">
          <w:pPr>
            <w:spacing w:before="100" w:beforeAutospacing="1" w:after="100" w:afterAutospacing="1" w:line="240" w:lineRule="auto"/>
            <w:outlineLvl w:val="1"/>
          </w:pPr>
        </w:pPrChange>
      </w:pPr>
      <w:del w:id="403" w:author="Tayyab Mehboob" w:date="2025-03-26T13:12:00Z">
        <w:bookmarkStart w:id="10" w:name="_Toc193890184"/>
        <w:r>
          <w:rPr>
            <w:rFonts w:ascii="Times New Roman" w:hAnsi="Times New Roman" w:eastAsia="Times New Roman" w:cs="Times New Roman"/>
            <w:b/>
            <w:bCs/>
            <w:sz w:val="36"/>
            <w:szCs w:val="36"/>
            <w:rPrChange w:id="404" w:author="Tayyab Mehboob" w:date="2025-03-26T13:12:00Z">
              <w:rPr/>
            </w:rPrChange>
          </w:rPr>
          <w:delText>6.1</w:delText>
        </w:r>
      </w:del>
      <w:r>
        <w:rPr>
          <w:rFonts w:ascii="Times New Roman" w:hAnsi="Times New Roman" w:eastAsia="Times New Roman" w:cs="Times New Roman"/>
          <w:b/>
          <w:bCs/>
          <w:sz w:val="36"/>
          <w:szCs w:val="36"/>
          <w:rPrChange w:id="405" w:author="Tayyab Mehboob" w:date="2025-03-26T13:12:00Z">
            <w:rPr/>
          </w:rPrChange>
        </w:rPr>
        <w:t xml:space="preserve"> </w:t>
      </w:r>
      <w:r>
        <w:rPr>
          <w:rStyle w:val="29"/>
          <w:rPrChange w:id="406" w:author="MUHAMMAD HAMAD" w:date="2025-03-26T13:50:00Z">
            <w:rPr/>
          </w:rPrChange>
        </w:rPr>
        <w:t>Product Perspective</w:t>
      </w:r>
      <w:bookmarkEnd w:id="10"/>
    </w:p>
    <w:p w14:paraId="43E35E5D">
      <w:pPr>
        <w:spacing w:before="100" w:beforeAutospacing="1" w:after="100" w:afterAutospacing="1" w:line="240" w:lineRule="auto"/>
        <w:rPr>
          <w:del w:id="407" w:author="Sayed Mehmood" w:date="2026-10-07T14:05:00Z"/>
          <w:rFonts w:ascii="Times New Roman" w:hAnsi="Times New Roman" w:eastAsia="Times New Roman" w:cs="Times New Roman"/>
          <w:sz w:val="24"/>
          <w:szCs w:val="24"/>
        </w:rPr>
      </w:pPr>
      <w:ins w:id="408" w:author="Sayed Mehmood" w:date="2026-10-07T14:05:00Z">
        <w:r>
          <w:rPr>
            <w:rFonts w:ascii="Arial" w:hAnsi="Arial" w:eastAsia="SimSun" w:cs="Arial"/>
            <w:sz w:val="22"/>
            <w:szCs w:val="22"/>
            <w:rPrChange w:id="409" w:author="Sayed Mehmood" w:date="2026-10-07T14:05:00Z">
              <w:rPr>
                <w:rFonts w:ascii="SimSun" w:hAnsi="SimSun" w:eastAsia="SimSun" w:cs="SimSun"/>
                <w:sz w:val="24"/>
                <w:szCs w:val="24"/>
              </w:rPr>
            </w:rPrChange>
          </w:rPr>
          <w:t xml:space="preserve">The </w:t>
        </w:r>
      </w:ins>
      <w:ins w:id="410" w:author="Sayed Mehmood" w:date="2026-10-07T14:05:00Z">
        <w:r>
          <w:rPr>
            <w:rStyle w:val="16"/>
            <w:rFonts w:ascii="Arial" w:hAnsi="Arial" w:eastAsia="SimSun" w:cs="Arial"/>
            <w:sz w:val="22"/>
            <w:szCs w:val="22"/>
            <w:rPrChange w:id="411" w:author="Sayed Mehmood" w:date="2026-10-07T14:05:00Z">
              <w:rPr>
                <w:rStyle w:val="16"/>
                <w:rFonts w:ascii="SimSun" w:hAnsi="SimSun" w:eastAsia="SimSun" w:cs="SimSun"/>
                <w:sz w:val="24"/>
                <w:szCs w:val="24"/>
              </w:rPr>
            </w:rPrChange>
          </w:rPr>
          <w:t>Bakery Ordering System</w:t>
        </w:r>
      </w:ins>
      <w:ins w:id="412" w:author="Sayed Mehmood" w:date="2026-10-07T14:05:00Z">
        <w:r>
          <w:rPr>
            <w:rFonts w:ascii="Arial" w:hAnsi="Arial" w:eastAsia="SimSun" w:cs="Arial"/>
            <w:sz w:val="22"/>
            <w:szCs w:val="22"/>
            <w:rPrChange w:id="413" w:author="Sayed Mehmood" w:date="2026-10-07T14:05:00Z">
              <w:rPr>
                <w:rFonts w:ascii="SimSun" w:hAnsi="SimSun" w:eastAsia="SimSun" w:cs="SimSun"/>
                <w:sz w:val="24"/>
                <w:szCs w:val="24"/>
              </w:rPr>
            </w:rPrChange>
          </w:rPr>
          <w:t xml:space="preserve"> is a web-based ordering and management system developed to simplify the process of purchasing and managing bakery products. Unlike manual bakery ordering processes, the system provides an organized platform for managing bakery products, customer orders, payments, discounts, and delivery information. The system allows customers to view available bakery products, select required quantities, and place orders. It also supports salesman-based order processing and helps bakery staff maintain accurate and centralized records of orders and sales.</w:t>
        </w:r>
      </w:ins>
      <w:del w:id="414" w:author="Sayed Mehmood" w:date="2026-10-07T14:05:00Z">
        <w:r>
          <w:rPr>
            <w:rFonts w:ascii="Times New Roman" w:hAnsi="Times New Roman" w:eastAsia="Times New Roman" w:cs="Times New Roman"/>
            <w:sz w:val="24"/>
            <w:szCs w:val="24"/>
          </w:rPr>
          <w:delText xml:space="preserve">ProjectConnect </w:delText>
        </w:r>
      </w:del>
      <w:ins w:id="415" w:author="Tayyab Mehboob" w:date="2025-03-26T13:11:00Z">
        <w:del w:id="416" w:author="Sayed Mehmood" w:date="2026-10-07T14:05:00Z">
          <w:r>
            <w:rPr>
              <w:rFonts w:ascii="Times New Roman" w:hAnsi="Times New Roman" w:eastAsia="Times New Roman" w:cs="Times New Roman"/>
              <w:sz w:val="24"/>
              <w:szCs w:val="24"/>
            </w:rPr>
            <w:delText xml:space="preserve">Project management </w:delText>
          </w:r>
        </w:del>
      </w:ins>
      <w:ins w:id="417" w:author="Tayyab Mehboob" w:date="2025-03-26T13:12:00Z">
        <w:del w:id="418" w:author="Sayed Mehmood" w:date="2026-10-07T14:05:00Z">
          <w:r>
            <w:rPr>
              <w:rFonts w:ascii="Times New Roman" w:hAnsi="Times New Roman" w:eastAsia="Times New Roman" w:cs="Times New Roman"/>
              <w:sz w:val="24"/>
              <w:szCs w:val="24"/>
            </w:rPr>
            <w:delText>system</w:delText>
          </w:r>
        </w:del>
      </w:ins>
      <w:ins w:id="419" w:author="Tayyab Mehboob" w:date="2025-03-26T13:11:00Z">
        <w:del w:id="420" w:author="Sayed Mehmood" w:date="2026-10-07T14:05:00Z">
          <w:r>
            <w:rPr>
              <w:rFonts w:ascii="Times New Roman" w:hAnsi="Times New Roman" w:eastAsia="Times New Roman" w:cs="Times New Roman"/>
              <w:sz w:val="24"/>
              <w:szCs w:val="24"/>
            </w:rPr>
            <w:delText xml:space="preserve"> </w:delText>
          </w:r>
        </w:del>
      </w:ins>
      <w:del w:id="421" w:author="Sayed Mehmood" w:date="2026-10-07T14:05:00Z">
        <w:r>
          <w:rPr>
            <w:rFonts w:ascii="Times New Roman" w:hAnsi="Times New Roman" w:eastAsia="Times New Roman" w:cs="Times New Roman"/>
            <w:sz w:val="24"/>
            <w:szCs w:val="24"/>
          </w:rPr>
          <w:delText xml:space="preserve">is a standalone web-based project management system developed to meet the communication and management needs of final semester projects in the Department of Computer Science. Unlike generic project management tools, ProjectConnect </w:delText>
        </w:r>
      </w:del>
      <w:ins w:id="422" w:author="Tayyab Mehboob" w:date="2025-03-26T13:12:00Z">
        <w:del w:id="423" w:author="Sayed Mehmood" w:date="2026-10-07T14:05:00Z">
          <w:r>
            <w:rPr>
              <w:rFonts w:ascii="Times New Roman" w:hAnsi="Times New Roman" w:eastAsia="Times New Roman" w:cs="Times New Roman"/>
              <w:sz w:val="24"/>
              <w:szCs w:val="24"/>
            </w:rPr>
            <w:delText xml:space="preserve">Project management system </w:delText>
          </w:r>
        </w:del>
      </w:ins>
      <w:del w:id="424" w:author="Sayed Mehmood" w:date="2026-10-07T14:05:00Z">
        <w:r>
          <w:rPr>
            <w:rFonts w:ascii="Times New Roman" w:hAnsi="Times New Roman" w:eastAsia="Times New Roman" w:cs="Times New Roman"/>
            <w:sz w:val="24"/>
            <w:szCs w:val="24"/>
          </w:rPr>
          <w:delText>is tailored specifically to the academic environment by facilitating direct communication between students and supervisors, enabling project registration, and supporting iterative work product submissions. The system integrates seamlessly with existing university authentication services and follows standard web application architecture with a dedicated backend server and a responsive user interface.</w:delText>
        </w:r>
      </w:del>
    </w:p>
    <w:p w14:paraId="04A7E9EF">
      <w:pPr>
        <w:spacing w:before="100" w:beforeAutospacing="1" w:after="100" w:afterAutospacing="1" w:line="240" w:lineRule="auto"/>
        <w:rPr>
          <w:ins w:id="425" w:author="Sayed Mehmood" w:date="2026-10-07T14:05:00Z"/>
          <w:rFonts w:ascii="Times New Roman" w:hAnsi="Times New Roman" w:eastAsia="Times New Roman" w:cs="Times New Roman"/>
          <w:i/>
          <w:iCs/>
          <w:sz w:val="24"/>
          <w:szCs w:val="24"/>
        </w:rPr>
      </w:pPr>
    </w:p>
    <w:p w14:paraId="38C628A0">
      <w:pPr>
        <w:spacing w:before="100" w:beforeAutospacing="1" w:after="100" w:afterAutospacing="1" w:line="240" w:lineRule="auto"/>
        <w:rPr>
          <w:ins w:id="426" w:author="Sayed Mehmood" w:date="2026-10-07T14:05:00Z"/>
          <w:rFonts w:ascii="Times New Roman" w:hAnsi="Times New Roman" w:eastAsia="Times New Roman" w:cs="Times New Roman"/>
          <w:i/>
          <w:iCs/>
          <w:sz w:val="24"/>
          <w:szCs w:val="24"/>
        </w:rPr>
      </w:pPr>
    </w:p>
    <w:p w14:paraId="251161CF">
      <w:pPr>
        <w:spacing w:before="100" w:beforeAutospacing="1" w:after="100" w:afterAutospacing="1" w:line="240" w:lineRule="auto"/>
        <w:rPr>
          <w:del w:id="427" w:author="MUHAMMAD HAMAD" w:date="2025-03-26T13:50:00Z"/>
          <w:rFonts w:ascii="Times New Roman" w:hAnsi="Times New Roman" w:eastAsia="Times New Roman" w:cs="Times New Roman"/>
          <w:sz w:val="24"/>
          <w:szCs w:val="24"/>
        </w:rPr>
      </w:pPr>
      <w:del w:id="428" w:author="MUHAMMAD HAMAD" w:date="2025-03-26T13:50:00Z">
        <w:r>
          <w:rPr>
            <w:rFonts w:ascii="Times New Roman" w:hAnsi="Times New Roman" w:eastAsia="Times New Roman" w:cs="Times New Roman"/>
            <w:i/>
            <w:iCs/>
            <w:sz w:val="24"/>
            <w:szCs w:val="24"/>
          </w:rPr>
          <w:delText>[add relevant pic: System Architecture Diagram]</w:delText>
        </w:r>
      </w:del>
    </w:p>
    <w:p w14:paraId="26E21A51">
      <w:pPr>
        <w:pStyle w:val="41"/>
        <w:numPr>
          <w:ilvl w:val="0"/>
          <w:numId w:val="10"/>
        </w:numPr>
        <w:spacing w:before="100" w:beforeAutospacing="1" w:after="100" w:afterAutospacing="1" w:line="240" w:lineRule="auto"/>
        <w:outlineLvl w:val="1"/>
        <w:rPr>
          <w:del w:id="430" w:author="Sayed Mehmood [2]" w:date="2026-10-07T20:01:42Z"/>
          <w:rStyle w:val="29"/>
          <w:rPrChange w:id="431" w:author="MUHAMMAD HAMAD" w:date="2025-03-26T13:50:00Z">
            <w:rPr>
              <w:del w:id="432" w:author="Sayed Mehmood [2]" w:date="2026-10-07T20:01:42Z"/>
            </w:rPr>
          </w:rPrChange>
        </w:rPr>
        <w:pPrChange w:id="429" w:author="Tayyab Mehboob" w:date="2025-03-26T13:12:00Z">
          <w:pPr>
            <w:spacing w:before="100" w:beforeAutospacing="1" w:after="100" w:afterAutospacing="1" w:line="240" w:lineRule="auto"/>
            <w:outlineLvl w:val="1"/>
          </w:pPr>
        </w:pPrChange>
      </w:pPr>
      <w:del w:id="433" w:author="Tayyab Mehboob" w:date="2025-03-26T13:12:00Z">
        <w:bookmarkStart w:id="11" w:name="_Toc193890185"/>
        <w:r>
          <w:rPr>
            <w:rFonts w:ascii="Times New Roman" w:hAnsi="Times New Roman" w:eastAsia="Times New Roman" w:cs="Times New Roman"/>
            <w:b/>
            <w:bCs/>
            <w:sz w:val="32"/>
            <w:szCs w:val="32"/>
            <w:rPrChange w:id="434" w:author="Tayyab Mehboob" w:date="2025-03-26T13:12:00Z">
              <w:rPr/>
            </w:rPrChange>
          </w:rPr>
          <w:delText>6.2</w:delText>
        </w:r>
      </w:del>
      <w:r>
        <w:rPr>
          <w:rFonts w:ascii="Times New Roman" w:hAnsi="Times New Roman" w:eastAsia="Times New Roman" w:cs="Times New Roman"/>
          <w:b/>
          <w:bCs/>
          <w:sz w:val="32"/>
          <w:szCs w:val="32"/>
          <w:rPrChange w:id="435" w:author="Tayyab Mehboob" w:date="2025-03-26T13:12:00Z">
            <w:rPr/>
          </w:rPrChange>
        </w:rPr>
        <w:t xml:space="preserve"> </w:t>
      </w:r>
      <w:r>
        <w:rPr>
          <w:rStyle w:val="29"/>
          <w:rPrChange w:id="436" w:author="MUHAMMAD HAMAD" w:date="2025-03-26T13:50:00Z">
            <w:rPr/>
          </w:rPrChange>
        </w:rPr>
        <w:t>Product Functions</w:t>
      </w:r>
      <w:bookmarkEnd w:id="11"/>
    </w:p>
    <w:p w14:paraId="26E21A51">
      <w:pPr>
        <w:pStyle w:val="41"/>
        <w:keepNext w:val="0"/>
        <w:keepLines w:val="0"/>
        <w:widowControl/>
        <w:numPr>
          <w:ilvl w:val="0"/>
          <w:numId w:val="10"/>
        </w:numPr>
        <w:suppressLineNumbers w:val="0"/>
        <w:spacing w:before="100" w:beforeAutospacing="1" w:after="100" w:afterAutospacing="1" w:line="240" w:lineRule="auto"/>
        <w:rPr>
          <w:ins w:id="438" w:author="Sayed Mehmood [2]" w:date="2026-10-07T20:01:26Z"/>
        </w:rPr>
        <w:pPrChange w:id="437" w:author="Sayed Mehmood [2]" w:date="2026-10-07T20:01:42Z">
          <w:pPr>
            <w:pStyle w:val="3"/>
            <w:keepNext w:val="0"/>
            <w:keepLines w:val="0"/>
            <w:widowControl/>
            <w:suppressLineNumbers w:val="0"/>
          </w:pPr>
        </w:pPrChange>
      </w:pPr>
    </w:p>
    <w:p w14:paraId="71EA3259">
      <w:pPr>
        <w:pStyle w:val="15"/>
        <w:keepNext w:val="0"/>
        <w:keepLines w:val="0"/>
        <w:widowControl/>
        <w:suppressLineNumbers w:val="0"/>
        <w:spacing w:before="0" w:beforeAutospacing="1" w:after="0" w:afterAutospacing="1"/>
        <w:ind w:left="0" w:right="0"/>
        <w:rPr>
          <w:ins w:id="439" w:author="Sayed Mehmood [2]" w:date="2026-10-07T20:01:26Z"/>
        </w:rPr>
      </w:pPr>
      <w:ins w:id="440" w:author="Sayed Mehmood [2]" w:date="2026-10-07T20:01:26Z">
        <w:r>
          <w:rPr/>
          <w:t>The Bakery Ordering System provides the following main functions:</w:t>
        </w:r>
      </w:ins>
    </w:p>
    <w:p w14:paraId="04B7BF04">
      <w:pPr>
        <w:keepNext w:val="0"/>
        <w:keepLines w:val="0"/>
        <w:widowControl/>
        <w:numPr>
          <w:ilvl w:val="0"/>
          <w:numId w:val="11"/>
        </w:numPr>
        <w:suppressLineNumbers w:val="0"/>
        <w:spacing w:before="0" w:beforeAutospacing="1" w:after="0" w:afterAutospacing="1"/>
        <w:ind w:left="720" w:hanging="360"/>
        <w:rPr>
          <w:ins w:id="441" w:author="Sayed Mehmood [2]" w:date="2026-10-07T20:01:26Z"/>
        </w:rPr>
      </w:pPr>
      <w:ins w:id="442" w:author="Sayed Mehmood [2]" w:date="2026-10-07T20:01:26Z">
        <w:r>
          <w:rPr>
            <w:rStyle w:val="16"/>
          </w:rPr>
          <w:t>Customer Registration and Login</w:t>
        </w:r>
      </w:ins>
    </w:p>
    <w:p w14:paraId="7B20DFD5">
      <w:pPr>
        <w:keepNext w:val="0"/>
        <w:keepLines w:val="0"/>
        <w:widowControl/>
        <w:numPr>
          <w:ilvl w:val="1"/>
          <w:numId w:val="11"/>
        </w:numPr>
        <w:suppressLineNumbers w:val="0"/>
        <w:spacing w:before="0" w:beforeAutospacing="1" w:after="0" w:afterAutospacing="1"/>
        <w:ind w:left="1440" w:hanging="360"/>
        <w:rPr>
          <w:ins w:id="443" w:author="Sayed Mehmood [2]" w:date="2026-10-07T20:01:26Z"/>
        </w:rPr>
      </w:pPr>
      <w:ins w:id="444" w:author="Sayed Mehmood [2]" w:date="2026-10-07T20:01:26Z">
        <w:r>
          <w:rPr/>
          <w:t>Allow customers to create an account and log in to the system.</w:t>
        </w:r>
      </w:ins>
    </w:p>
    <w:p w14:paraId="6241F9E8">
      <w:pPr>
        <w:keepNext w:val="0"/>
        <w:keepLines w:val="0"/>
        <w:widowControl/>
        <w:numPr>
          <w:ilvl w:val="1"/>
          <w:numId w:val="11"/>
        </w:numPr>
        <w:suppressLineNumbers w:val="0"/>
        <w:spacing w:before="0" w:beforeAutospacing="1" w:after="0" w:afterAutospacing="1"/>
        <w:ind w:left="1440" w:hanging="360"/>
        <w:rPr>
          <w:ins w:id="445" w:author="Sayed Mehmood [2]" w:date="2026-10-07T20:01:26Z"/>
        </w:rPr>
      </w:pPr>
      <w:ins w:id="446" w:author="Sayed Mehmood [2]" w:date="2026-10-07T20:01:26Z">
        <w:r>
          <w:rPr/>
          <w:t>Maintain customer information for placing and managing orders.</w:t>
        </w:r>
      </w:ins>
    </w:p>
    <w:p w14:paraId="0244A5DE">
      <w:pPr>
        <w:keepNext w:val="0"/>
        <w:keepLines w:val="0"/>
        <w:widowControl/>
        <w:numPr>
          <w:ilvl w:val="0"/>
          <w:numId w:val="11"/>
        </w:numPr>
        <w:suppressLineNumbers w:val="0"/>
        <w:spacing w:before="0" w:beforeAutospacing="1" w:after="0" w:afterAutospacing="1"/>
        <w:ind w:left="720" w:hanging="360"/>
        <w:rPr>
          <w:ins w:id="447" w:author="Sayed Mehmood [2]" w:date="2026-10-07T20:01:26Z"/>
        </w:rPr>
      </w:pPr>
      <w:ins w:id="448" w:author="Sayed Mehmood [2]" w:date="2026-10-07T20:01:26Z">
        <w:r>
          <w:rPr>
            <w:rStyle w:val="16"/>
          </w:rPr>
          <w:t>Browse Bakery Products</w:t>
        </w:r>
      </w:ins>
    </w:p>
    <w:p w14:paraId="733147A9">
      <w:pPr>
        <w:keepNext w:val="0"/>
        <w:keepLines w:val="0"/>
        <w:widowControl/>
        <w:numPr>
          <w:ilvl w:val="1"/>
          <w:numId w:val="12"/>
        </w:numPr>
        <w:suppressLineNumbers w:val="0"/>
        <w:tabs>
          <w:tab w:val="left" w:pos="1440"/>
        </w:tabs>
        <w:spacing w:before="0" w:beforeAutospacing="1" w:after="0" w:afterAutospacing="1"/>
        <w:ind w:left="1440" w:hanging="360"/>
        <w:rPr>
          <w:ins w:id="449" w:author="Sayed Mehmood [2]" w:date="2026-10-07T20:01:26Z"/>
        </w:rPr>
      </w:pPr>
      <w:ins w:id="450" w:author="Sayed Mehmood [2]" w:date="2026-10-07T20:01:26Z">
        <w:r>
          <w:rPr/>
          <w:t>Allow customers to view the available bakery products.</w:t>
        </w:r>
      </w:ins>
    </w:p>
    <w:p w14:paraId="4BC95CA9">
      <w:pPr>
        <w:keepNext w:val="0"/>
        <w:keepLines w:val="0"/>
        <w:widowControl/>
        <w:numPr>
          <w:ilvl w:val="1"/>
          <w:numId w:val="12"/>
        </w:numPr>
        <w:suppressLineNumbers w:val="0"/>
        <w:tabs>
          <w:tab w:val="left" w:pos="1440"/>
        </w:tabs>
        <w:spacing w:before="0" w:beforeAutospacing="1" w:after="0" w:afterAutospacing="1"/>
        <w:ind w:left="1440" w:hanging="360"/>
        <w:rPr>
          <w:ins w:id="451" w:author="Sayed Mehmood [2]" w:date="2026-10-07T20:01:26Z"/>
        </w:rPr>
      </w:pPr>
      <w:ins w:id="452" w:author="Sayed Mehmood [2]" w:date="2026-10-07T20:01:26Z">
        <w:r>
          <w:rPr/>
          <w:t>Display product details such as product name, description, price, and availability.</w:t>
        </w:r>
      </w:ins>
    </w:p>
    <w:p w14:paraId="61C62D8C">
      <w:pPr>
        <w:keepNext w:val="0"/>
        <w:keepLines w:val="0"/>
        <w:widowControl/>
        <w:numPr>
          <w:ilvl w:val="1"/>
          <w:numId w:val="12"/>
        </w:numPr>
        <w:suppressLineNumbers w:val="0"/>
        <w:tabs>
          <w:tab w:val="left" w:pos="1440"/>
        </w:tabs>
        <w:spacing w:before="0" w:beforeAutospacing="1" w:after="0" w:afterAutospacing="1"/>
        <w:ind w:left="1440" w:hanging="360"/>
        <w:rPr>
          <w:ins w:id="453" w:author="Sayed Mehmood [2]" w:date="2026-10-07T20:01:26Z"/>
        </w:rPr>
      </w:pPr>
      <w:ins w:id="454" w:author="Sayed Mehmood [2]" w:date="2026-10-07T20:01:26Z">
        <w:r>
          <w:rPr/>
          <w:t>Organize products into relevant categories.</w:t>
        </w:r>
      </w:ins>
    </w:p>
    <w:p w14:paraId="6A3DF990">
      <w:pPr>
        <w:keepNext w:val="0"/>
        <w:keepLines w:val="0"/>
        <w:widowControl/>
        <w:numPr>
          <w:ilvl w:val="0"/>
          <w:numId w:val="11"/>
        </w:numPr>
        <w:suppressLineNumbers w:val="0"/>
        <w:spacing w:before="0" w:beforeAutospacing="1" w:after="0" w:afterAutospacing="1"/>
        <w:ind w:left="720" w:hanging="360"/>
        <w:rPr>
          <w:ins w:id="455" w:author="Sayed Mehmood [2]" w:date="2026-10-07T20:01:26Z"/>
        </w:rPr>
      </w:pPr>
      <w:ins w:id="456" w:author="Sayed Mehmood [2]" w:date="2026-10-07T20:01:26Z">
        <w:r>
          <w:rPr>
            <w:rStyle w:val="16"/>
          </w:rPr>
          <w:t>Search Products</w:t>
        </w:r>
      </w:ins>
    </w:p>
    <w:p w14:paraId="64A1B06F">
      <w:pPr>
        <w:keepNext w:val="0"/>
        <w:keepLines w:val="0"/>
        <w:widowControl/>
        <w:numPr>
          <w:ilvl w:val="1"/>
          <w:numId w:val="13"/>
        </w:numPr>
        <w:suppressLineNumbers w:val="0"/>
        <w:tabs>
          <w:tab w:val="left" w:pos="1440"/>
        </w:tabs>
        <w:spacing w:before="0" w:beforeAutospacing="1" w:after="0" w:afterAutospacing="1"/>
        <w:ind w:left="1440" w:hanging="360"/>
        <w:rPr>
          <w:ins w:id="457" w:author="Sayed Mehmood [2]" w:date="2026-10-07T20:01:26Z"/>
        </w:rPr>
      </w:pPr>
      <w:ins w:id="458" w:author="Sayed Mehmood [2]" w:date="2026-10-07T20:01:26Z">
        <w:r>
          <w:rPr/>
          <w:t>Allow customers to search for bakery products by name or category.</w:t>
        </w:r>
      </w:ins>
    </w:p>
    <w:p w14:paraId="3E91FB99">
      <w:pPr>
        <w:keepNext w:val="0"/>
        <w:keepLines w:val="0"/>
        <w:widowControl/>
        <w:numPr>
          <w:ilvl w:val="1"/>
          <w:numId w:val="13"/>
        </w:numPr>
        <w:suppressLineNumbers w:val="0"/>
        <w:tabs>
          <w:tab w:val="left" w:pos="1440"/>
        </w:tabs>
        <w:spacing w:before="0" w:beforeAutospacing="1" w:after="0" w:afterAutospacing="1"/>
        <w:ind w:left="1440" w:hanging="360"/>
        <w:rPr>
          <w:ins w:id="459" w:author="Sayed Mehmood [2]" w:date="2026-10-07T20:01:26Z"/>
        </w:rPr>
      </w:pPr>
      <w:ins w:id="460" w:author="Sayed Mehmood [2]" w:date="2026-10-07T20:01:26Z">
        <w:r>
          <w:rPr/>
          <w:t>Display matching products based on the customer's search.</w:t>
        </w:r>
      </w:ins>
    </w:p>
    <w:p w14:paraId="58ACC1A1">
      <w:pPr>
        <w:keepNext w:val="0"/>
        <w:keepLines w:val="0"/>
        <w:widowControl/>
        <w:numPr>
          <w:ilvl w:val="0"/>
          <w:numId w:val="11"/>
        </w:numPr>
        <w:suppressLineNumbers w:val="0"/>
        <w:spacing w:before="0" w:beforeAutospacing="1" w:after="0" w:afterAutospacing="1"/>
        <w:ind w:left="720" w:hanging="360"/>
        <w:rPr>
          <w:ins w:id="461" w:author="Sayed Mehmood [2]" w:date="2026-10-07T20:01:26Z"/>
        </w:rPr>
      </w:pPr>
      <w:ins w:id="462" w:author="Sayed Mehmood [2]" w:date="2026-10-07T20:01:26Z">
        <w:r>
          <w:rPr>
            <w:rStyle w:val="16"/>
          </w:rPr>
          <w:t>Manage Shopping Cart</w:t>
        </w:r>
      </w:ins>
    </w:p>
    <w:p w14:paraId="2FA97057">
      <w:pPr>
        <w:keepNext w:val="0"/>
        <w:keepLines w:val="0"/>
        <w:widowControl/>
        <w:numPr>
          <w:ilvl w:val="1"/>
          <w:numId w:val="14"/>
        </w:numPr>
        <w:suppressLineNumbers w:val="0"/>
        <w:tabs>
          <w:tab w:val="left" w:pos="1440"/>
        </w:tabs>
        <w:spacing w:before="0" w:beforeAutospacing="1" w:after="0" w:afterAutospacing="1"/>
        <w:ind w:left="1440" w:hanging="360"/>
        <w:rPr>
          <w:ins w:id="463" w:author="Sayed Mehmood [2]" w:date="2026-10-07T20:01:26Z"/>
        </w:rPr>
      </w:pPr>
      <w:ins w:id="464" w:author="Sayed Mehmood [2]" w:date="2026-10-07T20:01:26Z">
        <w:r>
          <w:rPr/>
          <w:t>Allow customers to add bakery products to their cart.</w:t>
        </w:r>
      </w:ins>
    </w:p>
    <w:p w14:paraId="3F9E4279">
      <w:pPr>
        <w:keepNext w:val="0"/>
        <w:keepLines w:val="0"/>
        <w:widowControl/>
        <w:numPr>
          <w:ilvl w:val="1"/>
          <w:numId w:val="14"/>
        </w:numPr>
        <w:suppressLineNumbers w:val="0"/>
        <w:tabs>
          <w:tab w:val="left" w:pos="1440"/>
        </w:tabs>
        <w:spacing w:before="0" w:beforeAutospacing="1" w:after="0" w:afterAutospacing="1"/>
        <w:ind w:left="1440" w:hanging="360"/>
        <w:rPr>
          <w:ins w:id="465" w:author="Sayed Mehmood [2]" w:date="2026-10-07T20:01:26Z"/>
        </w:rPr>
      </w:pPr>
      <w:ins w:id="466" w:author="Sayed Mehmood [2]" w:date="2026-10-07T20:01:26Z">
        <w:r>
          <w:rPr/>
          <w:t>Allow customers to update product quantities or remove products from the cart.</w:t>
        </w:r>
      </w:ins>
    </w:p>
    <w:p w14:paraId="4F4D33B6">
      <w:pPr>
        <w:keepNext w:val="0"/>
        <w:keepLines w:val="0"/>
        <w:widowControl/>
        <w:numPr>
          <w:ilvl w:val="1"/>
          <w:numId w:val="14"/>
        </w:numPr>
        <w:suppressLineNumbers w:val="0"/>
        <w:tabs>
          <w:tab w:val="left" w:pos="1440"/>
        </w:tabs>
        <w:spacing w:before="0" w:beforeAutospacing="1" w:after="0" w:afterAutospacing="1"/>
        <w:ind w:left="1440" w:hanging="360"/>
        <w:rPr>
          <w:ins w:id="467" w:author="Sayed Mehmood [2]" w:date="2026-10-07T20:01:26Z"/>
        </w:rPr>
      </w:pPr>
      <w:ins w:id="468" w:author="Sayed Mehmood [2]" w:date="2026-10-07T20:01:26Z">
        <w:r>
          <w:rPr/>
          <w:t>Calculate the total cost of the selected products.</w:t>
        </w:r>
      </w:ins>
    </w:p>
    <w:p w14:paraId="189FAD1D">
      <w:pPr>
        <w:keepNext w:val="0"/>
        <w:keepLines w:val="0"/>
        <w:widowControl/>
        <w:numPr>
          <w:ilvl w:val="0"/>
          <w:numId w:val="11"/>
        </w:numPr>
        <w:suppressLineNumbers w:val="0"/>
        <w:spacing w:before="0" w:beforeAutospacing="1" w:after="0" w:afterAutospacing="1"/>
        <w:ind w:left="720" w:hanging="360"/>
        <w:rPr>
          <w:ins w:id="469" w:author="Sayed Mehmood [2]" w:date="2026-10-07T20:01:26Z"/>
        </w:rPr>
      </w:pPr>
      <w:ins w:id="470" w:author="Sayed Mehmood [2]" w:date="2026-10-07T20:01:26Z">
        <w:r>
          <w:rPr>
            <w:rStyle w:val="16"/>
          </w:rPr>
          <w:t>Place Order</w:t>
        </w:r>
      </w:ins>
    </w:p>
    <w:p w14:paraId="1DA3945A">
      <w:pPr>
        <w:keepNext w:val="0"/>
        <w:keepLines w:val="0"/>
        <w:widowControl/>
        <w:numPr>
          <w:ilvl w:val="1"/>
          <w:numId w:val="15"/>
        </w:numPr>
        <w:suppressLineNumbers w:val="0"/>
        <w:tabs>
          <w:tab w:val="left" w:pos="1440"/>
        </w:tabs>
        <w:spacing w:before="0" w:beforeAutospacing="1" w:after="0" w:afterAutospacing="1"/>
        <w:ind w:left="1440" w:hanging="360"/>
        <w:rPr>
          <w:ins w:id="471" w:author="Sayed Mehmood [2]" w:date="2026-10-07T20:01:26Z"/>
        </w:rPr>
      </w:pPr>
      <w:ins w:id="472" w:author="Sayed Mehmood [2]" w:date="2026-10-07T20:01:26Z">
        <w:r>
          <w:rPr/>
          <w:t>Allow customers to place an order after reviewing their selected products.</w:t>
        </w:r>
      </w:ins>
    </w:p>
    <w:p w14:paraId="3FCCBE37">
      <w:pPr>
        <w:keepNext w:val="0"/>
        <w:keepLines w:val="0"/>
        <w:widowControl/>
        <w:numPr>
          <w:ilvl w:val="1"/>
          <w:numId w:val="15"/>
        </w:numPr>
        <w:suppressLineNumbers w:val="0"/>
        <w:tabs>
          <w:tab w:val="left" w:pos="1440"/>
        </w:tabs>
        <w:spacing w:before="0" w:beforeAutospacing="1" w:after="0" w:afterAutospacing="1"/>
        <w:ind w:left="1440" w:hanging="360"/>
        <w:rPr>
          <w:ins w:id="473" w:author="Sayed Mehmood [2]" w:date="2026-10-07T20:01:26Z"/>
        </w:rPr>
      </w:pPr>
      <w:ins w:id="474" w:author="Sayed Mehmood [2]" w:date="2026-10-07T20:01:26Z">
        <w:r>
          <w:rPr/>
          <w:t>Record the ordered products, quantities, total amount, and customer information.</w:t>
        </w:r>
      </w:ins>
    </w:p>
    <w:p w14:paraId="263262D8">
      <w:pPr>
        <w:keepNext w:val="0"/>
        <w:keepLines w:val="0"/>
        <w:widowControl/>
        <w:numPr>
          <w:ilvl w:val="1"/>
          <w:numId w:val="15"/>
        </w:numPr>
        <w:suppressLineNumbers w:val="0"/>
        <w:tabs>
          <w:tab w:val="left" w:pos="1440"/>
        </w:tabs>
        <w:spacing w:before="0" w:beforeAutospacing="1" w:after="0" w:afterAutospacing="1"/>
        <w:ind w:left="1440" w:hanging="360"/>
        <w:rPr>
          <w:ins w:id="475" w:author="Sayed Mehmood [2]" w:date="2026-10-07T20:01:26Z"/>
        </w:rPr>
      </w:pPr>
      <w:ins w:id="476" w:author="Sayed Mehmood [2]" w:date="2026-10-07T20:01:26Z">
        <w:r>
          <w:rPr/>
          <w:t>Provide an order confirmation after successful placement.</w:t>
        </w:r>
      </w:ins>
    </w:p>
    <w:p w14:paraId="19D651D4">
      <w:pPr>
        <w:keepNext w:val="0"/>
        <w:keepLines w:val="0"/>
        <w:widowControl/>
        <w:numPr>
          <w:ilvl w:val="0"/>
          <w:numId w:val="11"/>
        </w:numPr>
        <w:suppressLineNumbers w:val="0"/>
        <w:spacing w:before="0" w:beforeAutospacing="1" w:after="0" w:afterAutospacing="1"/>
        <w:ind w:left="720" w:hanging="360"/>
        <w:rPr>
          <w:ins w:id="477" w:author="Sayed Mehmood [2]" w:date="2026-10-07T20:01:26Z"/>
        </w:rPr>
      </w:pPr>
      <w:ins w:id="478" w:author="Sayed Mehmood [2]" w:date="2026-10-07T20:01:26Z">
        <w:r>
          <w:rPr>
            <w:rStyle w:val="16"/>
          </w:rPr>
          <w:t>Payment Processing</w:t>
        </w:r>
      </w:ins>
    </w:p>
    <w:p w14:paraId="74F31DEF">
      <w:pPr>
        <w:keepNext w:val="0"/>
        <w:keepLines w:val="0"/>
        <w:widowControl/>
        <w:numPr>
          <w:ilvl w:val="1"/>
          <w:numId w:val="16"/>
        </w:numPr>
        <w:suppressLineNumbers w:val="0"/>
        <w:tabs>
          <w:tab w:val="left" w:pos="1440"/>
        </w:tabs>
        <w:spacing w:before="0" w:beforeAutospacing="1" w:after="0" w:afterAutospacing="1"/>
        <w:ind w:left="1440" w:hanging="360"/>
        <w:rPr>
          <w:ins w:id="479" w:author="Sayed Mehmood [2]" w:date="2026-10-07T20:01:26Z"/>
        </w:rPr>
      </w:pPr>
      <w:ins w:id="480" w:author="Sayed Mehmood [2]" w:date="2026-10-07T20:01:26Z">
        <w:r>
          <w:rPr/>
          <w:t>Allow customers to select an available payment method.</w:t>
        </w:r>
      </w:ins>
    </w:p>
    <w:p w14:paraId="5A68EE0E">
      <w:pPr>
        <w:keepNext w:val="0"/>
        <w:keepLines w:val="0"/>
        <w:widowControl/>
        <w:numPr>
          <w:ilvl w:val="1"/>
          <w:numId w:val="16"/>
        </w:numPr>
        <w:suppressLineNumbers w:val="0"/>
        <w:tabs>
          <w:tab w:val="left" w:pos="1440"/>
        </w:tabs>
        <w:spacing w:before="0" w:beforeAutospacing="1" w:after="0" w:afterAutospacing="1"/>
        <w:ind w:left="1440" w:hanging="360"/>
        <w:rPr>
          <w:ins w:id="481" w:author="Sayed Mehmood [2]" w:date="2026-10-07T20:01:26Z"/>
        </w:rPr>
      </w:pPr>
      <w:ins w:id="482" w:author="Sayed Mehmood [2]" w:date="2026-10-07T20:01:26Z">
        <w:r>
          <w:rPr/>
          <w:t>Process the payment for the placed order.</w:t>
        </w:r>
      </w:ins>
    </w:p>
    <w:p w14:paraId="31047DC0">
      <w:pPr>
        <w:keepNext w:val="0"/>
        <w:keepLines w:val="0"/>
        <w:widowControl/>
        <w:numPr>
          <w:ilvl w:val="1"/>
          <w:numId w:val="16"/>
        </w:numPr>
        <w:suppressLineNumbers w:val="0"/>
        <w:tabs>
          <w:tab w:val="left" w:pos="1440"/>
        </w:tabs>
        <w:spacing w:before="0" w:beforeAutospacing="1" w:after="0" w:afterAutospacing="1"/>
        <w:ind w:left="1440" w:hanging="360"/>
        <w:rPr>
          <w:ins w:id="483" w:author="Sayed Mehmood [2]" w:date="2026-10-07T20:01:26Z"/>
        </w:rPr>
      </w:pPr>
      <w:ins w:id="484" w:author="Sayed Mehmood [2]" w:date="2026-10-07T20:01:26Z">
        <w:r>
          <w:rPr/>
          <w:t>Record the payment status associated with the order.</w:t>
        </w:r>
      </w:ins>
    </w:p>
    <w:p w14:paraId="52B5949A">
      <w:pPr>
        <w:keepNext w:val="0"/>
        <w:keepLines w:val="0"/>
        <w:widowControl/>
        <w:numPr>
          <w:ilvl w:val="0"/>
          <w:numId w:val="11"/>
        </w:numPr>
        <w:suppressLineNumbers w:val="0"/>
        <w:spacing w:before="0" w:beforeAutospacing="1" w:after="0" w:afterAutospacing="1"/>
        <w:ind w:left="720" w:hanging="360"/>
        <w:rPr>
          <w:ins w:id="485" w:author="Sayed Mehmood [2]" w:date="2026-10-07T20:01:26Z"/>
        </w:rPr>
      </w:pPr>
      <w:ins w:id="486" w:author="Sayed Mehmood [2]" w:date="2026-10-07T20:01:26Z">
        <w:r>
          <w:rPr>
            <w:rStyle w:val="16"/>
          </w:rPr>
          <w:t>Delivery Information and Area Validation</w:t>
        </w:r>
      </w:ins>
    </w:p>
    <w:p w14:paraId="1E1DF3DE">
      <w:pPr>
        <w:keepNext w:val="0"/>
        <w:keepLines w:val="0"/>
        <w:widowControl/>
        <w:numPr>
          <w:ilvl w:val="1"/>
          <w:numId w:val="17"/>
        </w:numPr>
        <w:suppressLineNumbers w:val="0"/>
        <w:tabs>
          <w:tab w:val="left" w:pos="1440"/>
        </w:tabs>
        <w:spacing w:before="0" w:beforeAutospacing="1" w:after="0" w:afterAutospacing="1"/>
        <w:ind w:left="1440" w:hanging="360"/>
        <w:rPr>
          <w:ins w:id="487" w:author="Sayed Mehmood [2]" w:date="2026-10-07T20:01:26Z"/>
        </w:rPr>
      </w:pPr>
      <w:ins w:id="488" w:author="Sayed Mehmood [2]" w:date="2026-10-07T20:01:26Z">
        <w:r>
          <w:rPr/>
          <w:t>Allow customers to provide their delivery details.</w:t>
        </w:r>
      </w:ins>
    </w:p>
    <w:p w14:paraId="09C2F720">
      <w:pPr>
        <w:keepNext w:val="0"/>
        <w:keepLines w:val="0"/>
        <w:widowControl/>
        <w:numPr>
          <w:ilvl w:val="1"/>
          <w:numId w:val="17"/>
        </w:numPr>
        <w:suppressLineNumbers w:val="0"/>
        <w:tabs>
          <w:tab w:val="left" w:pos="1440"/>
        </w:tabs>
        <w:spacing w:before="0" w:beforeAutospacing="1" w:after="0" w:afterAutospacing="1"/>
        <w:ind w:left="1440" w:hanging="360"/>
        <w:rPr>
          <w:ins w:id="489" w:author="Sayed Mehmood [2]" w:date="2026-10-07T20:01:26Z"/>
        </w:rPr>
      </w:pPr>
      <w:ins w:id="490" w:author="Sayed Mehmood [2]" w:date="2026-10-07T20:01:26Z">
        <w:r>
          <w:rPr/>
          <w:t>Validate whether the customer's delivery area is supported by the bakery.</w:t>
        </w:r>
      </w:ins>
    </w:p>
    <w:p w14:paraId="2B3B3522">
      <w:pPr>
        <w:keepNext w:val="0"/>
        <w:keepLines w:val="0"/>
        <w:widowControl/>
        <w:numPr>
          <w:ilvl w:val="1"/>
          <w:numId w:val="17"/>
        </w:numPr>
        <w:suppressLineNumbers w:val="0"/>
        <w:tabs>
          <w:tab w:val="left" w:pos="1440"/>
        </w:tabs>
        <w:spacing w:before="0" w:beforeAutospacing="1" w:after="0" w:afterAutospacing="1"/>
        <w:ind w:left="1440" w:hanging="360"/>
        <w:rPr>
          <w:ins w:id="491" w:author="Sayed Mehmood [2]" w:date="2026-10-07T20:01:26Z"/>
        </w:rPr>
      </w:pPr>
      <w:ins w:id="492" w:author="Sayed Mehmood [2]" w:date="2026-10-07T20:01:26Z">
        <w:r>
          <w:rPr/>
          <w:t>Store the delivery information with the relevant order.</w:t>
        </w:r>
      </w:ins>
    </w:p>
    <w:p w14:paraId="09048863">
      <w:pPr>
        <w:keepNext w:val="0"/>
        <w:keepLines w:val="0"/>
        <w:widowControl/>
        <w:numPr>
          <w:ilvl w:val="0"/>
          <w:numId w:val="11"/>
        </w:numPr>
        <w:suppressLineNumbers w:val="0"/>
        <w:spacing w:before="0" w:beforeAutospacing="1" w:after="0" w:afterAutospacing="1"/>
        <w:ind w:left="720" w:hanging="360"/>
        <w:rPr>
          <w:ins w:id="493" w:author="Sayed Mehmood [2]" w:date="2026-10-07T20:01:26Z"/>
        </w:rPr>
      </w:pPr>
      <w:ins w:id="494" w:author="Sayed Mehmood [2]" w:date="2026-10-07T20:01:26Z">
        <w:r>
          <w:rPr>
            <w:rStyle w:val="16"/>
          </w:rPr>
          <w:t>Order Management</w:t>
        </w:r>
      </w:ins>
    </w:p>
    <w:p w14:paraId="40C83BAF">
      <w:pPr>
        <w:keepNext w:val="0"/>
        <w:keepLines w:val="0"/>
        <w:widowControl/>
        <w:numPr>
          <w:ilvl w:val="1"/>
          <w:numId w:val="18"/>
        </w:numPr>
        <w:suppressLineNumbers w:val="0"/>
        <w:tabs>
          <w:tab w:val="left" w:pos="1440"/>
        </w:tabs>
        <w:spacing w:before="0" w:beforeAutospacing="1" w:after="0" w:afterAutospacing="1"/>
        <w:ind w:left="1440" w:hanging="360"/>
        <w:rPr>
          <w:ins w:id="495" w:author="Sayed Mehmood [2]" w:date="2026-10-07T20:01:26Z"/>
        </w:rPr>
      </w:pPr>
      <w:ins w:id="496" w:author="Sayed Mehmood [2]" w:date="2026-10-07T20:01:26Z">
        <w:r>
          <w:rPr/>
          <w:t>Allow bakery staff to view and manage customer orders.</w:t>
        </w:r>
      </w:ins>
    </w:p>
    <w:p w14:paraId="2F9E88D9">
      <w:pPr>
        <w:keepNext w:val="0"/>
        <w:keepLines w:val="0"/>
        <w:widowControl/>
        <w:numPr>
          <w:ilvl w:val="1"/>
          <w:numId w:val="18"/>
        </w:numPr>
        <w:suppressLineNumbers w:val="0"/>
        <w:tabs>
          <w:tab w:val="left" w:pos="1440"/>
        </w:tabs>
        <w:spacing w:before="0" w:beforeAutospacing="1" w:after="0" w:afterAutospacing="1"/>
        <w:ind w:left="1440" w:hanging="360"/>
        <w:rPr>
          <w:ins w:id="497" w:author="Sayed Mehmood [2]" w:date="2026-10-07T20:01:26Z"/>
        </w:rPr>
      </w:pPr>
      <w:ins w:id="498" w:author="Sayed Mehmood [2]" w:date="2026-10-07T20:01:26Z">
        <w:r>
          <w:rPr/>
          <w:t>Update the order status as the order progresses.</w:t>
        </w:r>
      </w:ins>
    </w:p>
    <w:p w14:paraId="381525DE">
      <w:pPr>
        <w:keepNext w:val="0"/>
        <w:keepLines w:val="0"/>
        <w:widowControl/>
        <w:numPr>
          <w:ilvl w:val="1"/>
          <w:numId w:val="18"/>
        </w:numPr>
        <w:suppressLineNumbers w:val="0"/>
        <w:tabs>
          <w:tab w:val="left" w:pos="1440"/>
        </w:tabs>
        <w:spacing w:before="0" w:beforeAutospacing="1" w:after="0" w:afterAutospacing="1"/>
        <w:ind w:left="1440" w:hanging="360"/>
        <w:rPr>
          <w:ins w:id="499" w:author="Sayed Mehmood [2]" w:date="2026-10-07T20:01:26Z"/>
        </w:rPr>
      </w:pPr>
      <w:ins w:id="500" w:author="Sayed Mehmood [2]" w:date="2026-10-07T20:01:26Z">
        <w:r>
          <w:rPr/>
          <w:t>Maintain order information for processing and delivery.</w:t>
        </w:r>
      </w:ins>
    </w:p>
    <w:p w14:paraId="7401DCC4">
      <w:pPr>
        <w:keepNext w:val="0"/>
        <w:keepLines w:val="0"/>
        <w:widowControl/>
        <w:numPr>
          <w:ilvl w:val="0"/>
          <w:numId w:val="11"/>
        </w:numPr>
        <w:suppressLineNumbers w:val="0"/>
        <w:spacing w:before="0" w:beforeAutospacing="1" w:after="0" w:afterAutospacing="1"/>
        <w:ind w:left="720" w:hanging="360"/>
        <w:rPr>
          <w:ins w:id="501" w:author="Sayed Mehmood [2]" w:date="2026-10-07T20:01:26Z"/>
        </w:rPr>
      </w:pPr>
      <w:ins w:id="502" w:author="Sayed Mehmood [2]" w:date="2026-10-07T20:01:26Z">
        <w:r>
          <w:rPr>
            <w:rStyle w:val="16"/>
          </w:rPr>
          <w:t>Product Management</w:t>
        </w:r>
      </w:ins>
    </w:p>
    <w:p w14:paraId="4AA199E6">
      <w:pPr>
        <w:keepNext w:val="0"/>
        <w:keepLines w:val="0"/>
        <w:widowControl/>
        <w:numPr>
          <w:ilvl w:val="1"/>
          <w:numId w:val="19"/>
        </w:numPr>
        <w:suppressLineNumbers w:val="0"/>
        <w:tabs>
          <w:tab w:val="left" w:pos="1440"/>
        </w:tabs>
        <w:spacing w:before="0" w:beforeAutospacing="1" w:after="0" w:afterAutospacing="1"/>
        <w:ind w:left="1440" w:hanging="360"/>
        <w:rPr>
          <w:ins w:id="503" w:author="Sayed Mehmood [2]" w:date="2026-10-07T20:01:26Z"/>
        </w:rPr>
      </w:pPr>
      <w:ins w:id="504" w:author="Sayed Mehmood [2]" w:date="2026-10-07T20:01:26Z">
        <w:r>
          <w:rPr/>
          <w:t>Allow authorized bakery staff to add, update, and remove bakery products.</w:t>
        </w:r>
      </w:ins>
    </w:p>
    <w:p w14:paraId="27EA73B3">
      <w:pPr>
        <w:keepNext w:val="0"/>
        <w:keepLines w:val="0"/>
        <w:widowControl/>
        <w:numPr>
          <w:ilvl w:val="1"/>
          <w:numId w:val="19"/>
        </w:numPr>
        <w:suppressLineNumbers w:val="0"/>
        <w:tabs>
          <w:tab w:val="left" w:pos="1440"/>
        </w:tabs>
        <w:spacing w:before="0" w:beforeAutospacing="1" w:after="0" w:afterAutospacing="1"/>
        <w:ind w:left="1440" w:hanging="360"/>
        <w:rPr>
          <w:ins w:id="505" w:author="Sayed Mehmood [2]" w:date="2026-10-07T20:01:26Z"/>
        </w:rPr>
      </w:pPr>
      <w:ins w:id="506" w:author="Sayed Mehmood [2]" w:date="2026-10-07T20:01:26Z">
        <w:r>
          <w:rPr/>
          <w:t>Manage product prices, descriptions, categories, and availability.</w:t>
        </w:r>
      </w:ins>
    </w:p>
    <w:p w14:paraId="49ECB2FB">
      <w:pPr>
        <w:keepNext w:val="0"/>
        <w:keepLines w:val="0"/>
        <w:widowControl/>
        <w:numPr>
          <w:ilvl w:val="0"/>
          <w:numId w:val="11"/>
        </w:numPr>
        <w:suppressLineNumbers w:val="0"/>
        <w:spacing w:before="0" w:beforeAutospacing="1" w:after="0" w:afterAutospacing="1"/>
        <w:ind w:left="720" w:hanging="360"/>
        <w:rPr>
          <w:ins w:id="507" w:author="Sayed Mehmood [2]" w:date="2026-10-07T20:01:26Z"/>
        </w:rPr>
      </w:pPr>
      <w:ins w:id="508" w:author="Sayed Mehmood [2]" w:date="2026-10-07T20:01:26Z">
        <w:r>
          <w:rPr>
            <w:rStyle w:val="16"/>
          </w:rPr>
          <w:t>Discount Management</w:t>
        </w:r>
      </w:ins>
    </w:p>
    <w:p w14:paraId="408030C8">
      <w:pPr>
        <w:keepNext w:val="0"/>
        <w:keepLines w:val="0"/>
        <w:widowControl/>
        <w:numPr>
          <w:ilvl w:val="0"/>
          <w:numId w:val="20"/>
        </w:numPr>
        <w:suppressLineNumbers w:val="0"/>
        <w:spacing w:before="0" w:beforeAutospacing="1" w:after="0" w:afterAutospacing="1"/>
        <w:ind w:left="720" w:hanging="360"/>
        <w:rPr>
          <w:ins w:id="509" w:author="Sayed Mehmood [2]" w:date="2026-10-07T20:01:26Z"/>
        </w:rPr>
      </w:pPr>
      <w:ins w:id="510" w:author="Sayed Mehmood [2]" w:date="2026-10-07T20:01:26Z">
        <w:r>
          <w:rPr/>
          <w:t>Allow authorized staff to create and manage discounts for eligible bakery products or orders.</w:t>
        </w:r>
      </w:ins>
    </w:p>
    <w:p w14:paraId="3DC252E7">
      <w:pPr>
        <w:keepNext w:val="0"/>
        <w:keepLines w:val="0"/>
        <w:widowControl/>
        <w:numPr>
          <w:ilvl w:val="0"/>
          <w:numId w:val="20"/>
        </w:numPr>
        <w:suppressLineNumbers w:val="0"/>
        <w:spacing w:before="0" w:beforeAutospacing="1" w:after="0" w:afterAutospacing="1"/>
        <w:ind w:left="720" w:hanging="360"/>
        <w:rPr>
          <w:ins w:id="511" w:author="Sayed Mehmood [2]" w:date="2026-10-07T20:01:26Z"/>
        </w:rPr>
      </w:pPr>
      <w:ins w:id="512" w:author="Sayed Mehmood [2]" w:date="2026-10-07T20:01:26Z">
        <w:r>
          <w:rPr/>
          <w:t>Apply valid discounts when calculating the order total.</w:t>
        </w:r>
      </w:ins>
    </w:p>
    <w:p w14:paraId="160E3B88">
      <w:pPr>
        <w:keepNext w:val="0"/>
        <w:keepLines w:val="0"/>
        <w:widowControl/>
        <w:numPr>
          <w:ilvl w:val="0"/>
          <w:numId w:val="21"/>
        </w:numPr>
        <w:suppressLineNumbers w:val="0"/>
        <w:spacing w:before="0" w:beforeAutospacing="1" w:after="0" w:afterAutospacing="1"/>
        <w:ind w:left="720" w:hanging="360"/>
        <w:rPr>
          <w:ins w:id="513" w:author="Sayed Mehmood [2]" w:date="2026-10-07T20:01:26Z"/>
        </w:rPr>
      </w:pPr>
      <w:ins w:id="514" w:author="Sayed Mehmood [2]" w:date="2026-10-07T20:01:26Z">
        <w:r>
          <w:rPr>
            <w:rStyle w:val="16"/>
          </w:rPr>
          <w:t>Order Tracking</w:t>
        </w:r>
      </w:ins>
    </w:p>
    <w:p w14:paraId="7F2D1FA6">
      <w:pPr>
        <w:keepNext w:val="0"/>
        <w:keepLines w:val="0"/>
        <w:widowControl/>
        <w:numPr>
          <w:ilvl w:val="0"/>
          <w:numId w:val="22"/>
        </w:numPr>
        <w:suppressLineNumbers w:val="0"/>
        <w:spacing w:before="0" w:beforeAutospacing="1" w:after="0" w:afterAutospacing="1"/>
        <w:ind w:left="720" w:hanging="360"/>
        <w:rPr>
          <w:ins w:id="515" w:author="Sayed Mehmood [2]" w:date="2026-10-07T20:01:26Z"/>
        </w:rPr>
      </w:pPr>
      <w:ins w:id="516" w:author="Sayed Mehmood [2]" w:date="2026-10-07T20:01:26Z">
        <w:r>
          <w:rPr/>
          <w:t>Allow customers to view the current status of their orders.</w:t>
        </w:r>
      </w:ins>
    </w:p>
    <w:p w14:paraId="39201DBE">
      <w:pPr>
        <w:keepNext w:val="0"/>
        <w:keepLines w:val="0"/>
        <w:widowControl/>
        <w:numPr>
          <w:ilvl w:val="0"/>
          <w:numId w:val="22"/>
        </w:numPr>
        <w:suppressLineNumbers w:val="0"/>
        <w:spacing w:before="0" w:beforeAutospacing="1" w:after="0" w:afterAutospacing="1"/>
        <w:ind w:left="720" w:hanging="360"/>
        <w:rPr>
          <w:ins w:id="517" w:author="Sayed Mehmood [2]" w:date="2026-10-07T20:01:26Z"/>
        </w:rPr>
      </w:pPr>
      <w:ins w:id="518" w:author="Sayed Mehmood [2]" w:date="2026-10-07T20:01:26Z">
        <w:r>
          <w:rPr/>
          <w:t>Provide updated order information until the order is completed.</w:t>
        </w:r>
      </w:ins>
    </w:p>
    <w:p w14:paraId="54C6AAAA">
      <w:pPr>
        <w:keepNext w:val="0"/>
        <w:keepLines w:val="0"/>
        <w:widowControl/>
        <w:numPr>
          <w:ilvl w:val="0"/>
          <w:numId w:val="23"/>
        </w:numPr>
        <w:suppressLineNumbers w:val="0"/>
        <w:spacing w:before="0" w:beforeAutospacing="1" w:after="0" w:afterAutospacing="1"/>
        <w:ind w:left="720" w:hanging="360"/>
        <w:rPr>
          <w:ins w:id="519" w:author="Sayed Mehmood [2]" w:date="2026-10-07T20:01:26Z"/>
        </w:rPr>
      </w:pPr>
      <w:ins w:id="520" w:author="Sayed Mehmood [2]" w:date="2026-10-07T20:01:26Z">
        <w:r>
          <w:rPr>
            <w:rStyle w:val="16"/>
          </w:rPr>
          <w:t>Salesman Management</w:t>
        </w:r>
      </w:ins>
    </w:p>
    <w:p w14:paraId="60585A90">
      <w:pPr>
        <w:keepNext w:val="0"/>
        <w:keepLines w:val="0"/>
        <w:widowControl/>
        <w:numPr>
          <w:ilvl w:val="0"/>
          <w:numId w:val="24"/>
        </w:numPr>
        <w:suppressLineNumbers w:val="0"/>
        <w:spacing w:before="0" w:beforeAutospacing="1" w:after="0" w:afterAutospacing="1"/>
        <w:ind w:left="720" w:hanging="360"/>
        <w:rPr>
          <w:ins w:id="521" w:author="Sayed Mehmood [2]" w:date="2026-10-07T20:01:26Z"/>
        </w:rPr>
      </w:pPr>
      <w:ins w:id="522" w:author="Sayed Mehmood [2]" w:date="2026-10-07T20:01:26Z">
        <w:r>
          <w:rPr/>
          <w:t>Allow the system to maintain salesman information.</w:t>
        </w:r>
      </w:ins>
    </w:p>
    <w:p w14:paraId="6C6DA47C">
      <w:pPr>
        <w:keepNext w:val="0"/>
        <w:keepLines w:val="0"/>
        <w:widowControl/>
        <w:numPr>
          <w:ilvl w:val="0"/>
          <w:numId w:val="24"/>
        </w:numPr>
        <w:suppressLineNumbers w:val="0"/>
        <w:spacing w:before="0" w:beforeAutospacing="1" w:after="0" w:afterAutospacing="1"/>
        <w:ind w:left="720" w:hanging="360"/>
        <w:rPr>
          <w:ins w:id="523" w:author="Sayed Mehmood [2]" w:date="2026-10-07T20:01:26Z"/>
        </w:rPr>
      </w:pPr>
      <w:ins w:id="524" w:author="Sayed Mehmood [2]" w:date="2026-10-07T20:01:26Z">
        <w:r>
          <w:rPr/>
          <w:t>Associate relevant orders with the salesman responsible for handling them.</w:t>
        </w:r>
      </w:ins>
    </w:p>
    <w:p w14:paraId="4B186047">
      <w:pPr>
        <w:spacing w:before="100" w:beforeAutospacing="1" w:after="100" w:afterAutospacing="1" w:line="240" w:lineRule="auto"/>
        <w:rPr>
          <w:del w:id="525" w:author="Sayed Mehmood [2]" w:date="2026-10-07T20:01:26Z"/>
          <w:rFonts w:ascii="Times New Roman" w:hAnsi="Times New Roman" w:eastAsia="Times New Roman" w:cs="Times New Roman"/>
          <w:sz w:val="24"/>
          <w:szCs w:val="24"/>
        </w:rPr>
      </w:pPr>
      <w:del w:id="526" w:author="Sayed Mehmood [2]" w:date="2026-10-07T20:01:26Z">
        <w:r>
          <w:rPr>
            <w:rFonts w:ascii="Times New Roman" w:hAnsi="Times New Roman" w:eastAsia="Times New Roman" w:cs="Times New Roman"/>
            <w:sz w:val="24"/>
            <w:szCs w:val="24"/>
          </w:rPr>
          <w:delText xml:space="preserve">ProjectConnect </w:delText>
        </w:r>
      </w:del>
      <w:ins w:id="527" w:author="Tayyab Mehboob" w:date="2025-03-26T13:12:00Z">
        <w:del w:id="528" w:author="Sayed Mehmood [2]" w:date="2026-10-07T20:01:26Z">
          <w:r>
            <w:rPr>
              <w:rFonts w:ascii="Times New Roman" w:hAnsi="Times New Roman" w:eastAsia="Times New Roman" w:cs="Times New Roman"/>
              <w:sz w:val="24"/>
              <w:szCs w:val="24"/>
            </w:rPr>
            <w:delText xml:space="preserve">Project management system </w:delText>
          </w:r>
        </w:del>
      </w:ins>
      <w:del w:id="529" w:author="Sayed Mehmood [2]" w:date="2026-10-07T20:01:26Z">
        <w:r>
          <w:rPr>
            <w:rFonts w:ascii="Times New Roman" w:hAnsi="Times New Roman" w:eastAsia="Times New Roman" w:cs="Times New Roman"/>
            <w:sz w:val="24"/>
            <w:szCs w:val="24"/>
          </w:rPr>
          <w:delText>includes the following key functionalities:</w:delText>
        </w:r>
      </w:del>
    </w:p>
    <w:p w14:paraId="01326F3F">
      <w:pPr>
        <w:numPr>
          <w:ilvl w:val="0"/>
          <w:numId w:val="25"/>
        </w:numPr>
        <w:spacing w:before="100" w:beforeAutospacing="1" w:after="100" w:afterAutospacing="1" w:line="240" w:lineRule="auto"/>
        <w:rPr>
          <w:del w:id="530" w:author="Sayed Mehmood [2]" w:date="2026-10-07T20:01:26Z"/>
          <w:rFonts w:ascii="Times New Roman" w:hAnsi="Times New Roman" w:eastAsia="Times New Roman" w:cs="Times New Roman"/>
          <w:sz w:val="24"/>
          <w:szCs w:val="24"/>
        </w:rPr>
      </w:pPr>
      <w:del w:id="531" w:author="Sayed Mehmood [2]" w:date="2026-10-07T20:01:26Z">
        <w:r>
          <w:rPr>
            <w:rFonts w:ascii="Times New Roman" w:hAnsi="Times New Roman" w:eastAsia="Times New Roman" w:cs="Times New Roman"/>
            <w:b/>
            <w:bCs/>
            <w:sz w:val="24"/>
            <w:szCs w:val="24"/>
          </w:rPr>
          <w:delText>Student and Supervisor Registration:</w:delText>
        </w:r>
      </w:del>
      <w:del w:id="532" w:author="Sayed Mehmood [2]" w:date="2026-10-07T20:01:26Z">
        <w:r>
          <w:rPr>
            <w:rFonts w:ascii="Times New Roman" w:hAnsi="Times New Roman" w:eastAsia="Times New Roman" w:cs="Times New Roman"/>
            <w:sz w:val="24"/>
            <w:szCs w:val="24"/>
          </w:rPr>
          <w:br w:type="textWrapping"/>
        </w:r>
      </w:del>
      <w:del w:id="533" w:author="Sayed Mehmood [2]" w:date="2026-10-07T20:01:26Z">
        <w:r>
          <w:rPr>
            <w:rFonts w:ascii="Times New Roman" w:hAnsi="Times New Roman" w:eastAsia="Times New Roman" w:cs="Times New Roman"/>
            <w:sz w:val="24"/>
            <w:szCs w:val="24"/>
          </w:rPr>
          <w:delText>The system allows new users—both students and supervisors—to register. It manages user profiles and authentication, ensuring that only authorized users can access project data.</w:delText>
        </w:r>
      </w:del>
    </w:p>
    <w:p w14:paraId="06E26323">
      <w:pPr>
        <w:numPr>
          <w:ilvl w:val="-1"/>
          <w:numId w:val="0"/>
        </w:numPr>
        <w:spacing w:before="100" w:beforeAutospacing="1" w:after="100" w:afterAutospacing="1" w:line="240" w:lineRule="auto"/>
        <w:ind w:left="360" w:firstLine="0"/>
        <w:rPr>
          <w:del w:id="535" w:author="Sayed Mehmood [2]" w:date="2026-10-07T19:59:43Z"/>
          <w:rFonts w:ascii="Times New Roman" w:hAnsi="Times New Roman" w:eastAsia="Times New Roman" w:cs="Times New Roman"/>
          <w:sz w:val="24"/>
          <w:szCs w:val="24"/>
        </w:rPr>
        <w:pPrChange w:id="534" w:author="Sayed Mehmood [2]" w:date="2026-10-07T19:57:52Z">
          <w:pPr>
            <w:numPr>
              <w:ilvl w:val="0"/>
              <w:numId w:val="25"/>
            </w:numPr>
            <w:spacing w:before="100" w:beforeAutospacing="1" w:after="100" w:afterAutospacing="1" w:line="240" w:lineRule="auto"/>
          </w:pPr>
        </w:pPrChange>
      </w:pPr>
      <w:del w:id="536" w:author="Sayed Mehmood [2]" w:date="2026-10-07T19:59:43Z">
        <w:r>
          <w:rPr>
            <w:rFonts w:ascii="Times New Roman" w:hAnsi="Times New Roman" w:eastAsia="Times New Roman" w:cs="Times New Roman"/>
            <w:b/>
            <w:bCs/>
            <w:sz w:val="24"/>
            <w:szCs w:val="24"/>
          </w:rPr>
          <w:delText>Project Registration and Tracking:</w:delText>
        </w:r>
      </w:del>
      <w:del w:id="537" w:author="Sayed Mehmood [2]" w:date="2026-10-07T19:59:43Z">
        <w:r>
          <w:rPr>
            <w:rFonts w:ascii="Times New Roman" w:hAnsi="Times New Roman" w:eastAsia="Times New Roman" w:cs="Times New Roman"/>
            <w:sz w:val="24"/>
            <w:szCs w:val="24"/>
          </w:rPr>
          <w:br w:type="textWrapping"/>
        </w:r>
      </w:del>
      <w:del w:id="538" w:author="Sayed Mehmood [2]" w:date="2026-10-07T19:59:43Z">
        <w:r>
          <w:rPr>
            <w:rFonts w:ascii="Times New Roman" w:hAnsi="Times New Roman" w:eastAsia="Times New Roman" w:cs="Times New Roman"/>
            <w:sz w:val="24"/>
            <w:szCs w:val="24"/>
          </w:rPr>
          <w:delText>Students can register their projects by submitting detailed project proposals, while supervisors can be assigned to each project. The system maintains a central repository for all project registrations and tracks project status over the semester.</w:delText>
        </w:r>
      </w:del>
    </w:p>
    <w:p w14:paraId="3601DF61">
      <w:pPr>
        <w:numPr>
          <w:ilvl w:val="0"/>
          <w:numId w:val="25"/>
        </w:numPr>
        <w:spacing w:before="100" w:beforeAutospacing="1" w:after="100" w:afterAutospacing="1" w:line="240" w:lineRule="auto"/>
        <w:rPr>
          <w:del w:id="539" w:author="Sayed Mehmood [2]" w:date="2026-10-07T19:59:43Z"/>
          <w:rFonts w:ascii="Times New Roman" w:hAnsi="Times New Roman" w:eastAsia="Times New Roman" w:cs="Times New Roman"/>
          <w:sz w:val="24"/>
          <w:szCs w:val="24"/>
        </w:rPr>
      </w:pPr>
      <w:del w:id="540" w:author="Sayed Mehmood [2]" w:date="2026-10-07T19:59:43Z">
        <w:r>
          <w:rPr>
            <w:rFonts w:ascii="Times New Roman" w:hAnsi="Times New Roman" w:eastAsia="Times New Roman" w:cs="Times New Roman"/>
            <w:b/>
            <w:bCs/>
            <w:sz w:val="24"/>
            <w:szCs w:val="24"/>
          </w:rPr>
          <w:delText>Uploading Multiple Versions of Work Products:</w:delText>
        </w:r>
      </w:del>
      <w:del w:id="541" w:author="Sayed Mehmood [2]" w:date="2026-10-07T19:59:43Z">
        <w:r>
          <w:rPr>
            <w:rFonts w:ascii="Times New Roman" w:hAnsi="Times New Roman" w:eastAsia="Times New Roman" w:cs="Times New Roman"/>
            <w:sz w:val="24"/>
            <w:szCs w:val="24"/>
          </w:rPr>
          <w:br w:type="textWrapping"/>
        </w:r>
      </w:del>
      <w:del w:id="542" w:author="Sayed Mehmood [2]" w:date="2026-10-07T19:59:43Z">
        <w:r>
          <w:rPr>
            <w:rFonts w:ascii="Times New Roman" w:hAnsi="Times New Roman" w:eastAsia="Times New Roman" w:cs="Times New Roman"/>
            <w:sz w:val="24"/>
            <w:szCs w:val="24"/>
          </w:rPr>
          <w:delText>Students can submit work products related to their projects, with support for uploading multiple versions. This feature ensures that supervisors can review progress, compare revisions, and assess improvements over time.</w:delText>
        </w:r>
      </w:del>
    </w:p>
    <w:p w14:paraId="00E34AEC">
      <w:pPr>
        <w:numPr>
          <w:ilvl w:val="0"/>
          <w:numId w:val="25"/>
        </w:numPr>
        <w:spacing w:before="100" w:beforeAutospacing="1" w:after="100" w:afterAutospacing="1" w:line="240" w:lineRule="auto"/>
        <w:rPr>
          <w:rFonts w:ascii="Times New Roman" w:hAnsi="Times New Roman" w:eastAsia="Times New Roman" w:cs="Times New Roman"/>
          <w:sz w:val="24"/>
          <w:szCs w:val="24"/>
        </w:rPr>
      </w:pPr>
      <w:del w:id="543" w:author="Sayed Mehmood [2]" w:date="2026-10-07T19:59:43Z">
        <w:r>
          <w:rPr>
            <w:rFonts w:ascii="Times New Roman" w:hAnsi="Times New Roman" w:eastAsia="Times New Roman" w:cs="Times New Roman"/>
            <w:b/>
            <w:bCs/>
            <w:sz w:val="24"/>
            <w:szCs w:val="24"/>
          </w:rPr>
          <w:delText>Feedback Submission and Review:</w:delText>
        </w:r>
      </w:del>
      <w:del w:id="544" w:author="Sayed Mehmood [2]" w:date="2026-10-07T19:59:43Z">
        <w:r>
          <w:rPr>
            <w:rFonts w:ascii="Times New Roman" w:hAnsi="Times New Roman" w:eastAsia="Times New Roman" w:cs="Times New Roman"/>
            <w:sz w:val="24"/>
            <w:szCs w:val="24"/>
          </w:rPr>
          <w:br w:type="textWrapping"/>
        </w:r>
      </w:del>
      <w:del w:id="545" w:author="Sayed Mehmood [2]" w:date="2026-10-07T19:59:43Z">
        <w:r>
          <w:rPr>
            <w:rFonts w:ascii="Times New Roman" w:hAnsi="Times New Roman" w:eastAsia="Times New Roman" w:cs="Times New Roman"/>
            <w:sz w:val="24"/>
            <w:szCs w:val="24"/>
          </w:rPr>
          <w:delText>Supervisors can provide detailed feedback on each submitted work product. The system supports both textual and, if necessary, file-based feedback to guide students in improving their deliverables.</w:delText>
        </w:r>
      </w:del>
    </w:p>
    <w:p w14:paraId="2ABDDDDB">
      <w:pPr>
        <w:pStyle w:val="41"/>
        <w:numPr>
          <w:ilvl w:val="0"/>
          <w:numId w:val="25"/>
        </w:numPr>
        <w:spacing w:before="100" w:beforeAutospacing="1" w:after="100" w:afterAutospacing="1" w:line="240" w:lineRule="auto"/>
        <w:outlineLvl w:val="1"/>
        <w:rPr>
          <w:rStyle w:val="29"/>
          <w:rFonts w:ascii="Times New Roman" w:hAnsi="Times New Roman" w:eastAsia="Times New Roman" w:cs="Times New Roman"/>
          <w:b/>
          <w:bCs/>
          <w:sz w:val="36"/>
          <w:szCs w:val="36"/>
          <w:rPrChange w:id="547" w:author="MUHAMMAD HAMAD" w:date="2025-03-26T13:51:00Z">
            <w:rPr>
              <w:rFonts w:ascii="Times New Roman" w:hAnsi="Times New Roman" w:eastAsia="Times New Roman" w:cs="Times New Roman"/>
              <w:b/>
              <w:bCs/>
              <w:sz w:val="36"/>
              <w:szCs w:val="36"/>
            </w:rPr>
          </w:rPrChange>
        </w:rPr>
        <w:pPrChange w:id="546" w:author="Tayyab Mehboob" w:date="2025-03-26T13:13:00Z">
          <w:pPr>
            <w:spacing w:before="100" w:beforeAutospacing="1" w:after="100" w:afterAutospacing="1" w:line="240" w:lineRule="auto"/>
            <w:outlineLvl w:val="1"/>
          </w:pPr>
        </w:pPrChange>
      </w:pPr>
      <w:del w:id="548" w:author="Tayyab Mehboob" w:date="2025-03-26T13:13:00Z">
        <w:bookmarkStart w:id="12" w:name="_Toc193890186"/>
        <w:r>
          <w:rPr>
            <w:rFonts w:ascii="Times New Roman" w:hAnsi="Times New Roman" w:eastAsia="Times New Roman" w:cs="Times New Roman"/>
            <w:b/>
            <w:bCs/>
            <w:sz w:val="32"/>
            <w:szCs w:val="32"/>
            <w:rPrChange w:id="549" w:author="Tayyab Mehboob" w:date="2025-03-26T13:13:00Z">
              <w:rPr>
                <w:rFonts w:ascii="Times New Roman" w:hAnsi="Times New Roman" w:eastAsia="Times New Roman" w:cs="Times New Roman"/>
                <w:b/>
                <w:bCs/>
                <w:sz w:val="36"/>
                <w:szCs w:val="36"/>
              </w:rPr>
            </w:rPrChange>
          </w:rPr>
          <w:delText>6</w:delText>
        </w:r>
      </w:del>
      <w:del w:id="550" w:author="Tayyab Mehboob" w:date="2025-03-26T13:12:00Z">
        <w:r>
          <w:rPr>
            <w:rFonts w:ascii="Times New Roman" w:hAnsi="Times New Roman" w:eastAsia="Times New Roman" w:cs="Times New Roman"/>
            <w:b/>
            <w:bCs/>
            <w:sz w:val="32"/>
            <w:szCs w:val="32"/>
            <w:rPrChange w:id="551" w:author="Tayyab Mehboob" w:date="2025-03-26T13:13:00Z">
              <w:rPr>
                <w:rFonts w:ascii="Times New Roman" w:hAnsi="Times New Roman" w:eastAsia="Times New Roman" w:cs="Times New Roman"/>
                <w:b/>
                <w:bCs/>
                <w:sz w:val="36"/>
                <w:szCs w:val="36"/>
              </w:rPr>
            </w:rPrChange>
          </w:rPr>
          <w:delText>.</w:delText>
        </w:r>
      </w:del>
      <w:del w:id="552" w:author="Tayyab Mehboob" w:date="2025-03-26T13:12:00Z">
        <w:r>
          <w:rPr>
            <w:rStyle w:val="29"/>
            <w:rFonts w:ascii="Times New Roman" w:hAnsi="Times New Roman" w:eastAsia="Times New Roman" w:cs="Times New Roman"/>
            <w:b/>
            <w:bCs/>
            <w:sz w:val="36"/>
            <w:szCs w:val="36"/>
            <w:rPrChange w:id="553" w:author="MUHAMMAD HAMAD" w:date="2025-03-26T13:51:00Z">
              <w:rPr>
                <w:rFonts w:ascii="Times New Roman" w:hAnsi="Times New Roman" w:eastAsia="Times New Roman" w:cs="Times New Roman"/>
                <w:b/>
                <w:bCs/>
                <w:sz w:val="36"/>
                <w:szCs w:val="36"/>
              </w:rPr>
            </w:rPrChange>
          </w:rPr>
          <w:delText>3</w:delText>
        </w:r>
      </w:del>
      <w:r>
        <w:rPr>
          <w:rStyle w:val="29"/>
          <w:rFonts w:ascii="Times New Roman" w:hAnsi="Times New Roman" w:eastAsia="Times New Roman" w:cs="Times New Roman"/>
          <w:b/>
          <w:bCs/>
          <w:sz w:val="36"/>
          <w:szCs w:val="36"/>
          <w:rPrChange w:id="554" w:author="MUHAMMAD HAMAD" w:date="2025-03-26T13:51:00Z">
            <w:rPr>
              <w:rFonts w:ascii="Times New Roman" w:hAnsi="Times New Roman" w:eastAsia="Times New Roman" w:cs="Times New Roman"/>
              <w:b/>
              <w:bCs/>
              <w:sz w:val="36"/>
              <w:szCs w:val="36"/>
            </w:rPr>
          </w:rPrChange>
        </w:rPr>
        <w:t xml:space="preserve"> User Characteristics</w:t>
      </w:r>
      <w:bookmarkEnd w:id="12"/>
    </w:p>
    <w:p w14:paraId="07407071">
      <w:pPr>
        <w:pStyle w:val="15"/>
        <w:keepNext w:val="0"/>
        <w:keepLines w:val="0"/>
        <w:widowControl/>
        <w:suppressLineNumbers w:val="0"/>
        <w:spacing w:before="0" w:beforeAutospacing="1" w:after="0" w:afterAutospacing="1"/>
        <w:ind w:left="0" w:right="0"/>
        <w:rPr>
          <w:ins w:id="555" w:author="Sayed Mehmood [2]" w:date="2026-10-07T20:06:28Z"/>
        </w:rPr>
      </w:pPr>
      <w:ins w:id="556" w:author="Sayed Mehmood [2]" w:date="2026-10-07T20:06:28Z">
        <w:r>
          <w:rPr>
            <w:rStyle w:val="16"/>
          </w:rPr>
          <w:t>Customers:</w:t>
        </w:r>
      </w:ins>
      <w:ins w:id="557" w:author="Sayed Mehmood [2]" w:date="2026-10-07T20:06:28Z">
        <w:r>
          <w:rPr/>
          <w:br w:type="textWrapping"/>
        </w:r>
      </w:ins>
      <w:ins w:id="558" w:author="Sayed Mehmood [2]" w:date="2026-10-07T20:06:28Z">
        <w:r>
          <w:rPr/>
          <w:t>Customers are expected to have basic computer or smartphone skills and familiarity with standard web applications. They require an intuitive interface for browsing bakery products, adding items to the cart, placing orders, making payments, and providing delivery details.</w:t>
        </w:r>
      </w:ins>
    </w:p>
    <w:p w14:paraId="2B22F7CE">
      <w:pPr>
        <w:pStyle w:val="15"/>
        <w:keepNext w:val="0"/>
        <w:keepLines w:val="0"/>
        <w:widowControl/>
        <w:suppressLineNumbers w:val="0"/>
        <w:spacing w:before="0" w:beforeAutospacing="1" w:after="0" w:afterAutospacing="1"/>
        <w:ind w:left="0" w:right="0"/>
        <w:rPr>
          <w:ins w:id="559" w:author="Sayed Mehmood [2]" w:date="2026-10-07T20:06:28Z"/>
        </w:rPr>
      </w:pPr>
      <w:ins w:id="560" w:author="Sayed Mehmood [2]" w:date="2026-10-07T20:06:28Z">
        <w:r>
          <w:rPr>
            <w:rStyle w:val="16"/>
          </w:rPr>
          <w:t>·</w:t>
        </w:r>
      </w:ins>
      <w:ins w:id="561" w:author="Sayed Mehmood [2]" w:date="2026-10-07T20:06:28Z">
        <w:r>
          <w:rPr/>
          <w:t xml:space="preserve"> </w:t>
        </w:r>
      </w:ins>
      <w:ins w:id="562" w:author="Sayed Mehmood [2]" w:date="2026-10-07T20:06:28Z">
        <w:r>
          <w:rPr>
            <w:rStyle w:val="16"/>
          </w:rPr>
          <w:t>Bakery Staff:</w:t>
        </w:r>
      </w:ins>
      <w:ins w:id="563" w:author="Sayed Mehmood [2]" w:date="2026-10-07T20:06:28Z">
        <w:r>
          <w:rPr/>
          <w:br w:type="textWrapping"/>
        </w:r>
      </w:ins>
      <w:ins w:id="564" w:author="Sayed Mehmood [2]" w:date="2026-10-07T20:06:28Z">
        <w:r>
          <w:rPr/>
          <w:t>Bakery staff are expected to have basic computer skills and familiarity with the bakery ordering process. They need tools to manage bakery products, prices, availability, customer orders, and discounts efficiently.</w:t>
        </w:r>
      </w:ins>
    </w:p>
    <w:p w14:paraId="03E74CC0">
      <w:pPr>
        <w:pStyle w:val="15"/>
        <w:keepNext w:val="0"/>
        <w:keepLines w:val="0"/>
        <w:widowControl/>
        <w:suppressLineNumbers w:val="0"/>
        <w:spacing w:before="0" w:beforeAutospacing="1" w:after="0" w:afterAutospacing="1"/>
        <w:ind w:left="0" w:right="0"/>
        <w:rPr>
          <w:ins w:id="565" w:author="Sayed Mehmood [2]" w:date="2026-10-07T20:06:28Z"/>
        </w:rPr>
      </w:pPr>
      <w:ins w:id="566" w:author="Sayed Mehmood [2]" w:date="2026-10-07T20:06:28Z">
        <w:r>
          <w:rPr>
            <w:rStyle w:val="16"/>
          </w:rPr>
          <w:t>·</w:t>
        </w:r>
      </w:ins>
      <w:ins w:id="567" w:author="Sayed Mehmood [2]" w:date="2026-10-07T20:06:28Z">
        <w:r>
          <w:rPr/>
          <w:t xml:space="preserve"> </w:t>
        </w:r>
      </w:ins>
      <w:ins w:id="568" w:author="Sayed Mehmood [2]" w:date="2026-10-07T20:06:28Z">
        <w:r>
          <w:rPr>
            <w:rStyle w:val="16"/>
          </w:rPr>
          <w:t>Salesmen:</w:t>
        </w:r>
      </w:ins>
      <w:ins w:id="569" w:author="Sayed Mehmood [2]" w:date="2026-10-07T20:06:28Z">
        <w:r>
          <w:rPr/>
          <w:br w:type="textWrapping"/>
        </w:r>
      </w:ins>
      <w:ins w:id="570" w:author="Sayed Mehmood [2]" w:date="2026-10-07T20:06:28Z">
        <w:r>
          <w:rPr/>
          <w:t>Salesmen are expected to have basic computer skills and familiarity with the system. They need tools to view and process assigned customer orders and assist in managing the order process.</w:t>
        </w:r>
      </w:ins>
    </w:p>
    <w:p w14:paraId="7CA32AFA">
      <w:pPr>
        <w:pStyle w:val="15"/>
        <w:keepNext w:val="0"/>
        <w:keepLines w:val="0"/>
        <w:widowControl/>
        <w:suppressLineNumbers w:val="0"/>
        <w:spacing w:before="0" w:beforeAutospacing="1" w:after="0" w:afterAutospacing="1"/>
        <w:ind w:left="0" w:right="0"/>
        <w:rPr>
          <w:ins w:id="571" w:author="Sayed Mehmood [2]" w:date="2026-10-07T20:06:28Z"/>
        </w:rPr>
      </w:pPr>
      <w:ins w:id="572" w:author="Sayed Mehmood [2]" w:date="2026-10-07T20:06:28Z">
        <w:r>
          <w:rPr>
            <w:rStyle w:val="16"/>
          </w:rPr>
          <w:t>·</w:t>
        </w:r>
      </w:ins>
      <w:ins w:id="573" w:author="Sayed Mehmood [2]" w:date="2026-10-07T20:06:28Z">
        <w:r>
          <w:rPr/>
          <w:t xml:space="preserve"> </w:t>
        </w:r>
      </w:ins>
      <w:ins w:id="574" w:author="Sayed Mehmood [2]" w:date="2026-10-07T20:06:28Z">
        <w:r>
          <w:rPr>
            <w:rStyle w:val="16"/>
          </w:rPr>
          <w:t>System Administrators:</w:t>
        </w:r>
      </w:ins>
      <w:ins w:id="575" w:author="Sayed Mehmood [2]" w:date="2026-10-07T20:06:28Z">
        <w:r>
          <w:rPr/>
          <w:br w:type="textWrapping"/>
        </w:r>
      </w:ins>
      <w:ins w:id="576" w:author="Sayed Mehmood [2]" w:date="2026-10-07T20:06:28Z">
        <w:r>
          <w:rPr/>
          <w:t>System administrators are responsible for maintaining the system’s operation, security, and data integrity. They require administrative interfaces for managing users, monitoring system activities, and maintaining system data.</w:t>
        </w:r>
      </w:ins>
    </w:p>
    <w:p w14:paraId="6AA087E7">
      <w:pPr>
        <w:pStyle w:val="4"/>
        <w:keepNext w:val="0"/>
        <w:keepLines w:val="0"/>
        <w:widowControl/>
        <w:suppressLineNumbers w:val="0"/>
        <w:rPr>
          <w:ins w:id="577" w:author="Sayed Mehmood [2]" w:date="2026-10-07T20:06:28Z"/>
        </w:rPr>
      </w:pPr>
      <w:ins w:id="578" w:author="Sayed Mehmood [2]" w:date="2026-10-07T20:06:28Z">
        <w:r>
          <w:rPr/>
          <w:t>· Constraints</w:t>
        </w:r>
      </w:ins>
    </w:p>
    <w:p w14:paraId="73756641">
      <w:pPr>
        <w:keepNext w:val="0"/>
        <w:keepLines w:val="0"/>
        <w:widowControl/>
        <w:suppressLineNumbers w:val="0"/>
        <w:rPr>
          <w:ins w:id="579" w:author="Sayed Mehmood [2]" w:date="2026-10-07T20:06:28Z"/>
        </w:rPr>
      </w:pPr>
      <w:ins w:id="580" w:author="Sayed Mehmood [2]" w:date="2026-10-07T20:06:28Z">
        <w:r>
          <w:rPr/>
          <w:pict>
            <v:rect id="_x0000_i1040" o:spt="1" style="height:1.5pt;width:432pt;" fillcolor="#A0A0A0" filled="t" stroked="f" coordsize="21600,21600" o:hr="t" o:hrstd="t" o:hralign="center">
              <v:path/>
              <v:fill on="t" focussize="0,0"/>
              <v:stroke on="f"/>
              <v:imagedata o:title=""/>
              <o:lock v:ext="edit"/>
              <w10:wrap type="none"/>
              <w10:anchorlock/>
            </v:rect>
          </w:pict>
        </w:r>
      </w:ins>
    </w:p>
    <w:p w14:paraId="7B8EBA6D">
      <w:pPr>
        <w:pStyle w:val="15"/>
        <w:keepNext w:val="0"/>
        <w:keepLines w:val="0"/>
        <w:widowControl/>
        <w:suppressLineNumbers w:val="0"/>
        <w:spacing w:before="0" w:beforeAutospacing="1" w:after="0" w:afterAutospacing="1"/>
        <w:ind w:left="0" w:right="0"/>
        <w:rPr>
          <w:ins w:id="582" w:author="Sayed Mehmood [2]" w:date="2026-10-07T20:06:28Z"/>
        </w:rPr>
      </w:pPr>
      <w:ins w:id="583" w:author="Sayed Mehmood [2]" w:date="2026-10-07T20:06:28Z">
        <w:r>
          <w:rPr>
            <w:rStyle w:val="16"/>
          </w:rPr>
          <w:t>·</w:t>
        </w:r>
      </w:ins>
      <w:ins w:id="584" w:author="Sayed Mehmood [2]" w:date="2026-10-07T20:06:28Z">
        <w:r>
          <w:rPr/>
          <w:t xml:space="preserve"> </w:t>
        </w:r>
      </w:ins>
      <w:ins w:id="585" w:author="Sayed Mehmood [2]" w:date="2026-10-07T20:06:28Z">
        <w:r>
          <w:rPr>
            <w:rStyle w:val="16"/>
          </w:rPr>
          <w:t>Time Constraints:</w:t>
        </w:r>
      </w:ins>
      <w:ins w:id="586" w:author="Sayed Mehmood [2]" w:date="2026-10-07T20:06:28Z">
        <w:r>
          <w:rPr/>
          <w:br w:type="textWrapping"/>
        </w:r>
      </w:ins>
      <w:ins w:id="587" w:author="Sayed Mehmood [2]" w:date="2026-10-07T20:06:28Z">
        <w:r>
          <w:rPr/>
          <w:t>The development and deployment of the Bakery Ordering System must be completed within the academic semester timeframe, typically 14–16 weeks.</w:t>
        </w:r>
      </w:ins>
    </w:p>
    <w:p w14:paraId="321E40F1">
      <w:pPr>
        <w:pStyle w:val="15"/>
        <w:keepNext w:val="0"/>
        <w:keepLines w:val="0"/>
        <w:widowControl/>
        <w:suppressLineNumbers w:val="0"/>
        <w:spacing w:before="0" w:beforeAutospacing="1" w:after="0" w:afterAutospacing="1"/>
        <w:ind w:left="0" w:right="0"/>
        <w:rPr>
          <w:ins w:id="588" w:author="Sayed Mehmood [2]" w:date="2026-10-07T20:06:28Z"/>
        </w:rPr>
      </w:pPr>
      <w:ins w:id="589" w:author="Sayed Mehmood [2]" w:date="2026-10-07T20:06:28Z">
        <w:r>
          <w:rPr>
            <w:rStyle w:val="16"/>
          </w:rPr>
          <w:t>·</w:t>
        </w:r>
      </w:ins>
      <w:ins w:id="590" w:author="Sayed Mehmood [2]" w:date="2026-10-07T20:06:28Z">
        <w:r>
          <w:rPr/>
          <w:t xml:space="preserve"> </w:t>
        </w:r>
      </w:ins>
      <w:ins w:id="591" w:author="Sayed Mehmood [2]" w:date="2026-10-07T20:06:28Z">
        <w:r>
          <w:rPr>
            <w:rStyle w:val="16"/>
          </w:rPr>
          <w:t>Technology Constraints:</w:t>
        </w:r>
      </w:ins>
      <w:ins w:id="592" w:author="Sayed Mehmood [2]" w:date="2026-10-07T20:06:28Z">
        <w:r>
          <w:rPr/>
          <w:br w:type="textWrapping"/>
        </w:r>
      </w:ins>
      <w:ins w:id="593" w:author="Sayed Mehmood [2]" w:date="2026-10-07T20:06:28Z">
        <w:r>
          <w:rPr/>
          <w:t>The system will be developed using standard web technologies such as HTML, CSS, JavaScript, and a server-side programming language with a database management system. The system must be accessible through standard web browsers.</w:t>
        </w:r>
      </w:ins>
    </w:p>
    <w:p w14:paraId="7EE9E0C7">
      <w:pPr>
        <w:pStyle w:val="15"/>
        <w:keepNext w:val="0"/>
        <w:keepLines w:val="0"/>
        <w:widowControl/>
        <w:suppressLineNumbers w:val="0"/>
        <w:spacing w:before="0" w:beforeAutospacing="1" w:after="0" w:afterAutospacing="1"/>
        <w:ind w:left="0" w:right="0"/>
        <w:rPr>
          <w:ins w:id="594" w:author="Sayed Mehmood [2]" w:date="2026-10-07T20:06:28Z"/>
        </w:rPr>
      </w:pPr>
      <w:ins w:id="595" w:author="Sayed Mehmood [2]" w:date="2026-10-07T20:06:28Z">
        <w:r>
          <w:rPr>
            <w:rStyle w:val="16"/>
          </w:rPr>
          <w:t>·</w:t>
        </w:r>
      </w:ins>
      <w:ins w:id="596" w:author="Sayed Mehmood [2]" w:date="2026-10-07T20:06:28Z">
        <w:r>
          <w:rPr/>
          <w:t xml:space="preserve"> </w:t>
        </w:r>
      </w:ins>
      <w:ins w:id="597" w:author="Sayed Mehmood [2]" w:date="2026-10-07T20:06:28Z">
        <w:r>
          <w:rPr>
            <w:rStyle w:val="16"/>
          </w:rPr>
          <w:t>User Access and Security:</w:t>
        </w:r>
      </w:ins>
      <w:ins w:id="598" w:author="Sayed Mehmood [2]" w:date="2026-10-07T20:06:28Z">
        <w:r>
          <w:rPr/>
          <w:br w:type="textWrapping"/>
        </w:r>
      </w:ins>
      <w:ins w:id="599" w:author="Sayed Mehmood [2]" w:date="2026-10-07T20:06:28Z">
        <w:r>
          <w:rPr/>
          <w:t>The application must protect customer, order, payment, and delivery information. Access to system functions must be restricted according to the user's role.</w:t>
        </w:r>
      </w:ins>
    </w:p>
    <w:p w14:paraId="5496BFF0">
      <w:pPr>
        <w:pStyle w:val="15"/>
        <w:keepNext w:val="0"/>
        <w:keepLines w:val="0"/>
        <w:widowControl/>
        <w:suppressLineNumbers w:val="0"/>
        <w:rPr>
          <w:ins w:id="600" w:author="Sayed Mehmood [2]" w:date="2026-10-07T20:06:28Z"/>
        </w:rPr>
      </w:pPr>
      <w:ins w:id="601" w:author="Sayed Mehmood [2]" w:date="2026-10-07T20:06:28Z">
        <w:r>
          <w:rPr>
            <w:rStyle w:val="16"/>
          </w:rPr>
          <w:t>·</w:t>
        </w:r>
      </w:ins>
      <w:ins w:id="602" w:author="Sayed Mehmood [2]" w:date="2026-10-07T20:06:28Z">
        <w:r>
          <w:rPr/>
          <w:t xml:space="preserve"> </w:t>
        </w:r>
      </w:ins>
      <w:ins w:id="603" w:author="Sayed Mehmood [2]" w:date="2026-10-07T20:06:28Z">
        <w:r>
          <w:rPr>
            <w:rStyle w:val="16"/>
          </w:rPr>
          <w:t>Performance Requirements:</w:t>
        </w:r>
      </w:ins>
      <w:ins w:id="604" w:author="Sayed Mehmood [2]" w:date="2026-10-07T20:06:28Z">
        <w:r>
          <w:rPr/>
          <w:br w:type="textWrapping"/>
        </w:r>
      </w:ins>
      <w:ins w:id="605" w:author="Sayed Mehmood [2]" w:date="2026-10-07T20:06:28Z">
        <w:r>
          <w:rPr/>
          <w:t>The system should provide timely responses when customers browse products, manage their cart, place orders, and check order status. It should respond within two seconds for most user actions to provide a smooth user experience.</w:t>
        </w:r>
      </w:ins>
    </w:p>
    <w:p w14:paraId="50F4F526">
      <w:pPr>
        <w:numPr>
          <w:ilvl w:val="0"/>
          <w:numId w:val="26"/>
        </w:numPr>
        <w:spacing w:before="100" w:beforeAutospacing="1" w:after="100" w:afterAutospacing="1" w:line="240" w:lineRule="auto"/>
        <w:rPr>
          <w:del w:id="606" w:author="Sayed Mehmood [2]" w:date="2026-10-07T20:06:28Z"/>
          <w:rFonts w:ascii="Times New Roman" w:hAnsi="Times New Roman" w:eastAsia="Times New Roman" w:cs="Times New Roman"/>
          <w:sz w:val="24"/>
          <w:szCs w:val="24"/>
        </w:rPr>
      </w:pPr>
      <w:del w:id="607" w:author="Sayed Mehmood [2]" w:date="2026-10-07T20:06:28Z">
        <w:r>
          <w:rPr>
            <w:rFonts w:ascii="Times New Roman" w:hAnsi="Times New Roman" w:eastAsia="Times New Roman" w:cs="Times New Roman"/>
            <w:b/>
            <w:bCs/>
            <w:sz w:val="24"/>
            <w:szCs w:val="24"/>
          </w:rPr>
          <w:delText>Students:</w:delText>
        </w:r>
      </w:del>
      <w:del w:id="608" w:author="Sayed Mehmood [2]" w:date="2026-10-07T20:06:28Z">
        <w:r>
          <w:rPr>
            <w:rFonts w:ascii="Times New Roman" w:hAnsi="Times New Roman" w:eastAsia="Times New Roman" w:cs="Times New Roman"/>
            <w:sz w:val="24"/>
            <w:szCs w:val="24"/>
          </w:rPr>
          <w:br w:type="textWrapping"/>
        </w:r>
      </w:del>
      <w:del w:id="609" w:author="Sayed Mehmood [2]" w:date="2026-10-07T20:06:28Z">
        <w:r>
          <w:rPr>
            <w:rFonts w:ascii="Times New Roman" w:hAnsi="Times New Roman" w:eastAsia="Times New Roman" w:cs="Times New Roman"/>
            <w:sz w:val="24"/>
            <w:szCs w:val="24"/>
          </w:rPr>
          <w:delText>Final semester students are expected to have basic computer skills and familiarity with standard web applications. They require an intuitive interface for project registration, work product submission, and receiving feedback.</w:delText>
        </w:r>
      </w:del>
    </w:p>
    <w:p w14:paraId="606D88EF">
      <w:pPr>
        <w:numPr>
          <w:ilvl w:val="0"/>
          <w:numId w:val="26"/>
        </w:numPr>
        <w:spacing w:before="100" w:beforeAutospacing="1" w:after="100" w:afterAutospacing="1" w:line="240" w:lineRule="auto"/>
        <w:rPr>
          <w:del w:id="610" w:author="Sayed Mehmood [2]" w:date="2026-10-07T20:06:28Z"/>
          <w:rFonts w:ascii="Times New Roman" w:hAnsi="Times New Roman" w:eastAsia="Times New Roman" w:cs="Times New Roman"/>
          <w:sz w:val="24"/>
          <w:szCs w:val="24"/>
        </w:rPr>
      </w:pPr>
      <w:del w:id="611" w:author="Sayed Mehmood [2]" w:date="2026-10-07T20:06:28Z">
        <w:r>
          <w:rPr>
            <w:rFonts w:ascii="Times New Roman" w:hAnsi="Times New Roman" w:eastAsia="Times New Roman" w:cs="Times New Roman"/>
            <w:b/>
            <w:bCs/>
            <w:sz w:val="24"/>
            <w:szCs w:val="24"/>
          </w:rPr>
          <w:delText>Supervisors:</w:delText>
        </w:r>
      </w:del>
      <w:del w:id="612" w:author="Sayed Mehmood [2]" w:date="2026-10-07T20:06:28Z">
        <w:r>
          <w:rPr>
            <w:rFonts w:ascii="Times New Roman" w:hAnsi="Times New Roman" w:eastAsia="Times New Roman" w:cs="Times New Roman"/>
            <w:sz w:val="24"/>
            <w:szCs w:val="24"/>
          </w:rPr>
          <w:br w:type="textWrapping"/>
        </w:r>
      </w:del>
      <w:del w:id="613" w:author="Sayed Mehmood [2]" w:date="2026-10-07T20:06:28Z">
        <w:r>
          <w:rPr>
            <w:rFonts w:ascii="Times New Roman" w:hAnsi="Times New Roman" w:eastAsia="Times New Roman" w:cs="Times New Roman"/>
            <w:sz w:val="24"/>
            <w:szCs w:val="24"/>
          </w:rPr>
          <w:delText>Faculty members or project advisors who may have varying degrees of technical expertise. They need tools to view project submissions, provide feedback, and monitor progress easily.</w:delText>
        </w:r>
      </w:del>
    </w:p>
    <w:p w14:paraId="652B1DFA">
      <w:pPr>
        <w:numPr>
          <w:ilvl w:val="0"/>
          <w:numId w:val="26"/>
        </w:numPr>
        <w:spacing w:before="100" w:beforeAutospacing="1" w:after="100" w:afterAutospacing="1" w:line="240" w:lineRule="auto"/>
        <w:rPr>
          <w:del w:id="614" w:author="Sayed Mehmood [2]" w:date="2026-10-07T20:06:28Z"/>
          <w:rFonts w:ascii="Times New Roman" w:hAnsi="Times New Roman" w:eastAsia="Times New Roman" w:cs="Times New Roman"/>
          <w:sz w:val="24"/>
          <w:szCs w:val="24"/>
        </w:rPr>
      </w:pPr>
      <w:del w:id="615" w:author="Sayed Mehmood [2]" w:date="2026-10-07T20:06:28Z">
        <w:r>
          <w:rPr>
            <w:rFonts w:ascii="Times New Roman" w:hAnsi="Times New Roman" w:eastAsia="Times New Roman" w:cs="Times New Roman"/>
            <w:b/>
            <w:bCs/>
            <w:sz w:val="24"/>
            <w:szCs w:val="24"/>
          </w:rPr>
          <w:delText>System Administrators:</w:delText>
        </w:r>
      </w:del>
      <w:del w:id="616" w:author="Sayed Mehmood [2]" w:date="2026-10-07T20:06:28Z">
        <w:r>
          <w:rPr>
            <w:rFonts w:ascii="Times New Roman" w:hAnsi="Times New Roman" w:eastAsia="Times New Roman" w:cs="Times New Roman"/>
            <w:sz w:val="24"/>
            <w:szCs w:val="24"/>
          </w:rPr>
          <w:br w:type="textWrapping"/>
        </w:r>
      </w:del>
      <w:del w:id="617" w:author="Sayed Mehmood [2]" w:date="2026-10-07T20:06:28Z">
        <w:r>
          <w:rPr>
            <w:rFonts w:ascii="Times New Roman" w:hAnsi="Times New Roman" w:eastAsia="Times New Roman" w:cs="Times New Roman"/>
            <w:sz w:val="24"/>
            <w:szCs w:val="24"/>
          </w:rPr>
          <w:delText>IT personnel responsible for maintaining the system’s operation, security, and data integrity. They require administrative interfaces for user management, system monitoring, and backups.</w:delText>
        </w:r>
      </w:del>
    </w:p>
    <w:p w14:paraId="4229E1E7">
      <w:pPr>
        <w:pStyle w:val="3"/>
        <w:spacing w:before="100" w:beforeAutospacing="1" w:after="100" w:afterAutospacing="1"/>
        <w:outlineLvl w:val="1"/>
        <w:rPr>
          <w:del w:id="619" w:author="Sayed Mehmood [2]" w:date="2026-10-07T20:06:28Z"/>
          <w:rFonts w:ascii="Times New Roman" w:hAnsi="Times New Roman" w:eastAsia="Times New Roman" w:cs="Times New Roman"/>
          <w:b/>
          <w:bCs/>
          <w:sz w:val="36"/>
          <w:szCs w:val="36"/>
        </w:rPr>
        <w:pPrChange w:id="618" w:author="MUHAMMAD HAMAD" w:date="2025-03-26T13:51:00Z">
          <w:pPr>
            <w:spacing w:before="100" w:beforeAutospacing="1" w:after="100" w:afterAutospacing="1" w:line="240" w:lineRule="auto"/>
            <w:outlineLvl w:val="1"/>
          </w:pPr>
        </w:pPrChange>
      </w:pPr>
      <w:del w:id="620" w:author="Sayed Mehmood [2]" w:date="2026-10-07T20:06:28Z">
        <w:bookmarkStart w:id="13" w:name="_Toc193890187"/>
        <w:r>
          <w:rPr>
            <w:rFonts w:ascii="Times New Roman" w:hAnsi="Times New Roman" w:eastAsia="Times New Roman" w:cs="Times New Roman"/>
            <w:b/>
            <w:bCs/>
            <w:sz w:val="36"/>
            <w:szCs w:val="36"/>
          </w:rPr>
          <w:delText>6</w:delText>
        </w:r>
      </w:del>
      <w:ins w:id="621" w:author="MUHAMMAD HAMAD" w:date="2025-03-26T13:51:00Z">
        <w:del w:id="622" w:author="Sayed Mehmood [2]" w:date="2026-10-07T20:06:28Z">
          <w:r>
            <w:rPr>
              <w:rFonts w:eastAsia="Times New Roman"/>
            </w:rPr>
            <w:tab/>
          </w:r>
        </w:del>
      </w:ins>
      <w:del w:id="623" w:author="Sayed Mehmood [2]" w:date="2026-10-07T20:06:28Z">
        <w:r>
          <w:rPr>
            <w:rFonts w:ascii="Times New Roman" w:hAnsi="Times New Roman" w:eastAsia="Times New Roman" w:cs="Times New Roman"/>
            <w:b/>
            <w:bCs/>
            <w:sz w:val="36"/>
            <w:szCs w:val="36"/>
          </w:rPr>
          <w:delText>.4 Constraints</w:delText>
        </w:r>
        <w:bookmarkEnd w:id="13"/>
      </w:del>
    </w:p>
    <w:p w14:paraId="5BCC2BD7">
      <w:pPr>
        <w:numPr>
          <w:ilvl w:val="0"/>
          <w:numId w:val="27"/>
        </w:numPr>
        <w:spacing w:before="100" w:beforeAutospacing="1" w:after="100" w:afterAutospacing="1" w:line="240" w:lineRule="auto"/>
        <w:rPr>
          <w:del w:id="624" w:author="Sayed Mehmood [2]" w:date="2026-10-07T20:06:28Z"/>
          <w:rFonts w:ascii="Times New Roman" w:hAnsi="Times New Roman" w:eastAsia="Times New Roman" w:cs="Times New Roman"/>
          <w:sz w:val="24"/>
          <w:szCs w:val="24"/>
        </w:rPr>
      </w:pPr>
      <w:del w:id="625" w:author="Sayed Mehmood [2]" w:date="2026-10-07T20:06:28Z">
        <w:r>
          <w:rPr>
            <w:rFonts w:ascii="Times New Roman" w:hAnsi="Times New Roman" w:eastAsia="Times New Roman" w:cs="Times New Roman"/>
            <w:b/>
            <w:bCs/>
            <w:sz w:val="24"/>
            <w:szCs w:val="24"/>
          </w:rPr>
          <w:delText>Time Constraints:</w:delText>
        </w:r>
      </w:del>
      <w:del w:id="626" w:author="Sayed Mehmood [2]" w:date="2026-10-07T20:06:28Z">
        <w:r>
          <w:rPr>
            <w:rFonts w:ascii="Times New Roman" w:hAnsi="Times New Roman" w:eastAsia="Times New Roman" w:cs="Times New Roman"/>
            <w:sz w:val="24"/>
            <w:szCs w:val="24"/>
          </w:rPr>
          <w:br w:type="textWrapping"/>
        </w:r>
      </w:del>
      <w:del w:id="627" w:author="Sayed Mehmood [2]" w:date="2026-10-07T20:06:28Z">
        <w:r>
          <w:rPr>
            <w:rFonts w:ascii="Times New Roman" w:hAnsi="Times New Roman" w:eastAsia="Times New Roman" w:cs="Times New Roman"/>
            <w:sz w:val="24"/>
            <w:szCs w:val="24"/>
          </w:rPr>
          <w:delText>The development and deployment of ProjectConnect must be completed within the academic semester timeframe, typically 14–16 weeks.</w:delText>
        </w:r>
      </w:del>
    </w:p>
    <w:p w14:paraId="42BAB78A">
      <w:pPr>
        <w:numPr>
          <w:ilvl w:val="0"/>
          <w:numId w:val="27"/>
        </w:numPr>
        <w:spacing w:before="100" w:beforeAutospacing="1" w:after="100" w:afterAutospacing="1" w:line="240" w:lineRule="auto"/>
        <w:rPr>
          <w:del w:id="628" w:author="Sayed Mehmood [2]" w:date="2026-10-07T20:06:28Z"/>
          <w:rFonts w:ascii="Times New Roman" w:hAnsi="Times New Roman" w:eastAsia="Times New Roman" w:cs="Times New Roman"/>
          <w:sz w:val="24"/>
          <w:szCs w:val="24"/>
        </w:rPr>
      </w:pPr>
      <w:del w:id="629" w:author="Sayed Mehmood [2]" w:date="2026-10-07T20:06:28Z">
        <w:r>
          <w:rPr>
            <w:rFonts w:ascii="Times New Roman" w:hAnsi="Times New Roman" w:eastAsia="Times New Roman" w:cs="Times New Roman"/>
            <w:b/>
            <w:bCs/>
            <w:sz w:val="24"/>
            <w:szCs w:val="24"/>
          </w:rPr>
          <w:delText>Technology Constraints:</w:delText>
        </w:r>
      </w:del>
      <w:del w:id="630" w:author="Sayed Mehmood [2]" w:date="2026-10-07T20:06:28Z">
        <w:r>
          <w:rPr>
            <w:rFonts w:ascii="Times New Roman" w:hAnsi="Times New Roman" w:eastAsia="Times New Roman" w:cs="Times New Roman"/>
            <w:sz w:val="24"/>
            <w:szCs w:val="24"/>
          </w:rPr>
          <w:br w:type="textWrapping"/>
        </w:r>
      </w:del>
      <w:del w:id="631" w:author="Sayed Mehmood [2]" w:date="2026-10-07T20:06:28Z">
        <w:r>
          <w:rPr>
            <w:rFonts w:ascii="Times New Roman" w:hAnsi="Times New Roman" w:eastAsia="Times New Roman" w:cs="Times New Roman"/>
            <w:sz w:val="24"/>
            <w:szCs w:val="24"/>
          </w:rPr>
          <w:delText>The system will be developed using standard web technologies (e.g., HTML, CSS, JavaScript, and a server-side language such as Java or Python). Integration with existing university systems may impose additional technical requirements.</w:delText>
        </w:r>
      </w:del>
    </w:p>
    <w:p w14:paraId="101FFA35">
      <w:pPr>
        <w:numPr>
          <w:ilvl w:val="0"/>
          <w:numId w:val="27"/>
        </w:numPr>
        <w:spacing w:before="100" w:beforeAutospacing="1" w:after="100" w:afterAutospacing="1" w:line="240" w:lineRule="auto"/>
        <w:rPr>
          <w:del w:id="632" w:author="Sayed Mehmood [2]" w:date="2026-10-07T20:06:28Z"/>
          <w:rFonts w:ascii="Times New Roman" w:hAnsi="Times New Roman" w:eastAsia="Times New Roman" w:cs="Times New Roman"/>
          <w:sz w:val="24"/>
          <w:szCs w:val="24"/>
        </w:rPr>
      </w:pPr>
      <w:del w:id="633" w:author="Sayed Mehmood [2]" w:date="2026-10-07T20:06:28Z">
        <w:r>
          <w:rPr>
            <w:rFonts w:ascii="Times New Roman" w:hAnsi="Times New Roman" w:eastAsia="Times New Roman" w:cs="Times New Roman"/>
            <w:b/>
            <w:bCs/>
            <w:sz w:val="24"/>
            <w:szCs w:val="24"/>
          </w:rPr>
          <w:delText>User Access and Security:</w:delText>
        </w:r>
      </w:del>
      <w:del w:id="634" w:author="Sayed Mehmood [2]" w:date="2026-10-07T20:06:28Z">
        <w:r>
          <w:rPr>
            <w:rFonts w:ascii="Times New Roman" w:hAnsi="Times New Roman" w:eastAsia="Times New Roman" w:cs="Times New Roman"/>
            <w:sz w:val="24"/>
            <w:szCs w:val="24"/>
          </w:rPr>
          <w:br w:type="textWrapping"/>
        </w:r>
      </w:del>
      <w:del w:id="635" w:author="Sayed Mehmood [2]" w:date="2026-10-07T20:06:28Z">
        <w:r>
          <w:rPr>
            <w:rFonts w:ascii="Times New Roman" w:hAnsi="Times New Roman" w:eastAsia="Times New Roman" w:cs="Times New Roman"/>
            <w:sz w:val="24"/>
            <w:szCs w:val="24"/>
          </w:rPr>
          <w:delText>The application must comply with university data privacy policies and protect sensitive information, including student records and project details.</w:delText>
        </w:r>
      </w:del>
    </w:p>
    <w:p w14:paraId="35CE8B43">
      <w:pPr>
        <w:numPr>
          <w:ilvl w:val="0"/>
          <w:numId w:val="27"/>
        </w:numPr>
        <w:spacing w:before="100" w:beforeAutospacing="1" w:after="100" w:afterAutospacing="1" w:line="240" w:lineRule="auto"/>
        <w:rPr>
          <w:del w:id="636" w:author="Sayed Mehmood [2]" w:date="2026-10-07T20:06:28Z"/>
          <w:rFonts w:ascii="Times New Roman" w:hAnsi="Times New Roman" w:eastAsia="Times New Roman" w:cs="Times New Roman"/>
          <w:sz w:val="24"/>
          <w:szCs w:val="24"/>
        </w:rPr>
      </w:pPr>
      <w:del w:id="637" w:author="Sayed Mehmood [2]" w:date="2026-10-07T20:06:28Z">
        <w:r>
          <w:rPr>
            <w:rFonts w:ascii="Times New Roman" w:hAnsi="Times New Roman" w:eastAsia="Times New Roman" w:cs="Times New Roman"/>
            <w:b/>
            <w:bCs/>
            <w:sz w:val="24"/>
            <w:szCs w:val="24"/>
          </w:rPr>
          <w:delText>Performance Requirements:</w:delText>
        </w:r>
      </w:del>
      <w:del w:id="638" w:author="Sayed Mehmood [2]" w:date="2026-10-07T20:06:28Z">
        <w:r>
          <w:rPr>
            <w:rFonts w:ascii="Times New Roman" w:hAnsi="Times New Roman" w:eastAsia="Times New Roman" w:cs="Times New Roman"/>
            <w:sz w:val="24"/>
            <w:szCs w:val="24"/>
          </w:rPr>
          <w:br w:type="textWrapping"/>
        </w:r>
      </w:del>
      <w:del w:id="639" w:author="Sayed Mehmood [2]" w:date="2026-10-07T20:06:28Z">
        <w:r>
          <w:rPr>
            <w:rFonts w:ascii="Times New Roman" w:hAnsi="Times New Roman" w:eastAsia="Times New Roman" w:cs="Times New Roman"/>
            <w:sz w:val="24"/>
            <w:szCs w:val="24"/>
          </w:rPr>
          <w:delText>The system is required to provide real-time updates for work product submissions and feedback. It should respond within two seconds for most user actions to ensure a smooth user experience.</w:delText>
        </w:r>
      </w:del>
    </w:p>
    <w:p w14:paraId="4FC1522B">
      <w:pPr>
        <w:pStyle w:val="41"/>
        <w:numPr>
          <w:ilvl w:val="0"/>
          <w:numId w:val="27"/>
        </w:numPr>
        <w:spacing w:before="100" w:beforeAutospacing="1" w:after="100" w:afterAutospacing="1" w:line="240" w:lineRule="auto"/>
        <w:outlineLvl w:val="1"/>
        <w:rPr>
          <w:rFonts w:ascii="Times New Roman" w:hAnsi="Times New Roman" w:eastAsia="Times New Roman" w:cs="Times New Roman"/>
          <w:b/>
          <w:bCs/>
          <w:sz w:val="32"/>
          <w:szCs w:val="32"/>
          <w:rPrChange w:id="641" w:author="Tayyab Mehboob" w:date="2025-03-26T13:13:00Z">
            <w:rPr>
              <w:rFonts w:ascii="Times New Roman" w:hAnsi="Times New Roman" w:eastAsia="Times New Roman" w:cs="Times New Roman"/>
              <w:b/>
              <w:bCs/>
              <w:sz w:val="36"/>
              <w:szCs w:val="36"/>
            </w:rPr>
          </w:rPrChange>
        </w:rPr>
        <w:pPrChange w:id="640" w:author="Tayyab Mehboob" w:date="2025-03-26T13:13:00Z">
          <w:pPr>
            <w:spacing w:before="100" w:beforeAutospacing="1" w:after="100" w:afterAutospacing="1" w:line="240" w:lineRule="auto"/>
            <w:outlineLvl w:val="1"/>
          </w:pPr>
        </w:pPrChange>
      </w:pPr>
      <w:del w:id="642" w:author="Tayyab Mehboob" w:date="2025-03-26T13:13:00Z">
        <w:bookmarkStart w:id="14" w:name="_Toc193890188"/>
        <w:r>
          <w:rPr>
            <w:rFonts w:ascii="Times New Roman" w:hAnsi="Times New Roman" w:eastAsia="Times New Roman" w:cs="Times New Roman"/>
            <w:b/>
            <w:bCs/>
            <w:sz w:val="32"/>
            <w:szCs w:val="32"/>
            <w:rPrChange w:id="643" w:author="Tayyab Mehboob" w:date="2025-03-26T13:13:00Z">
              <w:rPr>
                <w:rFonts w:ascii="Times New Roman" w:hAnsi="Times New Roman" w:eastAsia="Times New Roman" w:cs="Times New Roman"/>
                <w:b/>
                <w:bCs/>
                <w:sz w:val="36"/>
                <w:szCs w:val="36"/>
              </w:rPr>
            </w:rPrChange>
          </w:rPr>
          <w:delText>6.5</w:delText>
        </w:r>
      </w:del>
      <w:r>
        <w:rPr>
          <w:rFonts w:ascii="Times New Roman" w:hAnsi="Times New Roman" w:eastAsia="Times New Roman" w:cs="Times New Roman"/>
          <w:b/>
          <w:bCs/>
          <w:sz w:val="32"/>
          <w:szCs w:val="32"/>
          <w:rPrChange w:id="644" w:author="Tayyab Mehboob" w:date="2025-03-26T13:13:00Z">
            <w:rPr>
              <w:rFonts w:ascii="Times New Roman" w:hAnsi="Times New Roman" w:eastAsia="Times New Roman" w:cs="Times New Roman"/>
              <w:b/>
              <w:bCs/>
              <w:sz w:val="36"/>
              <w:szCs w:val="36"/>
            </w:rPr>
          </w:rPrChange>
        </w:rPr>
        <w:t xml:space="preserve"> </w:t>
      </w:r>
      <w:r>
        <w:rPr>
          <w:rStyle w:val="30"/>
          <w:rFonts w:ascii="Times New Roman" w:hAnsi="Times New Roman" w:eastAsia="Times New Roman" w:cs="Times New Roman"/>
          <w:b/>
          <w:bCs/>
          <w:sz w:val="36"/>
          <w:szCs w:val="36"/>
          <w:rPrChange w:id="645" w:author="MUHAMMAD HAMAD" w:date="2025-03-26T13:51:00Z">
            <w:rPr>
              <w:rFonts w:ascii="Times New Roman" w:hAnsi="Times New Roman" w:eastAsia="Times New Roman" w:cs="Times New Roman"/>
              <w:b/>
              <w:bCs/>
              <w:sz w:val="36"/>
              <w:szCs w:val="36"/>
            </w:rPr>
          </w:rPrChange>
        </w:rPr>
        <w:t>Assumptions and Dependencies</w:t>
      </w:r>
      <w:bookmarkEnd w:id="14"/>
    </w:p>
    <w:p w14:paraId="7BF0312D">
      <w:pPr>
        <w:pStyle w:val="15"/>
        <w:keepNext w:val="0"/>
        <w:keepLines w:val="0"/>
        <w:widowControl/>
        <w:suppressLineNumbers w:val="0"/>
        <w:spacing w:before="0" w:beforeAutospacing="1" w:after="0" w:afterAutospacing="1"/>
        <w:ind w:left="0" w:right="0"/>
        <w:rPr>
          <w:ins w:id="646" w:author="Sayed Mehmood [2]" w:date="2026-10-07T20:08:02Z"/>
        </w:rPr>
      </w:pPr>
      <w:ins w:id="647" w:author="Sayed Mehmood [2]" w:date="2026-10-07T20:08:02Z">
        <w:r>
          <w:rPr>
            <w:rStyle w:val="16"/>
          </w:rPr>
          <w:t>Internet Connectivity:</w:t>
        </w:r>
      </w:ins>
      <w:ins w:id="648" w:author="Sayed Mehmood [2]" w:date="2026-10-07T20:08:02Z">
        <w:r>
          <w:rPr/>
          <w:br w:type="textWrapping"/>
        </w:r>
      </w:ins>
      <w:ins w:id="649" w:author="Sayed Mehmood [2]" w:date="2026-10-07T20:08:02Z">
        <w:r>
          <w:rPr/>
          <w:t>Users are assumed to have reliable internet access when using the Bakery Ordering System to browse products, place orders, make payments, and track orders.</w:t>
        </w:r>
      </w:ins>
    </w:p>
    <w:p w14:paraId="01790B1F">
      <w:pPr>
        <w:pStyle w:val="15"/>
        <w:keepNext w:val="0"/>
        <w:keepLines w:val="0"/>
        <w:widowControl/>
        <w:suppressLineNumbers w:val="0"/>
        <w:spacing w:before="0" w:beforeAutospacing="1" w:after="0" w:afterAutospacing="1"/>
        <w:ind w:left="0" w:right="0"/>
        <w:rPr>
          <w:ins w:id="650" w:author="Sayed Mehmood [2]" w:date="2026-10-07T20:08:02Z"/>
        </w:rPr>
      </w:pPr>
      <w:ins w:id="651" w:author="Sayed Mehmood [2]" w:date="2026-10-07T20:08:02Z">
        <w:r>
          <w:rPr>
            <w:rStyle w:val="16"/>
          </w:rPr>
          <w:t>·</w:t>
        </w:r>
      </w:ins>
      <w:ins w:id="652" w:author="Sayed Mehmood [2]" w:date="2026-10-07T20:08:02Z">
        <w:r>
          <w:rPr/>
          <w:t xml:space="preserve"> </w:t>
        </w:r>
      </w:ins>
      <w:ins w:id="653" w:author="Sayed Mehmood [2]" w:date="2026-10-07T20:08:02Z">
        <w:r>
          <w:rPr>
            <w:rStyle w:val="16"/>
          </w:rPr>
          <w:t>Payment Services:</w:t>
        </w:r>
      </w:ins>
      <w:ins w:id="654" w:author="Sayed Mehmood [2]" w:date="2026-10-07T20:08:02Z">
        <w:r>
          <w:rPr/>
          <w:br w:type="textWrapping"/>
        </w:r>
      </w:ins>
      <w:ins w:id="655" w:author="Sayed Mehmood [2]" w:date="2026-10-07T20:08:02Z">
        <w:r>
          <w:rPr/>
          <w:t>It is assumed that the selected payment method or payment service will be available and functioning properly when customers make payments for their orders.</w:t>
        </w:r>
      </w:ins>
    </w:p>
    <w:p w14:paraId="557B87E9">
      <w:pPr>
        <w:pStyle w:val="15"/>
        <w:keepNext w:val="0"/>
        <w:keepLines w:val="0"/>
        <w:widowControl/>
        <w:suppressLineNumbers w:val="0"/>
        <w:spacing w:before="0" w:beforeAutospacing="1" w:after="0" w:afterAutospacing="1"/>
        <w:ind w:left="0" w:right="0"/>
        <w:rPr>
          <w:ins w:id="656" w:author="Sayed Mehmood [2]" w:date="2026-10-07T20:08:02Z"/>
        </w:rPr>
      </w:pPr>
      <w:ins w:id="657" w:author="Sayed Mehmood [2]" w:date="2026-10-07T20:08:02Z">
        <w:r>
          <w:rPr>
            <w:rStyle w:val="16"/>
          </w:rPr>
          <w:t>·</w:t>
        </w:r>
      </w:ins>
      <w:ins w:id="658" w:author="Sayed Mehmood [2]" w:date="2026-10-07T20:08:02Z">
        <w:r>
          <w:rPr/>
          <w:t xml:space="preserve"> </w:t>
        </w:r>
      </w:ins>
      <w:ins w:id="659" w:author="Sayed Mehmood [2]" w:date="2026-10-07T20:08:02Z">
        <w:r>
          <w:rPr>
            <w:rStyle w:val="16"/>
          </w:rPr>
          <w:t>Third-Party Libraries and Tools:</w:t>
        </w:r>
      </w:ins>
      <w:ins w:id="660" w:author="Sayed Mehmood [2]" w:date="2026-10-07T20:08:02Z">
        <w:r>
          <w:rPr/>
          <w:br w:type="textWrapping"/>
        </w:r>
      </w:ins>
      <w:ins w:id="661" w:author="Sayed Mehmood [2]" w:date="2026-10-07T20:08:02Z">
        <w:r>
          <w:rPr/>
          <w:t>The system may depend on established libraries and tools for payment processing, web development, database connectivity, and other required functions. It is assumed that these components are reliable and properly maintained.</w:t>
        </w:r>
      </w:ins>
    </w:p>
    <w:p w14:paraId="0446FECA">
      <w:pPr>
        <w:pStyle w:val="15"/>
        <w:keepNext w:val="0"/>
        <w:keepLines w:val="0"/>
        <w:widowControl/>
        <w:suppressLineNumbers w:val="0"/>
        <w:spacing w:before="0" w:beforeAutospacing="1" w:after="0" w:afterAutospacing="1"/>
        <w:ind w:left="0" w:right="0"/>
        <w:rPr>
          <w:ins w:id="662" w:author="Sayed Mehmood [2]" w:date="2026-10-07T20:08:02Z"/>
        </w:rPr>
      </w:pPr>
      <w:ins w:id="663" w:author="Sayed Mehmood [2]" w:date="2026-10-07T20:08:02Z">
        <w:r>
          <w:rPr>
            <w:rStyle w:val="16"/>
          </w:rPr>
          <w:t>·</w:t>
        </w:r>
      </w:ins>
      <w:ins w:id="664" w:author="Sayed Mehmood [2]" w:date="2026-10-07T20:08:02Z">
        <w:r>
          <w:rPr/>
          <w:t xml:space="preserve"> </w:t>
        </w:r>
      </w:ins>
      <w:ins w:id="665" w:author="Sayed Mehmood [2]" w:date="2026-10-07T20:08:02Z">
        <w:r>
          <w:rPr>
            <w:rStyle w:val="16"/>
          </w:rPr>
          <w:t>User Competency:</w:t>
        </w:r>
      </w:ins>
      <w:ins w:id="666" w:author="Sayed Mehmood [2]" w:date="2026-10-07T20:08:02Z">
        <w:r>
          <w:rPr/>
          <w:br w:type="textWrapping"/>
        </w:r>
      </w:ins>
      <w:ins w:id="667" w:author="Sayed Mehmood [2]" w:date="2026-10-07T20:08:02Z">
        <w:r>
          <w:rPr/>
          <w:t>Customers, bakery staff, and salesmen are expected to have a basic level of digital literacy to operate the system without extensive training.</w:t>
        </w:r>
      </w:ins>
    </w:p>
    <w:p w14:paraId="39F4B086">
      <w:pPr>
        <w:pStyle w:val="15"/>
        <w:keepNext w:val="0"/>
        <w:keepLines w:val="0"/>
        <w:widowControl/>
        <w:suppressLineNumbers w:val="0"/>
        <w:rPr>
          <w:ins w:id="668" w:author="Sayed Mehmood [2]" w:date="2026-10-07T20:08:02Z"/>
        </w:rPr>
      </w:pPr>
      <w:ins w:id="669" w:author="Sayed Mehmood [2]" w:date="2026-10-07T20:08:02Z">
        <w:r>
          <w:rPr>
            <w:rStyle w:val="16"/>
          </w:rPr>
          <w:t>·</w:t>
        </w:r>
      </w:ins>
      <w:ins w:id="670" w:author="Sayed Mehmood [2]" w:date="2026-10-07T20:08:02Z">
        <w:r>
          <w:rPr/>
          <w:t xml:space="preserve"> </w:t>
        </w:r>
      </w:ins>
      <w:ins w:id="671" w:author="Sayed Mehmood [2]" w:date="2026-10-07T20:08:02Z">
        <w:r>
          <w:rPr>
            <w:rStyle w:val="16"/>
          </w:rPr>
          <w:t>System Maintenance:</w:t>
        </w:r>
      </w:ins>
      <w:ins w:id="672" w:author="Sayed Mehmood [2]" w:date="2026-10-07T20:08:02Z">
        <w:r>
          <w:rPr/>
          <w:br w:type="textWrapping"/>
        </w:r>
      </w:ins>
      <w:ins w:id="673" w:author="Sayed Mehmood [2]" w:date="2026-10-07T20:08:02Z">
        <w:r>
          <w:rPr/>
          <w:t>Regular maintenance, including database backups, security updates, and system improvements, is assumed to be performed during suitable periods to minimize disruption to bakery operations.</w:t>
        </w:r>
      </w:ins>
    </w:p>
    <w:p w14:paraId="467A2ABD">
      <w:pPr>
        <w:numPr>
          <w:ilvl w:val="0"/>
          <w:numId w:val="28"/>
        </w:numPr>
        <w:spacing w:before="100" w:beforeAutospacing="1" w:after="100" w:afterAutospacing="1" w:line="240" w:lineRule="auto"/>
        <w:rPr>
          <w:del w:id="674" w:author="Sayed Mehmood [2]" w:date="2026-10-07T20:08:02Z"/>
          <w:rFonts w:ascii="Times New Roman" w:hAnsi="Times New Roman" w:eastAsia="Times New Roman" w:cs="Times New Roman"/>
          <w:sz w:val="24"/>
          <w:szCs w:val="24"/>
        </w:rPr>
      </w:pPr>
      <w:del w:id="675" w:author="Sayed Mehmood [2]" w:date="2026-10-07T20:08:02Z">
        <w:r>
          <w:rPr>
            <w:rFonts w:ascii="Times New Roman" w:hAnsi="Times New Roman" w:eastAsia="Times New Roman" w:cs="Times New Roman"/>
            <w:b/>
            <w:bCs/>
            <w:sz w:val="24"/>
            <w:szCs w:val="24"/>
          </w:rPr>
          <w:delText>Internet Connectivity:</w:delText>
        </w:r>
      </w:del>
      <w:del w:id="676" w:author="Sayed Mehmood [2]" w:date="2026-10-07T20:08:02Z">
        <w:r>
          <w:rPr>
            <w:rFonts w:ascii="Times New Roman" w:hAnsi="Times New Roman" w:eastAsia="Times New Roman" w:cs="Times New Roman"/>
            <w:sz w:val="24"/>
            <w:szCs w:val="24"/>
          </w:rPr>
          <w:br w:type="textWrapping"/>
        </w:r>
      </w:del>
      <w:del w:id="677" w:author="Sayed Mehmood [2]" w:date="2026-10-07T20:08:02Z">
        <w:r>
          <w:rPr>
            <w:rFonts w:ascii="Times New Roman" w:hAnsi="Times New Roman" w:eastAsia="Times New Roman" w:cs="Times New Roman"/>
            <w:sz w:val="24"/>
            <w:szCs w:val="24"/>
          </w:rPr>
          <w:delText>Users are assumed to have reliable internet access when using the system.</w:delText>
        </w:r>
      </w:del>
    </w:p>
    <w:p w14:paraId="57C67CCF">
      <w:pPr>
        <w:numPr>
          <w:ilvl w:val="0"/>
          <w:numId w:val="28"/>
        </w:numPr>
        <w:spacing w:before="100" w:beforeAutospacing="1" w:after="100" w:afterAutospacing="1" w:line="240" w:lineRule="auto"/>
        <w:rPr>
          <w:del w:id="678" w:author="Sayed Mehmood [2]" w:date="2026-10-07T20:08:02Z"/>
          <w:rFonts w:ascii="Times New Roman" w:hAnsi="Times New Roman" w:eastAsia="Times New Roman" w:cs="Times New Roman"/>
          <w:sz w:val="24"/>
          <w:szCs w:val="24"/>
        </w:rPr>
      </w:pPr>
      <w:del w:id="679" w:author="Sayed Mehmood [2]" w:date="2026-10-07T20:08:02Z">
        <w:r>
          <w:rPr>
            <w:rFonts w:ascii="Times New Roman" w:hAnsi="Times New Roman" w:eastAsia="Times New Roman" w:cs="Times New Roman"/>
            <w:b/>
            <w:bCs/>
            <w:sz w:val="24"/>
            <w:szCs w:val="24"/>
          </w:rPr>
          <w:delText>University Authentication Services:</w:delText>
        </w:r>
      </w:del>
      <w:del w:id="680" w:author="Sayed Mehmood [2]" w:date="2026-10-07T20:08:02Z">
        <w:r>
          <w:rPr>
            <w:rFonts w:ascii="Times New Roman" w:hAnsi="Times New Roman" w:eastAsia="Times New Roman" w:cs="Times New Roman"/>
            <w:sz w:val="24"/>
            <w:szCs w:val="24"/>
          </w:rPr>
          <w:br w:type="textWrapping"/>
        </w:r>
      </w:del>
      <w:del w:id="681" w:author="Sayed Mehmood [2]" w:date="2026-10-07T20:08:02Z">
        <w:r>
          <w:rPr>
            <w:rFonts w:ascii="Times New Roman" w:hAnsi="Times New Roman" w:eastAsia="Times New Roman" w:cs="Times New Roman"/>
            <w:sz w:val="24"/>
            <w:szCs w:val="24"/>
          </w:rPr>
          <w:delText>It is assumed that the system will integrate with the university’s authentication mechanisms to verify user identities.</w:delText>
        </w:r>
      </w:del>
    </w:p>
    <w:p w14:paraId="74AEFD78">
      <w:pPr>
        <w:numPr>
          <w:ilvl w:val="0"/>
          <w:numId w:val="28"/>
        </w:numPr>
        <w:spacing w:before="100" w:beforeAutospacing="1" w:after="100" w:afterAutospacing="1" w:line="240" w:lineRule="auto"/>
        <w:rPr>
          <w:del w:id="682" w:author="Sayed Mehmood [2]" w:date="2026-10-07T20:08:02Z"/>
          <w:rFonts w:ascii="Times New Roman" w:hAnsi="Times New Roman" w:eastAsia="Times New Roman" w:cs="Times New Roman"/>
          <w:sz w:val="24"/>
          <w:szCs w:val="24"/>
        </w:rPr>
      </w:pPr>
      <w:del w:id="683" w:author="Sayed Mehmood [2]" w:date="2026-10-07T20:08:02Z">
        <w:r>
          <w:rPr>
            <w:rFonts w:ascii="Times New Roman" w:hAnsi="Times New Roman" w:eastAsia="Times New Roman" w:cs="Times New Roman"/>
            <w:b/>
            <w:bCs/>
            <w:sz w:val="24"/>
            <w:szCs w:val="24"/>
          </w:rPr>
          <w:delText>Third-Party Libraries and Tools:</w:delText>
        </w:r>
      </w:del>
      <w:del w:id="684" w:author="Sayed Mehmood [2]" w:date="2026-10-07T20:08:02Z">
        <w:r>
          <w:rPr>
            <w:rFonts w:ascii="Times New Roman" w:hAnsi="Times New Roman" w:eastAsia="Times New Roman" w:cs="Times New Roman"/>
            <w:sz w:val="24"/>
            <w:szCs w:val="24"/>
          </w:rPr>
          <w:br w:type="textWrapping"/>
        </w:r>
      </w:del>
      <w:del w:id="685" w:author="Sayed Mehmood [2]" w:date="2026-10-07T20:08:02Z">
        <w:r>
          <w:rPr>
            <w:rFonts w:ascii="Times New Roman" w:hAnsi="Times New Roman" w:eastAsia="Times New Roman" w:cs="Times New Roman"/>
            <w:sz w:val="24"/>
            <w:szCs w:val="24"/>
          </w:rPr>
          <w:delText>The system may depend on established libraries for version control, file uploads, and messaging. It is assumed that these components are reliable and well-documented.</w:delText>
        </w:r>
      </w:del>
    </w:p>
    <w:p w14:paraId="783ED07D">
      <w:pPr>
        <w:numPr>
          <w:ilvl w:val="0"/>
          <w:numId w:val="28"/>
        </w:numPr>
        <w:spacing w:before="100" w:beforeAutospacing="1" w:after="100" w:afterAutospacing="1" w:line="240" w:lineRule="auto"/>
        <w:rPr>
          <w:del w:id="686" w:author="Sayed Mehmood [2]" w:date="2026-10-07T20:08:02Z"/>
          <w:rFonts w:ascii="Times New Roman" w:hAnsi="Times New Roman" w:eastAsia="Times New Roman" w:cs="Times New Roman"/>
          <w:sz w:val="24"/>
          <w:szCs w:val="24"/>
        </w:rPr>
      </w:pPr>
      <w:del w:id="687" w:author="Sayed Mehmood [2]" w:date="2026-10-07T20:08:02Z">
        <w:r>
          <w:rPr>
            <w:rFonts w:ascii="Times New Roman" w:hAnsi="Times New Roman" w:eastAsia="Times New Roman" w:cs="Times New Roman"/>
            <w:b/>
            <w:bCs/>
            <w:sz w:val="24"/>
            <w:szCs w:val="24"/>
          </w:rPr>
          <w:delText>User Competency:</w:delText>
        </w:r>
      </w:del>
      <w:del w:id="688" w:author="Sayed Mehmood [2]" w:date="2026-10-07T20:08:02Z">
        <w:r>
          <w:rPr>
            <w:rFonts w:ascii="Times New Roman" w:hAnsi="Times New Roman" w:eastAsia="Times New Roman" w:cs="Times New Roman"/>
            <w:sz w:val="24"/>
            <w:szCs w:val="24"/>
          </w:rPr>
          <w:br w:type="textWrapping"/>
        </w:r>
      </w:del>
      <w:del w:id="689" w:author="Sayed Mehmood [2]" w:date="2026-10-07T20:08:02Z">
        <w:r>
          <w:rPr>
            <w:rFonts w:ascii="Times New Roman" w:hAnsi="Times New Roman" w:eastAsia="Times New Roman" w:cs="Times New Roman"/>
            <w:sz w:val="24"/>
            <w:szCs w:val="24"/>
          </w:rPr>
          <w:delText>Both students and supervisors are expected to have a minimum level of digital literacy to operate the system without extensive training.</w:delText>
        </w:r>
      </w:del>
    </w:p>
    <w:p w14:paraId="1CD13AD5">
      <w:pPr>
        <w:numPr>
          <w:ilvl w:val="0"/>
          <w:numId w:val="28"/>
        </w:numPr>
        <w:spacing w:before="100" w:beforeAutospacing="1" w:after="100" w:afterAutospacing="1" w:line="240" w:lineRule="auto"/>
        <w:rPr>
          <w:del w:id="690" w:author="Sayed Mehmood [2]" w:date="2026-10-07T20:08:02Z"/>
          <w:rFonts w:ascii="Times New Roman" w:hAnsi="Times New Roman" w:eastAsia="Times New Roman" w:cs="Times New Roman"/>
          <w:sz w:val="24"/>
          <w:szCs w:val="24"/>
        </w:rPr>
      </w:pPr>
      <w:del w:id="691" w:author="Sayed Mehmood [2]" w:date="2026-10-07T20:08:02Z">
        <w:r>
          <w:rPr>
            <w:rFonts w:ascii="Times New Roman" w:hAnsi="Times New Roman" w:eastAsia="Times New Roman" w:cs="Times New Roman"/>
            <w:b/>
            <w:bCs/>
            <w:sz w:val="24"/>
            <w:szCs w:val="24"/>
          </w:rPr>
          <w:delText>System Maintenance:</w:delText>
        </w:r>
      </w:del>
      <w:del w:id="692" w:author="Sayed Mehmood [2]" w:date="2026-10-07T20:08:02Z">
        <w:r>
          <w:rPr>
            <w:rFonts w:ascii="Times New Roman" w:hAnsi="Times New Roman" w:eastAsia="Times New Roman" w:cs="Times New Roman"/>
            <w:sz w:val="24"/>
            <w:szCs w:val="24"/>
          </w:rPr>
          <w:br w:type="textWrapping"/>
        </w:r>
      </w:del>
      <w:del w:id="693" w:author="Sayed Mehmood [2]" w:date="2026-10-07T20:08:02Z">
        <w:r>
          <w:rPr>
            <w:rFonts w:ascii="Times New Roman" w:hAnsi="Times New Roman" w:eastAsia="Times New Roman" w:cs="Times New Roman"/>
            <w:sz w:val="24"/>
            <w:szCs w:val="24"/>
          </w:rPr>
          <w:delText>Regular maintenance, including backups and updates, is assumed to be scheduled during off-peak hours to minimize disruption.</w:delText>
        </w:r>
      </w:del>
    </w:p>
    <w:p w14:paraId="21CAB4C1">
      <w:pPr>
        <w:spacing w:after="0" w:line="240" w:lineRule="auto"/>
        <w:rPr>
          <w:del w:id="694" w:author="Sayed Mehmood [2]" w:date="2026-10-07T20:08:02Z"/>
          <w:rFonts w:ascii="Times New Roman" w:hAnsi="Times New Roman" w:eastAsia="Times New Roman" w:cs="Times New Roman"/>
          <w:sz w:val="24"/>
          <w:szCs w:val="24"/>
        </w:rPr>
      </w:pPr>
      <w:del w:id="695" w:author="Sayed Mehmood [2]" w:date="2026-10-07T20:08:02Z">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del>
    </w:p>
    <w:p w14:paraId="78850C81">
      <w:pPr>
        <w:spacing w:before="100" w:beforeAutospacing="1" w:after="100" w:afterAutospacing="1" w:line="240" w:lineRule="auto"/>
        <w:outlineLvl w:val="0"/>
        <w:rPr>
          <w:del w:id="697" w:author="Tayyab Mehboob" w:date="2025-03-26T13:14:00Z"/>
          <w:rStyle w:val="28"/>
          <w:rFonts w:ascii="Times New Roman" w:hAnsi="Times New Roman" w:eastAsia="Times New Roman" w:cs="Times New Roman"/>
          <w:sz w:val="48"/>
          <w:szCs w:val="48"/>
        </w:rPr>
      </w:pPr>
      <w:del w:id="698" w:author="Tayyab Mehboob" w:date="2025-03-26T13:13:00Z">
        <w:bookmarkStart w:id="15" w:name="_Toc193890189"/>
        <w:bookmarkStart w:id="46" w:name="_GoBack"/>
        <w:bookmarkEnd w:id="46"/>
        <w:r>
          <w:rPr>
            <w:rFonts w:ascii="Times New Roman" w:hAnsi="Times New Roman" w:eastAsia="Times New Roman" w:cs="Times New Roman"/>
            <w:b/>
            <w:bCs/>
            <w:kern w:val="36"/>
            <w:sz w:val="40"/>
            <w:szCs w:val="40"/>
            <w:rPrChange w:id="699" w:author="Tayyab Mehboob" w:date="2025-03-26T13:13:00Z">
              <w:rPr>
                <w:rFonts w:ascii="Times New Roman" w:hAnsi="Times New Roman" w:eastAsia="Times New Roman" w:cs="Times New Roman"/>
                <w:b/>
                <w:bCs/>
                <w:kern w:val="36"/>
                <w:sz w:val="48"/>
                <w:szCs w:val="48"/>
              </w:rPr>
            </w:rPrChange>
          </w:rPr>
          <w:delText>7</w:delText>
        </w:r>
      </w:del>
      <w:del w:id="700" w:author="Tayyab Mehboob" w:date="2025-03-26T13:13:00Z">
        <w:r>
          <w:rPr>
            <w:rStyle w:val="28"/>
            <w:rFonts w:ascii="Times New Roman" w:hAnsi="Times New Roman" w:eastAsia="Times New Roman" w:cs="Times New Roman"/>
            <w:b/>
            <w:bCs/>
            <w:kern w:val="36"/>
            <w:sz w:val="48"/>
            <w:szCs w:val="48"/>
            <w:rPrChange w:id="701" w:author="MUHAMMAD HAMAD" w:date="2025-03-26T13:59:00Z">
              <w:rPr>
                <w:rFonts w:ascii="Times New Roman" w:hAnsi="Times New Roman" w:eastAsia="Times New Roman" w:cs="Times New Roman"/>
                <w:b/>
                <w:bCs/>
                <w:kern w:val="36"/>
                <w:sz w:val="48"/>
                <w:szCs w:val="48"/>
              </w:rPr>
            </w:rPrChange>
          </w:rPr>
          <w:delText xml:space="preserve">. </w:delText>
        </w:r>
      </w:del>
      <w:r>
        <w:rPr>
          <w:rStyle w:val="28"/>
          <w:rFonts w:ascii="Times New Roman" w:hAnsi="Times New Roman" w:eastAsia="Times New Roman" w:cs="Times New Roman"/>
          <w:b/>
          <w:bCs/>
          <w:kern w:val="36"/>
          <w:sz w:val="48"/>
          <w:szCs w:val="48"/>
          <w:rPrChange w:id="702" w:author="MUHAMMAD HAMAD" w:date="2025-03-26T13:59:00Z">
            <w:rPr>
              <w:rFonts w:ascii="Times New Roman" w:hAnsi="Times New Roman" w:eastAsia="Times New Roman" w:cs="Times New Roman"/>
              <w:b/>
              <w:bCs/>
              <w:kern w:val="36"/>
              <w:sz w:val="48"/>
              <w:szCs w:val="48"/>
            </w:rPr>
          </w:rPrChange>
        </w:rPr>
        <w:t>Specific Requirements</w:t>
      </w:r>
      <w:bookmarkEnd w:id="15"/>
    </w:p>
    <w:p w14:paraId="769A337C">
      <w:pPr>
        <w:spacing w:before="100" w:beforeAutospacing="1" w:after="100" w:afterAutospacing="1" w:line="240" w:lineRule="auto"/>
        <w:outlineLvl w:val="0"/>
        <w:rPr>
          <w:ins w:id="703" w:author="SHARIF ULLAH" w:date="2026-10-07T14:19:00Z"/>
          <w:rStyle w:val="28"/>
          <w:rFonts w:ascii="Times New Roman" w:hAnsi="Times New Roman" w:eastAsia="Times New Roman" w:cs="Times New Roman"/>
          <w:b/>
          <w:bCs/>
          <w:kern w:val="36"/>
          <w:sz w:val="48"/>
          <w:szCs w:val="48"/>
          <w:rPrChange w:id="704" w:author="MUHAMMAD HAMAD" w:date="2025-03-26T13:52:00Z">
            <w:rPr>
              <w:ins w:id="705" w:author="SHARIF ULLAH" w:date="2026-10-07T14:19:00Z"/>
              <w:rFonts w:ascii="Times New Roman" w:hAnsi="Times New Roman" w:eastAsia="Times New Roman" w:cs="Times New Roman"/>
              <w:b/>
              <w:bCs/>
              <w:kern w:val="36"/>
              <w:sz w:val="48"/>
              <w:szCs w:val="48"/>
            </w:rPr>
          </w:rPrChange>
        </w:rPr>
      </w:pPr>
      <w:ins w:id="706" w:author="SHARIF ULLAH" w:date="2026-10-07T14:19:00Z">
        <w:r>
          <w:rPr>
            <w:rFonts w:ascii="Times New Roman" w:hAnsi="Times New Roman" w:eastAsia="Times New Roman" w:cs="Times New Roman"/>
            <w:color w:val="104862" w:themeColor="accent1" w:themeShade="BF"/>
            <w:sz w:val="48"/>
            <w:szCs w:val="48"/>
            <w14:ligatures w14:val="none"/>
          </w:rPr>
          <w:drawing>
            <wp:inline distT="0" distB="0" distL="0" distR="0">
              <wp:extent cx="6327140" cy="9842500"/>
              <wp:effectExtent l="0" t="0" r="0" b="6350"/>
              <wp:docPr id="130109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280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327140" cy="9842500"/>
                      </a:xfrm>
                      <a:prstGeom prst="rect">
                        <a:avLst/>
                      </a:prstGeom>
                    </pic:spPr>
                  </pic:pic>
                </a:graphicData>
              </a:graphic>
            </wp:inline>
          </w:drawing>
        </w:r>
      </w:ins>
    </w:p>
    <w:p w14:paraId="233D9A24">
      <w:pPr>
        <w:pStyle w:val="41"/>
        <w:numPr>
          <w:ilvl w:val="0"/>
          <w:numId w:val="29"/>
        </w:numPr>
        <w:spacing w:before="100" w:beforeAutospacing="1" w:after="100" w:afterAutospacing="1" w:line="240" w:lineRule="auto"/>
        <w:outlineLvl w:val="0"/>
        <w:rPr>
          <w:rStyle w:val="29"/>
          <w:rFonts w:ascii="Times New Roman" w:hAnsi="Times New Roman" w:eastAsia="Times New Roman" w:cs="Times New Roman"/>
          <w:b/>
          <w:bCs/>
          <w:sz w:val="36"/>
          <w:szCs w:val="36"/>
          <w:rPrChange w:id="709" w:author="MUHAMMAD HAMAD" w:date="2025-03-26T13:59:00Z">
            <w:rPr>
              <w:rFonts w:ascii="Times New Roman" w:hAnsi="Times New Roman" w:eastAsia="Times New Roman" w:cs="Times New Roman"/>
              <w:b/>
              <w:bCs/>
              <w:sz w:val="36"/>
              <w:szCs w:val="36"/>
            </w:rPr>
          </w:rPrChange>
        </w:rPr>
        <w:pPrChange w:id="708" w:author="Tayyab Mehboob" w:date="2025-03-26T13:14:00Z">
          <w:pPr>
            <w:spacing w:before="100" w:beforeAutospacing="1" w:after="100" w:afterAutospacing="1" w:line="240" w:lineRule="auto"/>
            <w:outlineLvl w:val="1"/>
          </w:pPr>
        </w:pPrChange>
      </w:pPr>
      <w:del w:id="710" w:author="Tayyab Mehboob" w:date="2025-03-26T13:14:00Z">
        <w:bookmarkStart w:id="16" w:name="_Toc193890190"/>
        <w:r>
          <w:rPr>
            <w:rFonts w:ascii="Times New Roman" w:hAnsi="Times New Roman" w:eastAsia="Times New Roman" w:cs="Times New Roman"/>
            <w:b/>
            <w:bCs/>
            <w:sz w:val="32"/>
            <w:szCs w:val="32"/>
            <w:rPrChange w:id="711" w:author="Tayyab Mehboob" w:date="2025-03-26T13:14:00Z">
              <w:rPr>
                <w:rFonts w:ascii="Times New Roman" w:hAnsi="Times New Roman" w:eastAsia="Times New Roman" w:cs="Times New Roman"/>
                <w:b/>
                <w:bCs/>
                <w:sz w:val="36"/>
                <w:szCs w:val="36"/>
              </w:rPr>
            </w:rPrChange>
          </w:rPr>
          <w:delText>7.</w:delText>
        </w:r>
      </w:del>
      <w:del w:id="712" w:author="Tayyab Mehboob" w:date="2025-03-26T13:14:00Z">
        <w:r>
          <w:rPr>
            <w:rStyle w:val="29"/>
            <w:rFonts w:ascii="Times New Roman" w:hAnsi="Times New Roman" w:eastAsia="Times New Roman" w:cs="Times New Roman"/>
            <w:b/>
            <w:bCs/>
            <w:sz w:val="36"/>
            <w:szCs w:val="36"/>
            <w:rPrChange w:id="713" w:author="MUHAMMAD HAMAD" w:date="2025-03-26T13:59:00Z">
              <w:rPr>
                <w:rFonts w:ascii="Times New Roman" w:hAnsi="Times New Roman" w:eastAsia="Times New Roman" w:cs="Times New Roman"/>
                <w:b/>
                <w:bCs/>
                <w:sz w:val="36"/>
                <w:szCs w:val="36"/>
              </w:rPr>
            </w:rPrChange>
          </w:rPr>
          <w:delText>1</w:delText>
        </w:r>
      </w:del>
      <w:r>
        <w:rPr>
          <w:rStyle w:val="29"/>
          <w:rFonts w:ascii="Times New Roman" w:hAnsi="Times New Roman" w:eastAsia="Times New Roman" w:cs="Times New Roman"/>
          <w:b/>
          <w:bCs/>
          <w:sz w:val="36"/>
          <w:szCs w:val="36"/>
          <w:rPrChange w:id="714" w:author="MUHAMMAD HAMAD" w:date="2025-03-26T13:59:00Z">
            <w:rPr>
              <w:rFonts w:ascii="Times New Roman" w:hAnsi="Times New Roman" w:eastAsia="Times New Roman" w:cs="Times New Roman"/>
              <w:b/>
              <w:bCs/>
              <w:sz w:val="36"/>
              <w:szCs w:val="36"/>
            </w:rPr>
          </w:rPrChange>
        </w:rPr>
        <w:t xml:space="preserve"> Functional Requirements (Use Cases)</w:t>
      </w:r>
      <w:bookmarkEnd w:id="16"/>
    </w:p>
    <w:p w14:paraId="0D4F1280">
      <w:pPr>
        <w:pStyle w:val="3"/>
        <w:spacing w:before="171"/>
        <w:ind w:right="6531"/>
        <w:rPr>
          <w:ins w:id="716" w:author="Sayed Mehmood" w:date="2026-10-07T14:12:00Z"/>
          <w:del w:id="717" w:author="SHARIF ULLAH" w:date="2026-10-07T14:20:00Z"/>
        </w:rPr>
        <w:pPrChange w:id="715" w:author="Sayed Mehmood" w:date="2026-10-07T14:12:00Z">
          <w:pPr>
            <w:pStyle w:val="4"/>
            <w:spacing w:before="171" w:line="362" w:lineRule="auto"/>
            <w:ind w:right="6531"/>
          </w:pPr>
        </w:pPrChange>
      </w:pPr>
      <w:ins w:id="718" w:author="Sayed Mehmood" w:date="2026-10-07T14:12:00Z">
        <w:bookmarkStart w:id="17" w:name="_Toc193890191"/>
        <w:r>
          <w:rPr/>
          <w:t xml:space="preserve">Sharif Ullah </w:t>
        </w:r>
      </w:ins>
      <w:ins w:id="719" w:author="Sayed Mehmood" w:date="2026-10-07T14:12:00Z">
        <w:r>
          <w:rPr>
            <w:spacing w:val="-2"/>
          </w:rPr>
          <w:t>(04072413006)</w:t>
        </w:r>
      </w:ins>
    </w:p>
    <w:p w14:paraId="2D856D8D">
      <w:pPr>
        <w:pStyle w:val="3"/>
        <w:spacing w:before="171"/>
        <w:ind w:right="6531"/>
        <w:rPr>
          <w:ins w:id="721" w:author="Sayed Mehmood" w:date="2026-10-07T14:13:00Z"/>
          <w:del w:id="722" w:author="SHARIF ULLAH" w:date="2026-10-07T14:20:00Z"/>
        </w:rPr>
        <w:pPrChange w:id="720" w:author="SHARIF ULLAH" w:date="2026-10-07T14:20:00Z">
          <w:pPr>
            <w:pStyle w:val="4"/>
            <w:spacing w:before="171" w:line="362" w:lineRule="auto"/>
            <w:ind w:right="6531"/>
          </w:pPr>
        </w:pPrChange>
      </w:pPr>
    </w:p>
    <w:p w14:paraId="72C884C6">
      <w:pPr>
        <w:pStyle w:val="4"/>
        <w:spacing w:before="171" w:line="362" w:lineRule="auto"/>
        <w:ind w:right="6531"/>
        <w:rPr>
          <w:ins w:id="723" w:author="Sayed Mehmood" w:date="2026-10-07T14:13:00Z"/>
          <w:del w:id="724" w:author="SHARIF ULLAH" w:date="2026-10-07T14:20:00Z"/>
        </w:rPr>
      </w:pPr>
    </w:p>
    <w:p w14:paraId="119A95DF">
      <w:pPr>
        <w:pStyle w:val="4"/>
        <w:spacing w:before="171" w:line="362" w:lineRule="auto"/>
        <w:ind w:right="6531"/>
        <w:rPr>
          <w:ins w:id="725" w:author="Sayed Mehmood" w:date="2026-10-07T14:13:00Z"/>
          <w:del w:id="726" w:author="SHARIF ULLAH" w:date="2026-10-07T14:20:00Z"/>
        </w:rPr>
      </w:pPr>
    </w:p>
    <w:p w14:paraId="72743BE3">
      <w:pPr>
        <w:pStyle w:val="4"/>
        <w:spacing w:before="171" w:line="362" w:lineRule="auto"/>
        <w:ind w:right="6531"/>
      </w:pPr>
      <w:ins w:id="727" w:author="SHARIF ULLAH" w:date="2026-10-07T14:20:00Z">
        <w:r>
          <w:rPr/>
          <w:t>1.</w:t>
        </w:r>
      </w:ins>
      <w:r>
        <w:t>Use</w:t>
      </w:r>
      <w:r>
        <w:rPr>
          <w:spacing w:val="-9"/>
        </w:rPr>
        <w:t xml:space="preserve"> </w:t>
      </w:r>
      <w:r>
        <w:t>Case</w:t>
      </w:r>
      <w:r>
        <w:rPr>
          <w:spacing w:val="-9"/>
        </w:rPr>
        <w:t xml:space="preserve"> </w:t>
      </w:r>
      <w:r>
        <w:t>Text:</w:t>
      </w:r>
      <w:r>
        <w:rPr>
          <w:spacing w:val="-9"/>
        </w:rPr>
        <w:t xml:space="preserve"> </w:t>
      </w:r>
      <w:r>
        <w:t>Place</w:t>
      </w:r>
      <w:r>
        <w:rPr>
          <w:spacing w:val="-9"/>
        </w:rPr>
        <w:t xml:space="preserve"> </w:t>
      </w:r>
      <w:r>
        <w:t xml:space="preserve">Order </w:t>
      </w:r>
      <w:r>
        <w:rPr>
          <w:spacing w:val="-2"/>
        </w:rPr>
        <w:t>Inputs:</w:t>
      </w:r>
    </w:p>
    <w:p w14:paraId="702A7649">
      <w:pPr>
        <w:pStyle w:val="41"/>
        <w:numPr>
          <w:ilvl w:val="1"/>
          <w:numId w:val="30"/>
        </w:numPr>
        <w:tabs>
          <w:tab w:val="left" w:pos="478"/>
        </w:tabs>
        <w:spacing w:before="24"/>
        <w:ind w:left="478" w:hanging="216"/>
        <w:rPr>
          <w:sz w:val="18"/>
          <w:szCs w:val="18"/>
        </w:rPr>
      </w:pPr>
      <w:r>
        <w:rPr>
          <w:spacing w:val="-2"/>
          <w:w w:val="105"/>
          <w:sz w:val="18"/>
          <w:szCs w:val="18"/>
        </w:rPr>
        <w:t>productId</w:t>
      </w:r>
    </w:p>
    <w:p w14:paraId="2808D46B">
      <w:pPr>
        <w:pStyle w:val="41"/>
        <w:numPr>
          <w:ilvl w:val="1"/>
          <w:numId w:val="30"/>
        </w:numPr>
        <w:tabs>
          <w:tab w:val="left" w:pos="478"/>
        </w:tabs>
        <w:ind w:left="478" w:hanging="216"/>
        <w:rPr>
          <w:sz w:val="18"/>
          <w:szCs w:val="18"/>
        </w:rPr>
      </w:pPr>
      <w:r>
        <w:rPr>
          <w:spacing w:val="-2"/>
          <w:w w:val="105"/>
          <w:sz w:val="18"/>
          <w:szCs w:val="18"/>
        </w:rPr>
        <w:t>quantity</w:t>
      </w:r>
    </w:p>
    <w:p w14:paraId="75C9D71F">
      <w:pPr>
        <w:pStyle w:val="41"/>
        <w:numPr>
          <w:ilvl w:val="1"/>
          <w:numId w:val="30"/>
        </w:numPr>
        <w:tabs>
          <w:tab w:val="left" w:pos="478"/>
        </w:tabs>
        <w:ind w:left="478" w:hanging="216"/>
        <w:rPr>
          <w:sz w:val="18"/>
          <w:szCs w:val="18"/>
        </w:rPr>
      </w:pPr>
      <w:r>
        <w:rPr>
          <w:spacing w:val="-2"/>
          <w:w w:val="105"/>
          <w:sz w:val="18"/>
          <w:szCs w:val="18"/>
        </w:rPr>
        <w:t>orderInfo</w:t>
      </w:r>
    </w:p>
    <w:p w14:paraId="5B4EC0B0">
      <w:pPr>
        <w:pStyle w:val="4"/>
      </w:pPr>
      <w:r>
        <w:rPr>
          <w:spacing w:val="-2"/>
        </w:rPr>
        <w:t>Outputs:</w:t>
      </w:r>
    </w:p>
    <w:p w14:paraId="774306A9">
      <w:pPr>
        <w:pStyle w:val="41"/>
        <w:numPr>
          <w:ilvl w:val="0"/>
          <w:numId w:val="31"/>
        </w:numPr>
        <w:tabs>
          <w:tab w:val="left" w:pos="478"/>
        </w:tabs>
        <w:spacing w:before="159"/>
        <w:ind w:left="478" w:hanging="216"/>
        <w:rPr>
          <w:sz w:val="18"/>
        </w:rPr>
      </w:pPr>
      <w:r>
        <w:rPr>
          <w:spacing w:val="-2"/>
          <w:w w:val="105"/>
          <w:sz w:val="18"/>
        </w:rPr>
        <w:t>orderId</w:t>
      </w:r>
    </w:p>
    <w:p w14:paraId="616382B8">
      <w:pPr>
        <w:pStyle w:val="41"/>
        <w:numPr>
          <w:ilvl w:val="0"/>
          <w:numId w:val="31"/>
        </w:numPr>
        <w:tabs>
          <w:tab w:val="left" w:pos="478"/>
        </w:tabs>
        <w:ind w:left="478" w:hanging="216"/>
        <w:rPr>
          <w:sz w:val="18"/>
        </w:rPr>
      </w:pPr>
      <w:r>
        <w:rPr>
          <w:spacing w:val="-2"/>
          <w:w w:val="105"/>
          <w:sz w:val="18"/>
        </w:rPr>
        <w:t>orderStatus</w:t>
      </w:r>
    </w:p>
    <w:p w14:paraId="419ABA77">
      <w:pPr>
        <w:pStyle w:val="41"/>
        <w:numPr>
          <w:ilvl w:val="0"/>
          <w:numId w:val="32"/>
        </w:numPr>
        <w:tabs>
          <w:tab w:val="left" w:pos="468"/>
        </w:tabs>
        <w:ind w:left="468" w:hanging="206"/>
        <w:rPr>
          <w:sz w:val="18"/>
        </w:rPr>
      </w:pPr>
      <w:r>
        <w:rPr>
          <w:w w:val="105"/>
          <w:sz w:val="18"/>
        </w:rPr>
        <w:t>Primary</w:t>
      </w:r>
      <w:r>
        <w:rPr>
          <w:spacing w:val="-13"/>
          <w:w w:val="105"/>
          <w:sz w:val="18"/>
        </w:rPr>
        <w:t xml:space="preserve"> </w:t>
      </w:r>
      <w:r>
        <w:rPr>
          <w:w w:val="105"/>
          <w:sz w:val="18"/>
        </w:rPr>
        <w:t>Actor:</w:t>
      </w:r>
      <w:r>
        <w:rPr>
          <w:spacing w:val="-12"/>
          <w:w w:val="105"/>
          <w:sz w:val="18"/>
        </w:rPr>
        <w:t xml:space="preserve"> </w:t>
      </w:r>
      <w:r>
        <w:rPr>
          <w:spacing w:val="-2"/>
          <w:w w:val="105"/>
          <w:sz w:val="18"/>
        </w:rPr>
        <w:t>Customer</w:t>
      </w:r>
    </w:p>
    <w:p w14:paraId="67F0371A">
      <w:pPr>
        <w:pStyle w:val="4"/>
        <w:numPr>
          <w:ilvl w:val="0"/>
          <w:numId w:val="30"/>
        </w:numPr>
        <w:tabs>
          <w:tab w:val="left" w:pos="517"/>
        </w:tabs>
        <w:ind w:left="517" w:hanging="255"/>
      </w:pPr>
      <w:r>
        <w:rPr>
          <w:spacing w:val="-2"/>
        </w:rPr>
        <w:t>Preconditions</w:t>
      </w:r>
    </w:p>
    <w:p w14:paraId="057ED26A">
      <w:pPr>
        <w:pStyle w:val="41"/>
        <w:numPr>
          <w:ilvl w:val="0"/>
          <w:numId w:val="33"/>
        </w:numPr>
        <w:tabs>
          <w:tab w:val="left" w:pos="378"/>
        </w:tabs>
        <w:spacing w:before="158"/>
        <w:ind w:left="378" w:hanging="116"/>
        <w:rPr>
          <w:sz w:val="18"/>
        </w:rPr>
      </w:pPr>
      <w:r>
        <w:rPr>
          <w:w w:val="105"/>
          <w:sz w:val="18"/>
        </w:rPr>
        <w:t>The</w:t>
      </w:r>
      <w:r>
        <w:rPr>
          <w:spacing w:val="-11"/>
          <w:w w:val="105"/>
          <w:sz w:val="18"/>
        </w:rPr>
        <w:t xml:space="preserve"> </w:t>
      </w:r>
      <w:r>
        <w:rPr>
          <w:w w:val="105"/>
          <w:sz w:val="18"/>
        </w:rPr>
        <w:t>customer</w:t>
      </w:r>
      <w:r>
        <w:rPr>
          <w:spacing w:val="-10"/>
          <w:w w:val="105"/>
          <w:sz w:val="18"/>
        </w:rPr>
        <w:t xml:space="preserve"> </w:t>
      </w:r>
      <w:r>
        <w:rPr>
          <w:w w:val="105"/>
          <w:sz w:val="18"/>
        </w:rPr>
        <w:t>can</w:t>
      </w:r>
      <w:r>
        <w:rPr>
          <w:spacing w:val="-11"/>
          <w:w w:val="105"/>
          <w:sz w:val="18"/>
        </w:rPr>
        <w:t xml:space="preserve"> </w:t>
      </w:r>
      <w:r>
        <w:rPr>
          <w:w w:val="105"/>
          <w:sz w:val="18"/>
        </w:rPr>
        <w:t>access</w:t>
      </w:r>
      <w:r>
        <w:rPr>
          <w:spacing w:val="-10"/>
          <w:w w:val="105"/>
          <w:sz w:val="18"/>
        </w:rPr>
        <w:t xml:space="preserve"> </w:t>
      </w:r>
      <w:r>
        <w:rPr>
          <w:w w:val="105"/>
          <w:sz w:val="18"/>
        </w:rPr>
        <w:t>the</w:t>
      </w:r>
      <w:r>
        <w:rPr>
          <w:spacing w:val="-11"/>
          <w:w w:val="105"/>
          <w:sz w:val="18"/>
        </w:rPr>
        <w:t xml:space="preserve"> </w:t>
      </w:r>
      <w:r>
        <w:rPr>
          <w:w w:val="105"/>
          <w:sz w:val="18"/>
        </w:rPr>
        <w:t>bakery</w:t>
      </w:r>
      <w:r>
        <w:rPr>
          <w:spacing w:val="-10"/>
          <w:w w:val="105"/>
          <w:sz w:val="18"/>
        </w:rPr>
        <w:t xml:space="preserve"> </w:t>
      </w:r>
      <w:r>
        <w:rPr>
          <w:spacing w:val="-2"/>
          <w:w w:val="105"/>
          <w:sz w:val="18"/>
        </w:rPr>
        <w:t>system.</w:t>
      </w:r>
    </w:p>
    <w:p w14:paraId="6D5AEA8C">
      <w:pPr>
        <w:pStyle w:val="41"/>
        <w:numPr>
          <w:ilvl w:val="0"/>
          <w:numId w:val="33"/>
        </w:numPr>
        <w:tabs>
          <w:tab w:val="left" w:pos="378"/>
        </w:tabs>
        <w:ind w:left="378" w:hanging="116"/>
        <w:rPr>
          <w:sz w:val="18"/>
        </w:rPr>
      </w:pPr>
      <w:r>
        <w:rPr>
          <w:w w:val="105"/>
          <w:sz w:val="18"/>
        </w:rPr>
        <w:t>Products</w:t>
      </w:r>
      <w:r>
        <w:rPr>
          <w:spacing w:val="-12"/>
          <w:w w:val="105"/>
          <w:sz w:val="18"/>
        </w:rPr>
        <w:t xml:space="preserve"> </w:t>
      </w:r>
      <w:r>
        <w:rPr>
          <w:w w:val="105"/>
          <w:sz w:val="18"/>
        </w:rPr>
        <w:t>are</w:t>
      </w:r>
      <w:r>
        <w:rPr>
          <w:spacing w:val="-11"/>
          <w:w w:val="105"/>
          <w:sz w:val="18"/>
        </w:rPr>
        <w:t xml:space="preserve"> </w:t>
      </w:r>
      <w:r>
        <w:rPr>
          <w:spacing w:val="-2"/>
          <w:w w:val="105"/>
          <w:sz w:val="18"/>
        </w:rPr>
        <w:t>available.</w:t>
      </w:r>
    </w:p>
    <w:p w14:paraId="53E4E5FC">
      <w:pPr>
        <w:pStyle w:val="4"/>
        <w:numPr>
          <w:ilvl w:val="0"/>
          <w:numId w:val="30"/>
        </w:numPr>
        <w:tabs>
          <w:tab w:val="left" w:pos="517"/>
        </w:tabs>
        <w:ind w:left="517" w:hanging="255"/>
      </w:pPr>
      <w:r>
        <w:t xml:space="preserve">Success </w:t>
      </w:r>
      <w:r>
        <w:rPr>
          <w:spacing w:val="-2"/>
        </w:rPr>
        <w:t>Scenario</w:t>
      </w:r>
    </w:p>
    <w:p w14:paraId="0F57C865">
      <w:pPr>
        <w:pStyle w:val="41"/>
        <w:numPr>
          <w:ilvl w:val="1"/>
          <w:numId w:val="30"/>
        </w:numPr>
        <w:tabs>
          <w:tab w:val="left" w:pos="478"/>
        </w:tabs>
        <w:spacing w:before="159"/>
        <w:ind w:left="478" w:hanging="216"/>
        <w:rPr>
          <w:sz w:val="18"/>
        </w:rPr>
      </w:pPr>
      <w:r>
        <w:rPr>
          <w:w w:val="105"/>
          <w:sz w:val="18"/>
        </w:rPr>
        <w:t>Customer</w:t>
      </w:r>
      <w:r>
        <w:rPr>
          <w:spacing w:val="-13"/>
          <w:w w:val="105"/>
          <w:sz w:val="18"/>
        </w:rPr>
        <w:t xml:space="preserve"> </w:t>
      </w:r>
      <w:r>
        <w:rPr>
          <w:w w:val="105"/>
          <w:sz w:val="18"/>
        </w:rPr>
        <w:t>views</w:t>
      </w:r>
      <w:r>
        <w:rPr>
          <w:spacing w:val="-12"/>
          <w:w w:val="105"/>
          <w:sz w:val="18"/>
        </w:rPr>
        <w:t xml:space="preserve"> </w:t>
      </w:r>
      <w:r>
        <w:rPr>
          <w:w w:val="105"/>
          <w:sz w:val="18"/>
        </w:rPr>
        <w:t>the</w:t>
      </w:r>
      <w:r>
        <w:rPr>
          <w:spacing w:val="-13"/>
          <w:w w:val="105"/>
          <w:sz w:val="18"/>
        </w:rPr>
        <w:t xml:space="preserve"> </w:t>
      </w:r>
      <w:r>
        <w:rPr>
          <w:w w:val="105"/>
          <w:sz w:val="18"/>
        </w:rPr>
        <w:t>available</w:t>
      </w:r>
      <w:r>
        <w:rPr>
          <w:spacing w:val="-12"/>
          <w:w w:val="105"/>
          <w:sz w:val="18"/>
        </w:rPr>
        <w:t xml:space="preserve"> </w:t>
      </w:r>
      <w:r>
        <w:rPr>
          <w:w w:val="105"/>
          <w:sz w:val="18"/>
        </w:rPr>
        <w:t>bakery</w:t>
      </w:r>
      <w:r>
        <w:rPr>
          <w:spacing w:val="-13"/>
          <w:w w:val="105"/>
          <w:sz w:val="18"/>
        </w:rPr>
        <w:t xml:space="preserve"> </w:t>
      </w:r>
      <w:r>
        <w:rPr>
          <w:spacing w:val="-2"/>
          <w:w w:val="105"/>
          <w:sz w:val="18"/>
        </w:rPr>
        <w:t>products.</w:t>
      </w:r>
    </w:p>
    <w:p w14:paraId="35AF87FC">
      <w:pPr>
        <w:pStyle w:val="41"/>
        <w:numPr>
          <w:ilvl w:val="1"/>
          <w:numId w:val="30"/>
        </w:numPr>
        <w:tabs>
          <w:tab w:val="left" w:pos="478"/>
        </w:tabs>
        <w:ind w:left="478" w:hanging="216"/>
        <w:rPr>
          <w:sz w:val="18"/>
        </w:rPr>
      </w:pPr>
      <w:r>
        <w:rPr>
          <w:w w:val="105"/>
          <w:sz w:val="18"/>
        </w:rPr>
        <w:t>Customer</w:t>
      </w:r>
      <w:r>
        <w:rPr>
          <w:spacing w:val="-13"/>
          <w:w w:val="105"/>
          <w:sz w:val="18"/>
        </w:rPr>
        <w:t xml:space="preserve"> </w:t>
      </w:r>
      <w:r>
        <w:rPr>
          <w:w w:val="105"/>
          <w:sz w:val="18"/>
        </w:rPr>
        <w:t>selects</w:t>
      </w:r>
      <w:r>
        <w:rPr>
          <w:spacing w:val="-13"/>
          <w:w w:val="105"/>
          <w:sz w:val="18"/>
        </w:rPr>
        <w:t xml:space="preserve"> </w:t>
      </w:r>
      <w:r>
        <w:rPr>
          <w:w w:val="105"/>
          <w:sz w:val="18"/>
        </w:rPr>
        <w:t>the</w:t>
      </w:r>
      <w:r>
        <w:rPr>
          <w:spacing w:val="-13"/>
          <w:w w:val="105"/>
          <w:sz w:val="18"/>
        </w:rPr>
        <w:t xml:space="preserve"> </w:t>
      </w:r>
      <w:r>
        <w:rPr>
          <w:w w:val="105"/>
          <w:sz w:val="18"/>
        </w:rPr>
        <w:t>required</w:t>
      </w:r>
      <w:r>
        <w:rPr>
          <w:spacing w:val="-13"/>
          <w:w w:val="105"/>
          <w:sz w:val="18"/>
        </w:rPr>
        <w:t xml:space="preserve"> </w:t>
      </w:r>
      <w:r>
        <w:rPr>
          <w:spacing w:val="-2"/>
          <w:w w:val="105"/>
          <w:sz w:val="18"/>
        </w:rPr>
        <w:t>products.</w:t>
      </w:r>
    </w:p>
    <w:p w14:paraId="2A00985A">
      <w:pPr>
        <w:pStyle w:val="41"/>
        <w:numPr>
          <w:ilvl w:val="1"/>
          <w:numId w:val="30"/>
        </w:numPr>
        <w:tabs>
          <w:tab w:val="left" w:pos="478"/>
        </w:tabs>
        <w:ind w:left="478" w:hanging="216"/>
        <w:rPr>
          <w:sz w:val="18"/>
        </w:rPr>
      </w:pPr>
      <w:r>
        <w:rPr>
          <w:w w:val="105"/>
          <w:sz w:val="18"/>
        </w:rPr>
        <w:t>Customer</w:t>
      </w:r>
      <w:r>
        <w:rPr>
          <w:spacing w:val="-11"/>
          <w:w w:val="105"/>
          <w:sz w:val="18"/>
        </w:rPr>
        <w:t xml:space="preserve"> </w:t>
      </w:r>
      <w:r>
        <w:rPr>
          <w:w w:val="105"/>
          <w:sz w:val="18"/>
        </w:rPr>
        <w:t>adds</w:t>
      </w:r>
      <w:r>
        <w:rPr>
          <w:spacing w:val="-11"/>
          <w:w w:val="105"/>
          <w:sz w:val="18"/>
        </w:rPr>
        <w:t xml:space="preserve"> </w:t>
      </w:r>
      <w:r>
        <w:rPr>
          <w:w w:val="105"/>
          <w:sz w:val="18"/>
        </w:rPr>
        <w:t>the</w:t>
      </w:r>
      <w:r>
        <w:rPr>
          <w:spacing w:val="-10"/>
          <w:w w:val="105"/>
          <w:sz w:val="18"/>
        </w:rPr>
        <w:t xml:space="preserve"> </w:t>
      </w:r>
      <w:r>
        <w:rPr>
          <w:w w:val="105"/>
          <w:sz w:val="18"/>
        </w:rPr>
        <w:t>selected</w:t>
      </w:r>
      <w:r>
        <w:rPr>
          <w:spacing w:val="-11"/>
          <w:w w:val="105"/>
          <w:sz w:val="18"/>
        </w:rPr>
        <w:t xml:space="preserve"> </w:t>
      </w:r>
      <w:r>
        <w:rPr>
          <w:w w:val="105"/>
          <w:sz w:val="18"/>
        </w:rPr>
        <w:t>products</w:t>
      </w:r>
      <w:r>
        <w:rPr>
          <w:spacing w:val="-10"/>
          <w:w w:val="105"/>
          <w:sz w:val="18"/>
        </w:rPr>
        <w:t xml:space="preserve"> </w:t>
      </w:r>
      <w:r>
        <w:rPr>
          <w:w w:val="105"/>
          <w:sz w:val="18"/>
        </w:rPr>
        <w:t>to</w:t>
      </w:r>
      <w:r>
        <w:rPr>
          <w:spacing w:val="-11"/>
          <w:w w:val="105"/>
          <w:sz w:val="18"/>
        </w:rPr>
        <w:t xml:space="preserve"> </w:t>
      </w:r>
      <w:r>
        <w:rPr>
          <w:w w:val="105"/>
          <w:sz w:val="18"/>
        </w:rPr>
        <w:t>the</w:t>
      </w:r>
      <w:r>
        <w:rPr>
          <w:spacing w:val="-11"/>
          <w:w w:val="105"/>
          <w:sz w:val="18"/>
        </w:rPr>
        <w:t xml:space="preserve"> </w:t>
      </w:r>
      <w:r>
        <w:rPr>
          <w:spacing w:val="-2"/>
          <w:w w:val="105"/>
          <w:sz w:val="18"/>
        </w:rPr>
        <w:t>order/cart.</w:t>
      </w:r>
    </w:p>
    <w:p w14:paraId="73E18B4F">
      <w:pPr>
        <w:pStyle w:val="41"/>
        <w:numPr>
          <w:ilvl w:val="1"/>
          <w:numId w:val="30"/>
        </w:numPr>
        <w:tabs>
          <w:tab w:val="left" w:pos="478"/>
        </w:tabs>
        <w:ind w:left="478" w:hanging="216"/>
        <w:rPr>
          <w:sz w:val="18"/>
        </w:rPr>
      </w:pPr>
      <w:r>
        <w:rPr>
          <w:w w:val="105"/>
          <w:sz w:val="18"/>
        </w:rPr>
        <w:t>Customer</w:t>
      </w:r>
      <w:r>
        <w:rPr>
          <w:spacing w:val="-12"/>
          <w:w w:val="105"/>
          <w:sz w:val="18"/>
        </w:rPr>
        <w:t xml:space="preserve"> </w:t>
      </w:r>
      <w:r>
        <w:rPr>
          <w:w w:val="105"/>
          <w:sz w:val="18"/>
        </w:rPr>
        <w:t>reviews</w:t>
      </w:r>
      <w:r>
        <w:rPr>
          <w:spacing w:val="-12"/>
          <w:w w:val="105"/>
          <w:sz w:val="18"/>
        </w:rPr>
        <w:t xml:space="preserve"> </w:t>
      </w:r>
      <w:r>
        <w:rPr>
          <w:w w:val="105"/>
          <w:sz w:val="18"/>
        </w:rPr>
        <w:t>the</w:t>
      </w:r>
      <w:r>
        <w:rPr>
          <w:spacing w:val="-11"/>
          <w:w w:val="105"/>
          <w:sz w:val="18"/>
        </w:rPr>
        <w:t xml:space="preserve"> </w:t>
      </w:r>
      <w:r>
        <w:rPr>
          <w:w w:val="105"/>
          <w:sz w:val="18"/>
        </w:rPr>
        <w:t>selected</w:t>
      </w:r>
      <w:r>
        <w:rPr>
          <w:spacing w:val="-12"/>
          <w:w w:val="105"/>
          <w:sz w:val="18"/>
        </w:rPr>
        <w:t xml:space="preserve"> </w:t>
      </w:r>
      <w:r>
        <w:rPr>
          <w:w w:val="105"/>
          <w:sz w:val="18"/>
        </w:rPr>
        <w:t>items</w:t>
      </w:r>
      <w:r>
        <w:rPr>
          <w:spacing w:val="-12"/>
          <w:w w:val="105"/>
          <w:sz w:val="18"/>
        </w:rPr>
        <w:t xml:space="preserve"> </w:t>
      </w:r>
      <w:r>
        <w:rPr>
          <w:w w:val="105"/>
          <w:sz w:val="18"/>
        </w:rPr>
        <w:t>and</w:t>
      </w:r>
      <w:r>
        <w:rPr>
          <w:spacing w:val="-11"/>
          <w:w w:val="105"/>
          <w:sz w:val="18"/>
        </w:rPr>
        <w:t xml:space="preserve"> </w:t>
      </w:r>
      <w:r>
        <w:rPr>
          <w:spacing w:val="-2"/>
          <w:w w:val="105"/>
          <w:sz w:val="18"/>
        </w:rPr>
        <w:t>quantity.</w:t>
      </w:r>
    </w:p>
    <w:p w14:paraId="2EAA5501">
      <w:pPr>
        <w:pStyle w:val="41"/>
        <w:numPr>
          <w:ilvl w:val="1"/>
          <w:numId w:val="30"/>
        </w:numPr>
        <w:tabs>
          <w:tab w:val="left" w:pos="478"/>
        </w:tabs>
        <w:ind w:left="478" w:hanging="216"/>
        <w:rPr>
          <w:sz w:val="18"/>
        </w:rPr>
      </w:pPr>
      <w:r>
        <w:rPr>
          <w:w w:val="105"/>
          <w:sz w:val="18"/>
        </w:rPr>
        <w:t>Customer</w:t>
      </w:r>
      <w:r>
        <w:rPr>
          <w:spacing w:val="-13"/>
          <w:w w:val="105"/>
          <w:sz w:val="18"/>
        </w:rPr>
        <w:t xml:space="preserve"> </w:t>
      </w:r>
      <w:r>
        <w:rPr>
          <w:w w:val="105"/>
          <w:sz w:val="18"/>
        </w:rPr>
        <w:t>provides</w:t>
      </w:r>
      <w:r>
        <w:rPr>
          <w:spacing w:val="-12"/>
          <w:w w:val="105"/>
          <w:sz w:val="18"/>
        </w:rPr>
        <w:t xml:space="preserve"> </w:t>
      </w:r>
      <w:r>
        <w:rPr>
          <w:w w:val="105"/>
          <w:sz w:val="18"/>
        </w:rPr>
        <w:t>the</w:t>
      </w:r>
      <w:r>
        <w:rPr>
          <w:spacing w:val="-12"/>
          <w:w w:val="105"/>
          <w:sz w:val="18"/>
        </w:rPr>
        <w:t xml:space="preserve"> </w:t>
      </w:r>
      <w:r>
        <w:rPr>
          <w:w w:val="105"/>
          <w:sz w:val="18"/>
        </w:rPr>
        <w:t>required</w:t>
      </w:r>
      <w:r>
        <w:rPr>
          <w:spacing w:val="-12"/>
          <w:w w:val="105"/>
          <w:sz w:val="18"/>
        </w:rPr>
        <w:t xml:space="preserve"> </w:t>
      </w:r>
      <w:r>
        <w:rPr>
          <w:w w:val="105"/>
          <w:sz w:val="18"/>
        </w:rPr>
        <w:t>order</w:t>
      </w:r>
      <w:r>
        <w:rPr>
          <w:spacing w:val="-12"/>
          <w:w w:val="105"/>
          <w:sz w:val="18"/>
        </w:rPr>
        <w:t xml:space="preserve"> </w:t>
      </w:r>
      <w:r>
        <w:rPr>
          <w:w w:val="105"/>
          <w:sz w:val="18"/>
        </w:rPr>
        <w:t>and</w:t>
      </w:r>
      <w:r>
        <w:rPr>
          <w:spacing w:val="-12"/>
          <w:w w:val="105"/>
          <w:sz w:val="18"/>
        </w:rPr>
        <w:t xml:space="preserve"> </w:t>
      </w:r>
      <w:r>
        <w:rPr>
          <w:w w:val="105"/>
          <w:sz w:val="18"/>
        </w:rPr>
        <w:t>delivery</w:t>
      </w:r>
      <w:r>
        <w:rPr>
          <w:spacing w:val="-12"/>
          <w:w w:val="105"/>
          <w:sz w:val="18"/>
        </w:rPr>
        <w:t xml:space="preserve"> </w:t>
      </w:r>
      <w:r>
        <w:rPr>
          <w:spacing w:val="-2"/>
          <w:w w:val="105"/>
          <w:sz w:val="18"/>
        </w:rPr>
        <w:t>information.</w:t>
      </w:r>
    </w:p>
    <w:p w14:paraId="578BD237">
      <w:pPr>
        <w:pStyle w:val="41"/>
        <w:numPr>
          <w:ilvl w:val="1"/>
          <w:numId w:val="30"/>
        </w:numPr>
        <w:tabs>
          <w:tab w:val="left" w:pos="478"/>
        </w:tabs>
        <w:ind w:left="478" w:hanging="216"/>
        <w:rPr>
          <w:sz w:val="18"/>
        </w:rPr>
      </w:pPr>
      <w:r>
        <w:rPr>
          <w:w w:val="105"/>
          <w:sz w:val="18"/>
        </w:rPr>
        <w:t>Customer</w:t>
      </w:r>
      <w:r>
        <w:rPr>
          <w:spacing w:val="-13"/>
          <w:w w:val="105"/>
          <w:sz w:val="18"/>
        </w:rPr>
        <w:t xml:space="preserve"> </w:t>
      </w:r>
      <w:r>
        <w:rPr>
          <w:w w:val="105"/>
          <w:sz w:val="18"/>
        </w:rPr>
        <w:t>confirms</w:t>
      </w:r>
      <w:r>
        <w:rPr>
          <w:spacing w:val="-13"/>
          <w:w w:val="105"/>
          <w:sz w:val="18"/>
        </w:rPr>
        <w:t xml:space="preserve"> </w:t>
      </w:r>
      <w:r>
        <w:rPr>
          <w:w w:val="105"/>
          <w:sz w:val="18"/>
        </w:rPr>
        <w:t>the</w:t>
      </w:r>
      <w:r>
        <w:rPr>
          <w:spacing w:val="-13"/>
          <w:w w:val="105"/>
          <w:sz w:val="18"/>
        </w:rPr>
        <w:t xml:space="preserve"> </w:t>
      </w:r>
      <w:r>
        <w:rPr>
          <w:spacing w:val="-2"/>
          <w:w w:val="105"/>
          <w:sz w:val="18"/>
        </w:rPr>
        <w:t>order.</w:t>
      </w:r>
    </w:p>
    <w:p w14:paraId="2A0C736E">
      <w:pPr>
        <w:pStyle w:val="41"/>
        <w:numPr>
          <w:ilvl w:val="1"/>
          <w:numId w:val="30"/>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1"/>
          <w:w w:val="105"/>
          <w:sz w:val="18"/>
        </w:rPr>
        <w:t xml:space="preserve"> </w:t>
      </w:r>
      <w:r>
        <w:rPr>
          <w:w w:val="105"/>
          <w:sz w:val="18"/>
        </w:rPr>
        <w:t>validates</w:t>
      </w:r>
      <w:r>
        <w:rPr>
          <w:spacing w:val="-10"/>
          <w:w w:val="105"/>
          <w:sz w:val="18"/>
        </w:rPr>
        <w:t xml:space="preserve"> </w:t>
      </w:r>
      <w:r>
        <w:rPr>
          <w:w w:val="105"/>
          <w:sz w:val="18"/>
        </w:rPr>
        <w:t>the</w:t>
      </w:r>
      <w:r>
        <w:rPr>
          <w:spacing w:val="-11"/>
          <w:w w:val="105"/>
          <w:sz w:val="18"/>
        </w:rPr>
        <w:t xml:space="preserve"> </w:t>
      </w:r>
      <w:r>
        <w:rPr>
          <w:w w:val="105"/>
          <w:sz w:val="18"/>
        </w:rPr>
        <w:t>order</w:t>
      </w:r>
      <w:r>
        <w:rPr>
          <w:spacing w:val="-10"/>
          <w:w w:val="105"/>
          <w:sz w:val="18"/>
        </w:rPr>
        <w:t xml:space="preserve"> </w:t>
      </w:r>
      <w:r>
        <w:rPr>
          <w:spacing w:val="-2"/>
          <w:w w:val="105"/>
          <w:sz w:val="18"/>
        </w:rPr>
        <w:t>details.</w:t>
      </w:r>
    </w:p>
    <w:p w14:paraId="3AB50892">
      <w:pPr>
        <w:pStyle w:val="41"/>
        <w:numPr>
          <w:ilvl w:val="1"/>
          <w:numId w:val="30"/>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creates</w:t>
      </w:r>
      <w:r>
        <w:rPr>
          <w:spacing w:val="-10"/>
          <w:w w:val="105"/>
          <w:sz w:val="18"/>
        </w:rPr>
        <w:t xml:space="preserve"> </w:t>
      </w:r>
      <w:r>
        <w:rPr>
          <w:w w:val="105"/>
          <w:sz w:val="18"/>
        </w:rPr>
        <w:t>the</w:t>
      </w:r>
      <w:r>
        <w:rPr>
          <w:spacing w:val="-10"/>
          <w:w w:val="105"/>
          <w:sz w:val="18"/>
        </w:rPr>
        <w:t xml:space="preserve"> </w:t>
      </w:r>
      <w:r>
        <w:rPr>
          <w:spacing w:val="-2"/>
          <w:w w:val="105"/>
          <w:sz w:val="18"/>
        </w:rPr>
        <w:t>order.</w:t>
      </w:r>
    </w:p>
    <w:p w14:paraId="4E169910">
      <w:pPr>
        <w:pStyle w:val="41"/>
        <w:numPr>
          <w:ilvl w:val="1"/>
          <w:numId w:val="30"/>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displays</w:t>
      </w:r>
      <w:r>
        <w:rPr>
          <w:spacing w:val="-10"/>
          <w:w w:val="105"/>
          <w:sz w:val="18"/>
        </w:rPr>
        <w:t xml:space="preserve"> </w:t>
      </w:r>
      <w:r>
        <w:rPr>
          <w:w w:val="105"/>
          <w:sz w:val="18"/>
        </w:rPr>
        <w:t>the</w:t>
      </w:r>
      <w:r>
        <w:rPr>
          <w:spacing w:val="-11"/>
          <w:w w:val="105"/>
          <w:sz w:val="18"/>
        </w:rPr>
        <w:t xml:space="preserve"> </w:t>
      </w:r>
      <w:r>
        <w:rPr>
          <w:w w:val="105"/>
          <w:sz w:val="18"/>
        </w:rPr>
        <w:t>order</w:t>
      </w:r>
      <w:r>
        <w:rPr>
          <w:spacing w:val="-10"/>
          <w:w w:val="105"/>
          <w:sz w:val="18"/>
        </w:rPr>
        <w:t xml:space="preserve"> </w:t>
      </w:r>
      <w:r>
        <w:rPr>
          <w:spacing w:val="-2"/>
          <w:w w:val="105"/>
          <w:sz w:val="18"/>
        </w:rPr>
        <w:t>confirmation.</w:t>
      </w:r>
    </w:p>
    <w:p w14:paraId="53FAD45A">
      <w:pPr>
        <w:pStyle w:val="4"/>
        <w:numPr>
          <w:ilvl w:val="0"/>
          <w:numId w:val="30"/>
        </w:numPr>
        <w:tabs>
          <w:tab w:val="left" w:pos="517"/>
        </w:tabs>
        <w:ind w:left="517" w:hanging="255"/>
      </w:pPr>
      <w:r>
        <w:t xml:space="preserve">Alternative </w:t>
      </w:r>
      <w:r>
        <w:rPr>
          <w:spacing w:val="-2"/>
        </w:rPr>
        <w:t>Scenario</w:t>
      </w:r>
    </w:p>
    <w:p w14:paraId="58B15CDB">
      <w:pPr>
        <w:pStyle w:val="41"/>
        <w:numPr>
          <w:ilvl w:val="0"/>
          <w:numId w:val="34"/>
        </w:numPr>
        <w:spacing w:before="158"/>
        <w:rPr>
          <w:sz w:val="18"/>
        </w:rPr>
      </w:pPr>
      <w:r>
        <w:rPr>
          <w:w w:val="105"/>
          <w:sz w:val="18"/>
        </w:rPr>
        <w:t>A</w:t>
      </w:r>
      <w:r>
        <w:rPr>
          <w:spacing w:val="-12"/>
          <w:w w:val="105"/>
          <w:sz w:val="18"/>
        </w:rPr>
        <w:t xml:space="preserve"> </w:t>
      </w:r>
      <w:r>
        <w:rPr>
          <w:w w:val="105"/>
          <w:sz w:val="18"/>
        </w:rPr>
        <w:t>selected</w:t>
      </w:r>
      <w:r>
        <w:rPr>
          <w:spacing w:val="-11"/>
          <w:w w:val="105"/>
          <w:sz w:val="18"/>
        </w:rPr>
        <w:t xml:space="preserve"> </w:t>
      </w:r>
      <w:r>
        <w:rPr>
          <w:w w:val="105"/>
          <w:sz w:val="18"/>
        </w:rPr>
        <w:t>product</w:t>
      </w:r>
      <w:r>
        <w:rPr>
          <w:spacing w:val="-12"/>
          <w:w w:val="105"/>
          <w:sz w:val="18"/>
        </w:rPr>
        <w:t xml:space="preserve"> </w:t>
      </w:r>
      <w:r>
        <w:rPr>
          <w:w w:val="105"/>
          <w:sz w:val="18"/>
        </w:rPr>
        <w:t>is</w:t>
      </w:r>
      <w:r>
        <w:rPr>
          <w:spacing w:val="-11"/>
          <w:w w:val="105"/>
          <w:sz w:val="18"/>
        </w:rPr>
        <w:t xml:space="preserve"> </w:t>
      </w:r>
      <w:r>
        <w:rPr>
          <w:spacing w:val="-2"/>
          <w:w w:val="105"/>
          <w:sz w:val="18"/>
        </w:rPr>
        <w:t>unavailable.</w:t>
      </w:r>
    </w:p>
    <w:p w14:paraId="2744276F">
      <w:pPr>
        <w:pStyle w:val="41"/>
        <w:numPr>
          <w:ilvl w:val="0"/>
          <w:numId w:val="34"/>
        </w:numPr>
        <w:tabs>
          <w:tab w:val="left" w:pos="478"/>
        </w:tabs>
        <w:rPr>
          <w:sz w:val="18"/>
        </w:rPr>
      </w:pPr>
      <w:r>
        <w:rPr>
          <w:w w:val="105"/>
          <w:sz w:val="18"/>
        </w:rPr>
        <w:t>The</w:t>
      </w:r>
      <w:r>
        <w:rPr>
          <w:spacing w:val="-10"/>
          <w:w w:val="105"/>
          <w:sz w:val="18"/>
        </w:rPr>
        <w:t xml:space="preserve"> </w:t>
      </w:r>
      <w:r>
        <w:rPr>
          <w:w w:val="105"/>
          <w:sz w:val="18"/>
        </w:rPr>
        <w:t>system</w:t>
      </w:r>
      <w:r>
        <w:rPr>
          <w:spacing w:val="-10"/>
          <w:w w:val="105"/>
          <w:sz w:val="18"/>
        </w:rPr>
        <w:t xml:space="preserve"> </w:t>
      </w:r>
      <w:r>
        <w:rPr>
          <w:w w:val="105"/>
          <w:sz w:val="18"/>
        </w:rPr>
        <w:t>informs</w:t>
      </w:r>
      <w:r>
        <w:rPr>
          <w:spacing w:val="-10"/>
          <w:w w:val="105"/>
          <w:sz w:val="18"/>
        </w:rPr>
        <w:t xml:space="preserve"> </w:t>
      </w:r>
      <w:r>
        <w:rPr>
          <w:w w:val="105"/>
          <w:sz w:val="18"/>
        </w:rPr>
        <w:t>the</w:t>
      </w:r>
      <w:r>
        <w:rPr>
          <w:spacing w:val="-10"/>
          <w:w w:val="105"/>
          <w:sz w:val="18"/>
        </w:rPr>
        <w:t xml:space="preserve"> </w:t>
      </w:r>
      <w:r>
        <w:rPr>
          <w:w w:val="105"/>
          <w:sz w:val="18"/>
        </w:rPr>
        <w:t>customer</w:t>
      </w:r>
      <w:r>
        <w:rPr>
          <w:spacing w:val="-10"/>
          <w:w w:val="105"/>
          <w:sz w:val="18"/>
        </w:rPr>
        <w:t xml:space="preserve"> </w:t>
      </w:r>
      <w:r>
        <w:rPr>
          <w:w w:val="105"/>
          <w:sz w:val="18"/>
        </w:rPr>
        <w:t>that</w:t>
      </w:r>
      <w:r>
        <w:rPr>
          <w:spacing w:val="-9"/>
          <w:w w:val="105"/>
          <w:sz w:val="18"/>
        </w:rPr>
        <w:t xml:space="preserve"> </w:t>
      </w:r>
      <w:r>
        <w:rPr>
          <w:w w:val="105"/>
          <w:sz w:val="18"/>
        </w:rPr>
        <w:t>the</w:t>
      </w:r>
      <w:r>
        <w:rPr>
          <w:spacing w:val="-10"/>
          <w:w w:val="105"/>
          <w:sz w:val="18"/>
        </w:rPr>
        <w:t xml:space="preserve"> </w:t>
      </w:r>
      <w:r>
        <w:rPr>
          <w:w w:val="105"/>
          <w:sz w:val="18"/>
        </w:rPr>
        <w:t>product</w:t>
      </w:r>
      <w:r>
        <w:rPr>
          <w:spacing w:val="-10"/>
          <w:w w:val="105"/>
          <w:sz w:val="18"/>
        </w:rPr>
        <w:t xml:space="preserve"> </w:t>
      </w:r>
      <w:r>
        <w:rPr>
          <w:w w:val="105"/>
          <w:sz w:val="18"/>
        </w:rPr>
        <w:t>is</w:t>
      </w:r>
      <w:r>
        <w:rPr>
          <w:spacing w:val="-10"/>
          <w:w w:val="105"/>
          <w:sz w:val="18"/>
        </w:rPr>
        <w:t xml:space="preserve"> </w:t>
      </w:r>
      <w:r>
        <w:rPr>
          <w:spacing w:val="-2"/>
          <w:w w:val="105"/>
          <w:sz w:val="18"/>
        </w:rPr>
        <w:t>unavailable.</w:t>
      </w:r>
    </w:p>
    <w:p w14:paraId="7CA99A0C">
      <w:pPr>
        <w:pStyle w:val="41"/>
        <w:numPr>
          <w:ilvl w:val="0"/>
          <w:numId w:val="34"/>
        </w:numPr>
        <w:tabs>
          <w:tab w:val="left" w:pos="478"/>
        </w:tabs>
        <w:spacing w:before="184"/>
        <w:rPr>
          <w:sz w:val="18"/>
        </w:rPr>
      </w:pPr>
      <w:r>
        <w:rPr>
          <w:w w:val="105"/>
          <w:sz w:val="18"/>
        </w:rPr>
        <w:t>The</w:t>
      </w:r>
      <w:r>
        <w:rPr>
          <w:spacing w:val="-13"/>
          <w:w w:val="105"/>
          <w:sz w:val="18"/>
        </w:rPr>
        <w:t xml:space="preserve"> </w:t>
      </w:r>
      <w:r>
        <w:rPr>
          <w:w w:val="105"/>
          <w:sz w:val="18"/>
        </w:rPr>
        <w:t>customer</w:t>
      </w:r>
      <w:r>
        <w:rPr>
          <w:spacing w:val="-12"/>
          <w:w w:val="105"/>
          <w:sz w:val="18"/>
        </w:rPr>
        <w:t xml:space="preserve"> </w:t>
      </w:r>
      <w:r>
        <w:rPr>
          <w:w w:val="105"/>
          <w:sz w:val="18"/>
        </w:rPr>
        <w:t>removes</w:t>
      </w:r>
      <w:r>
        <w:rPr>
          <w:spacing w:val="-12"/>
          <w:w w:val="105"/>
          <w:sz w:val="18"/>
        </w:rPr>
        <w:t xml:space="preserve"> </w:t>
      </w:r>
      <w:r>
        <w:rPr>
          <w:w w:val="105"/>
          <w:sz w:val="18"/>
        </w:rPr>
        <w:t>the</w:t>
      </w:r>
      <w:r>
        <w:rPr>
          <w:spacing w:val="-12"/>
          <w:w w:val="105"/>
          <w:sz w:val="18"/>
        </w:rPr>
        <w:t xml:space="preserve"> </w:t>
      </w:r>
      <w:r>
        <w:rPr>
          <w:w w:val="105"/>
          <w:sz w:val="18"/>
        </w:rPr>
        <w:t>unavailable</w:t>
      </w:r>
      <w:r>
        <w:rPr>
          <w:spacing w:val="-13"/>
          <w:w w:val="105"/>
          <w:sz w:val="18"/>
        </w:rPr>
        <w:t xml:space="preserve"> </w:t>
      </w:r>
      <w:r>
        <w:rPr>
          <w:w w:val="105"/>
          <w:sz w:val="18"/>
        </w:rPr>
        <w:t>product</w:t>
      </w:r>
      <w:r>
        <w:rPr>
          <w:spacing w:val="-12"/>
          <w:w w:val="105"/>
          <w:sz w:val="18"/>
        </w:rPr>
        <w:t xml:space="preserve"> </w:t>
      </w:r>
      <w:r>
        <w:rPr>
          <w:w w:val="105"/>
          <w:sz w:val="18"/>
        </w:rPr>
        <w:t>or</w:t>
      </w:r>
      <w:r>
        <w:rPr>
          <w:spacing w:val="-12"/>
          <w:w w:val="105"/>
          <w:sz w:val="18"/>
        </w:rPr>
        <w:t xml:space="preserve"> </w:t>
      </w:r>
      <w:r>
        <w:rPr>
          <w:w w:val="105"/>
          <w:sz w:val="18"/>
        </w:rPr>
        <w:t>selects</w:t>
      </w:r>
      <w:r>
        <w:rPr>
          <w:spacing w:val="-12"/>
          <w:w w:val="105"/>
          <w:sz w:val="18"/>
        </w:rPr>
        <w:t xml:space="preserve"> </w:t>
      </w:r>
      <w:r>
        <w:rPr>
          <w:w w:val="105"/>
          <w:sz w:val="18"/>
        </w:rPr>
        <w:t>another</w:t>
      </w:r>
      <w:r>
        <w:rPr>
          <w:spacing w:val="-13"/>
          <w:w w:val="105"/>
          <w:sz w:val="18"/>
        </w:rPr>
        <w:t xml:space="preserve"> </w:t>
      </w:r>
      <w:r>
        <w:rPr>
          <w:spacing w:val="-2"/>
          <w:w w:val="105"/>
          <w:sz w:val="18"/>
        </w:rPr>
        <w:t>product.</w:t>
      </w:r>
    </w:p>
    <w:p w14:paraId="1187BE91">
      <w:pPr>
        <w:pStyle w:val="41"/>
        <w:numPr>
          <w:ilvl w:val="0"/>
          <w:numId w:val="34"/>
        </w:numPr>
        <w:tabs>
          <w:tab w:val="left" w:pos="478"/>
        </w:tabs>
        <w:rPr>
          <w:sz w:val="18"/>
        </w:rPr>
      </w:pPr>
      <w:r>
        <w:rPr>
          <w:w w:val="105"/>
          <w:sz w:val="18"/>
        </w:rPr>
        <w:t>The</w:t>
      </w:r>
      <w:r>
        <w:rPr>
          <w:spacing w:val="-11"/>
          <w:w w:val="105"/>
          <w:sz w:val="18"/>
        </w:rPr>
        <w:t xml:space="preserve"> </w:t>
      </w:r>
      <w:r>
        <w:rPr>
          <w:w w:val="105"/>
          <w:sz w:val="18"/>
        </w:rPr>
        <w:t>customer</w:t>
      </w:r>
      <w:r>
        <w:rPr>
          <w:spacing w:val="-11"/>
          <w:w w:val="105"/>
          <w:sz w:val="18"/>
        </w:rPr>
        <w:t xml:space="preserve"> </w:t>
      </w:r>
      <w:r>
        <w:rPr>
          <w:w w:val="105"/>
          <w:sz w:val="18"/>
        </w:rPr>
        <w:t>submits</w:t>
      </w:r>
      <w:r>
        <w:rPr>
          <w:spacing w:val="-11"/>
          <w:w w:val="105"/>
          <w:sz w:val="18"/>
        </w:rPr>
        <w:t xml:space="preserve"> </w:t>
      </w:r>
      <w:r>
        <w:rPr>
          <w:w w:val="105"/>
          <w:sz w:val="18"/>
        </w:rPr>
        <w:t>the</w:t>
      </w:r>
      <w:r>
        <w:rPr>
          <w:spacing w:val="-11"/>
          <w:w w:val="105"/>
          <w:sz w:val="18"/>
        </w:rPr>
        <w:t xml:space="preserve"> </w:t>
      </w:r>
      <w:r>
        <w:rPr>
          <w:w w:val="105"/>
          <w:sz w:val="18"/>
        </w:rPr>
        <w:t>order</w:t>
      </w:r>
      <w:r>
        <w:rPr>
          <w:spacing w:val="-11"/>
          <w:w w:val="105"/>
          <w:sz w:val="18"/>
        </w:rPr>
        <w:t xml:space="preserve"> </w:t>
      </w:r>
      <w:r>
        <w:rPr>
          <w:spacing w:val="-2"/>
          <w:w w:val="105"/>
          <w:sz w:val="18"/>
        </w:rPr>
        <w:t>again.</w:t>
      </w:r>
    </w:p>
    <w:p w14:paraId="1FA66C10">
      <w:pPr>
        <w:pStyle w:val="4"/>
        <w:numPr>
          <w:ilvl w:val="0"/>
          <w:numId w:val="30"/>
        </w:numPr>
        <w:tabs>
          <w:tab w:val="left" w:pos="517"/>
        </w:tabs>
        <w:ind w:left="517" w:hanging="255"/>
      </w:pPr>
      <w:r>
        <w:rPr>
          <w:spacing w:val="-2"/>
        </w:rPr>
        <w:t>Postconditions</w:t>
      </w:r>
    </w:p>
    <w:p w14:paraId="4E8C5BCE">
      <w:pPr>
        <w:pStyle w:val="41"/>
        <w:numPr>
          <w:ilvl w:val="0"/>
          <w:numId w:val="35"/>
        </w:numPr>
        <w:tabs>
          <w:tab w:val="left" w:pos="378"/>
        </w:tabs>
        <w:spacing w:before="158"/>
        <w:ind w:left="378" w:hanging="116"/>
        <w:rPr>
          <w:sz w:val="18"/>
        </w:rPr>
      </w:pPr>
      <w:r>
        <w:rPr>
          <w:w w:val="105"/>
          <w:sz w:val="18"/>
        </w:rPr>
        <w:t>The</w:t>
      </w:r>
      <w:r>
        <w:rPr>
          <w:spacing w:val="-11"/>
          <w:w w:val="105"/>
          <w:sz w:val="18"/>
        </w:rPr>
        <w:t xml:space="preserve"> </w:t>
      </w:r>
      <w:r>
        <w:rPr>
          <w:w w:val="105"/>
          <w:sz w:val="18"/>
        </w:rPr>
        <w:t>order</w:t>
      </w:r>
      <w:r>
        <w:rPr>
          <w:spacing w:val="-11"/>
          <w:w w:val="105"/>
          <w:sz w:val="18"/>
        </w:rPr>
        <w:t xml:space="preserve"> </w:t>
      </w:r>
      <w:r>
        <w:rPr>
          <w:w w:val="105"/>
          <w:sz w:val="18"/>
        </w:rPr>
        <w:t>is</w:t>
      </w:r>
      <w:r>
        <w:rPr>
          <w:spacing w:val="-10"/>
          <w:w w:val="105"/>
          <w:sz w:val="18"/>
        </w:rPr>
        <w:t xml:space="preserve"> </w:t>
      </w:r>
      <w:r>
        <w:rPr>
          <w:w w:val="105"/>
          <w:sz w:val="18"/>
        </w:rPr>
        <w:t>successfully</w:t>
      </w:r>
      <w:r>
        <w:rPr>
          <w:spacing w:val="-11"/>
          <w:w w:val="105"/>
          <w:sz w:val="18"/>
        </w:rPr>
        <w:t xml:space="preserve"> </w:t>
      </w:r>
      <w:r>
        <w:rPr>
          <w:spacing w:val="-2"/>
          <w:w w:val="105"/>
          <w:sz w:val="18"/>
        </w:rPr>
        <w:t>created.</w:t>
      </w:r>
    </w:p>
    <w:p w14:paraId="79AADE4D">
      <w:pPr>
        <w:pStyle w:val="41"/>
        <w:numPr>
          <w:ilvl w:val="0"/>
          <w:numId w:val="35"/>
        </w:numPr>
        <w:tabs>
          <w:tab w:val="left" w:pos="378"/>
        </w:tabs>
        <w:ind w:left="378" w:hanging="116"/>
        <w:rPr>
          <w:sz w:val="18"/>
        </w:rPr>
      </w:pPr>
      <w:r>
        <w:rPr>
          <w:w w:val="105"/>
          <w:sz w:val="18"/>
        </w:rPr>
        <w:t>The</w:t>
      </w:r>
      <w:r>
        <w:rPr>
          <w:spacing w:val="-9"/>
          <w:w w:val="105"/>
          <w:sz w:val="18"/>
        </w:rPr>
        <w:t xml:space="preserve"> </w:t>
      </w:r>
      <w:r>
        <w:rPr>
          <w:w w:val="105"/>
          <w:sz w:val="18"/>
        </w:rPr>
        <w:t>order</w:t>
      </w:r>
      <w:r>
        <w:rPr>
          <w:spacing w:val="-8"/>
          <w:w w:val="105"/>
          <w:sz w:val="18"/>
        </w:rPr>
        <w:t xml:space="preserve"> </w:t>
      </w:r>
      <w:r>
        <w:rPr>
          <w:w w:val="105"/>
          <w:sz w:val="18"/>
        </w:rPr>
        <w:t>details</w:t>
      </w:r>
      <w:r>
        <w:rPr>
          <w:spacing w:val="-9"/>
          <w:w w:val="105"/>
          <w:sz w:val="18"/>
        </w:rPr>
        <w:t xml:space="preserve"> </w:t>
      </w:r>
      <w:r>
        <w:rPr>
          <w:w w:val="105"/>
          <w:sz w:val="18"/>
        </w:rPr>
        <w:t>are</w:t>
      </w:r>
      <w:r>
        <w:rPr>
          <w:spacing w:val="-8"/>
          <w:w w:val="105"/>
          <w:sz w:val="18"/>
        </w:rPr>
        <w:t xml:space="preserve"> </w:t>
      </w:r>
      <w:r>
        <w:rPr>
          <w:w w:val="105"/>
          <w:sz w:val="18"/>
        </w:rPr>
        <w:t>stored</w:t>
      </w:r>
      <w:r>
        <w:rPr>
          <w:spacing w:val="-8"/>
          <w:w w:val="105"/>
          <w:sz w:val="18"/>
        </w:rPr>
        <w:t xml:space="preserve"> </w:t>
      </w:r>
      <w:r>
        <w:rPr>
          <w:w w:val="105"/>
          <w:sz w:val="18"/>
        </w:rPr>
        <w:t>in</w:t>
      </w:r>
      <w:r>
        <w:rPr>
          <w:spacing w:val="-9"/>
          <w:w w:val="105"/>
          <w:sz w:val="18"/>
        </w:rPr>
        <w:t xml:space="preserve"> </w:t>
      </w:r>
      <w:r>
        <w:rPr>
          <w:w w:val="105"/>
          <w:sz w:val="18"/>
        </w:rPr>
        <w:t>the</w:t>
      </w:r>
      <w:r>
        <w:rPr>
          <w:spacing w:val="-8"/>
          <w:w w:val="105"/>
          <w:sz w:val="18"/>
        </w:rPr>
        <w:t xml:space="preserve"> </w:t>
      </w:r>
      <w:r>
        <w:rPr>
          <w:spacing w:val="-2"/>
          <w:w w:val="105"/>
          <w:sz w:val="18"/>
        </w:rPr>
        <w:t>system.</w:t>
      </w:r>
    </w:p>
    <w:p w14:paraId="2B1F2277">
      <w:pPr>
        <w:pStyle w:val="41"/>
        <w:numPr>
          <w:ilvl w:val="0"/>
          <w:numId w:val="35"/>
        </w:numPr>
        <w:tabs>
          <w:tab w:val="left" w:pos="378"/>
        </w:tabs>
        <w:ind w:left="378" w:hanging="116"/>
        <w:rPr>
          <w:sz w:val="18"/>
        </w:rPr>
      </w:pPr>
      <w:r>
        <w:rPr>
          <w:w w:val="105"/>
          <w:sz w:val="18"/>
        </w:rPr>
        <w:t>The</w:t>
      </w:r>
      <w:r>
        <w:rPr>
          <w:spacing w:val="-11"/>
          <w:w w:val="105"/>
          <w:sz w:val="18"/>
        </w:rPr>
        <w:t xml:space="preserve"> </w:t>
      </w:r>
      <w:r>
        <w:rPr>
          <w:w w:val="105"/>
          <w:sz w:val="18"/>
        </w:rPr>
        <w:t>customer</w:t>
      </w:r>
      <w:r>
        <w:rPr>
          <w:spacing w:val="-11"/>
          <w:w w:val="105"/>
          <w:sz w:val="18"/>
        </w:rPr>
        <w:t xml:space="preserve"> </w:t>
      </w:r>
      <w:r>
        <w:rPr>
          <w:w w:val="105"/>
          <w:sz w:val="18"/>
        </w:rPr>
        <w:t>receives</w:t>
      </w:r>
      <w:r>
        <w:rPr>
          <w:spacing w:val="-11"/>
          <w:w w:val="105"/>
          <w:sz w:val="18"/>
        </w:rPr>
        <w:t xml:space="preserve"> </w:t>
      </w:r>
      <w:r>
        <w:rPr>
          <w:w w:val="105"/>
          <w:sz w:val="18"/>
        </w:rPr>
        <w:t>an</w:t>
      </w:r>
      <w:r>
        <w:rPr>
          <w:spacing w:val="-11"/>
          <w:w w:val="105"/>
          <w:sz w:val="18"/>
        </w:rPr>
        <w:t xml:space="preserve"> </w:t>
      </w:r>
      <w:r>
        <w:rPr>
          <w:w w:val="105"/>
          <w:sz w:val="18"/>
        </w:rPr>
        <w:t>order</w:t>
      </w:r>
      <w:r>
        <w:rPr>
          <w:spacing w:val="-11"/>
          <w:w w:val="105"/>
          <w:sz w:val="18"/>
        </w:rPr>
        <w:t xml:space="preserve"> </w:t>
      </w:r>
      <w:r>
        <w:rPr>
          <w:spacing w:val="-2"/>
          <w:w w:val="105"/>
          <w:sz w:val="18"/>
        </w:rPr>
        <w:t>confirmation.</w:t>
      </w:r>
    </w:p>
    <w:p w14:paraId="6479F7AF">
      <w:pPr>
        <w:pStyle w:val="4"/>
      </w:pPr>
      <w:r>
        <w:t xml:space="preserve">User </w:t>
      </w:r>
      <w:r>
        <w:rPr>
          <w:spacing w:val="-2"/>
        </w:rPr>
        <w:t>Stories</w:t>
      </w:r>
    </w:p>
    <w:p w14:paraId="361FE737">
      <w:pPr>
        <w:pStyle w:val="13"/>
        <w:spacing w:before="159"/>
        <w:ind w:left="262" w:firstLine="0"/>
        <w:rPr>
          <w:b/>
          <w:bCs/>
          <w:spacing w:val="-11"/>
          <w:w w:val="105"/>
        </w:rPr>
      </w:pPr>
      <w:r>
        <w:rPr>
          <w:b/>
          <w:bCs/>
          <w:w w:val="105"/>
        </w:rPr>
        <w:t>User</w:t>
      </w:r>
      <w:r>
        <w:rPr>
          <w:b/>
          <w:bCs/>
          <w:spacing w:val="-11"/>
          <w:w w:val="105"/>
        </w:rPr>
        <w:t xml:space="preserve"> </w:t>
      </w:r>
      <w:r>
        <w:rPr>
          <w:b/>
          <w:bCs/>
          <w:w w:val="105"/>
        </w:rPr>
        <w:t>Story</w:t>
      </w:r>
      <w:r>
        <w:rPr>
          <w:b/>
          <w:bCs/>
          <w:spacing w:val="-11"/>
          <w:w w:val="105"/>
        </w:rPr>
        <w:t xml:space="preserve"> </w:t>
      </w:r>
      <w:r>
        <w:rPr>
          <w:b/>
          <w:bCs/>
          <w:w w:val="105"/>
        </w:rPr>
        <w:t>1:</w:t>
      </w:r>
      <w:r>
        <w:rPr>
          <w:b/>
          <w:bCs/>
          <w:spacing w:val="-11"/>
          <w:w w:val="105"/>
        </w:rPr>
        <w:t xml:space="preserve"> </w:t>
      </w:r>
    </w:p>
    <w:p w14:paraId="00F5FF61">
      <w:pPr>
        <w:pStyle w:val="13"/>
        <w:spacing w:before="159"/>
        <w:ind w:left="262" w:firstLine="0"/>
        <w:rPr>
          <w:w w:val="105"/>
        </w:rPr>
      </w:pPr>
      <w:r>
        <w:rPr>
          <w:w w:val="105"/>
        </w:rPr>
        <w:t>As a customer, I want to select bakery products and place an order so that I can purchase my</w:t>
      </w:r>
    </w:p>
    <w:p w14:paraId="7852C9E8">
      <w:pPr>
        <w:pStyle w:val="13"/>
        <w:spacing w:before="159"/>
        <w:ind w:left="262" w:firstLine="0"/>
      </w:pPr>
      <w:r>
        <w:rPr>
          <w:w w:val="105"/>
        </w:rPr>
        <w:t xml:space="preserve"> required items easily.</w:t>
      </w:r>
    </w:p>
    <w:p w14:paraId="1B18C6CA">
      <w:pPr>
        <w:pStyle w:val="41"/>
        <w:numPr>
          <w:ilvl w:val="1"/>
          <w:numId w:val="36"/>
        </w:numPr>
        <w:tabs>
          <w:tab w:val="left" w:pos="694"/>
        </w:tabs>
        <w:spacing w:before="168"/>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208EFBFE">
      <w:pPr>
        <w:pStyle w:val="41"/>
        <w:numPr>
          <w:ilvl w:val="1"/>
          <w:numId w:val="36"/>
        </w:numPr>
        <w:tabs>
          <w:tab w:val="left" w:pos="694"/>
        </w:tabs>
        <w:spacing w:before="153"/>
        <w:rPr>
          <w:sz w:val="18"/>
        </w:rPr>
      </w:pPr>
      <w:r>
        <w:rPr>
          <w:rFonts w:ascii="Arial" w:hAnsi="Arial"/>
          <w:b/>
          <w:sz w:val="18"/>
        </w:rPr>
        <w:t>What:</w:t>
      </w:r>
      <w:r>
        <w:rPr>
          <w:rFonts w:ascii="Arial" w:hAnsi="Arial"/>
          <w:b/>
          <w:spacing w:val="3"/>
          <w:sz w:val="18"/>
        </w:rPr>
        <w:t xml:space="preserve"> </w:t>
      </w:r>
      <w:r>
        <w:rPr>
          <w:sz w:val="18"/>
        </w:rPr>
        <w:t>I</w:t>
      </w:r>
      <w:r>
        <w:rPr>
          <w:spacing w:val="4"/>
          <w:sz w:val="18"/>
        </w:rPr>
        <w:t xml:space="preserve"> </w:t>
      </w:r>
      <w:r>
        <w:rPr>
          <w:sz w:val="18"/>
        </w:rPr>
        <w:t>want</w:t>
      </w:r>
      <w:r>
        <w:rPr>
          <w:spacing w:val="4"/>
          <w:sz w:val="18"/>
        </w:rPr>
        <w:t xml:space="preserve"> </w:t>
      </w:r>
      <w:r>
        <w:rPr>
          <w:sz w:val="18"/>
        </w:rPr>
        <w:t>to</w:t>
      </w:r>
      <w:r>
        <w:rPr>
          <w:spacing w:val="3"/>
          <w:sz w:val="18"/>
        </w:rPr>
        <w:t xml:space="preserve"> </w:t>
      </w:r>
      <w:r>
        <w:rPr>
          <w:sz w:val="18"/>
        </w:rPr>
        <w:t>select</w:t>
      </w:r>
      <w:r>
        <w:rPr>
          <w:spacing w:val="4"/>
          <w:sz w:val="18"/>
        </w:rPr>
        <w:t xml:space="preserve"> </w:t>
      </w:r>
      <w:r>
        <w:rPr>
          <w:sz w:val="18"/>
        </w:rPr>
        <w:t>bakery</w:t>
      </w:r>
      <w:r>
        <w:rPr>
          <w:spacing w:val="4"/>
          <w:sz w:val="18"/>
        </w:rPr>
        <w:t xml:space="preserve"> </w:t>
      </w:r>
      <w:r>
        <w:rPr>
          <w:sz w:val="18"/>
        </w:rPr>
        <w:t>products</w:t>
      </w:r>
      <w:r>
        <w:rPr>
          <w:spacing w:val="3"/>
          <w:sz w:val="18"/>
        </w:rPr>
        <w:t xml:space="preserve"> </w:t>
      </w:r>
      <w:r>
        <w:rPr>
          <w:sz w:val="18"/>
        </w:rPr>
        <w:t>and</w:t>
      </w:r>
      <w:r>
        <w:rPr>
          <w:spacing w:val="4"/>
          <w:sz w:val="18"/>
        </w:rPr>
        <w:t xml:space="preserve"> </w:t>
      </w:r>
      <w:r>
        <w:rPr>
          <w:sz w:val="18"/>
        </w:rPr>
        <w:t>place</w:t>
      </w:r>
      <w:r>
        <w:rPr>
          <w:spacing w:val="4"/>
          <w:sz w:val="18"/>
        </w:rPr>
        <w:t xml:space="preserve"> </w:t>
      </w:r>
      <w:r>
        <w:rPr>
          <w:sz w:val="18"/>
        </w:rPr>
        <w:t>an</w:t>
      </w:r>
      <w:r>
        <w:rPr>
          <w:spacing w:val="4"/>
          <w:sz w:val="18"/>
        </w:rPr>
        <w:t xml:space="preserve"> </w:t>
      </w:r>
      <w:r>
        <w:rPr>
          <w:spacing w:val="-2"/>
          <w:sz w:val="18"/>
        </w:rPr>
        <w:t>order.</w:t>
      </w:r>
    </w:p>
    <w:p w14:paraId="2865F320">
      <w:pPr>
        <w:pStyle w:val="41"/>
        <w:numPr>
          <w:ilvl w:val="1"/>
          <w:numId w:val="36"/>
        </w:numPr>
        <w:tabs>
          <w:tab w:val="left" w:pos="694"/>
        </w:tabs>
        <w:spacing w:before="153"/>
        <w:rPr>
          <w:sz w:val="18"/>
        </w:rPr>
      </w:pPr>
      <w:r>
        <w:rPr>
          <w:rFonts w:ascii="Arial" w:hAnsi="Arial"/>
          <w:b/>
          <w:sz w:val="18"/>
        </w:rPr>
        <w:t>Why:</w:t>
      </w:r>
      <w:r>
        <w:rPr>
          <w:rFonts w:ascii="Arial" w:hAnsi="Arial"/>
          <w:b/>
          <w:spacing w:val="3"/>
          <w:sz w:val="18"/>
        </w:rPr>
        <w:t xml:space="preserve"> </w:t>
      </w:r>
      <w:r>
        <w:rPr>
          <w:sz w:val="18"/>
        </w:rPr>
        <w:t>I</w:t>
      </w:r>
      <w:r>
        <w:rPr>
          <w:spacing w:val="3"/>
          <w:sz w:val="18"/>
        </w:rPr>
        <w:t xml:space="preserve"> </w:t>
      </w:r>
      <w:r>
        <w:rPr>
          <w:sz w:val="18"/>
        </w:rPr>
        <w:t>can</w:t>
      </w:r>
      <w:r>
        <w:rPr>
          <w:spacing w:val="3"/>
          <w:sz w:val="18"/>
        </w:rPr>
        <w:t xml:space="preserve"> </w:t>
      </w:r>
      <w:r>
        <w:rPr>
          <w:sz w:val="18"/>
        </w:rPr>
        <w:t>purchase</w:t>
      </w:r>
      <w:r>
        <w:rPr>
          <w:spacing w:val="3"/>
          <w:sz w:val="18"/>
        </w:rPr>
        <w:t xml:space="preserve"> </w:t>
      </w:r>
      <w:r>
        <w:rPr>
          <w:sz w:val="18"/>
        </w:rPr>
        <w:t>the</w:t>
      </w:r>
      <w:r>
        <w:rPr>
          <w:spacing w:val="4"/>
          <w:sz w:val="18"/>
        </w:rPr>
        <w:t xml:space="preserve"> </w:t>
      </w:r>
      <w:r>
        <w:rPr>
          <w:sz w:val="18"/>
        </w:rPr>
        <w:t>items</w:t>
      </w:r>
      <w:r>
        <w:rPr>
          <w:spacing w:val="3"/>
          <w:sz w:val="18"/>
        </w:rPr>
        <w:t xml:space="preserve"> </w:t>
      </w:r>
      <w:r>
        <w:rPr>
          <w:sz w:val="18"/>
        </w:rPr>
        <w:t>I</w:t>
      </w:r>
      <w:r>
        <w:rPr>
          <w:spacing w:val="3"/>
          <w:sz w:val="18"/>
        </w:rPr>
        <w:t xml:space="preserve"> </w:t>
      </w:r>
      <w:r>
        <w:rPr>
          <w:spacing w:val="-2"/>
          <w:sz w:val="18"/>
        </w:rPr>
        <w:t>need.</w:t>
      </w:r>
    </w:p>
    <w:p w14:paraId="6A2CE0C6">
      <w:pPr>
        <w:rPr>
          <w:sz w:val="18"/>
          <w:rPrChange w:id="729" w:author="SHARIF ULLAH" w:date="2026-10-07T14:22:00Z">
            <w:rPr/>
          </w:rPrChange>
        </w:rPr>
        <w:sectPr>
          <w:pgSz w:w="11910" w:h="16840"/>
          <w:pgMar w:top="840" w:right="708" w:bottom="500" w:left="708" w:header="0" w:footer="273" w:gutter="0"/>
          <w:cols w:space="720" w:num="1"/>
        </w:sectPr>
        <w:pPrChange w:id="728" w:author="SHARIF ULLAH" w:date="2026-10-07T14:22:00Z">
          <w:pPr>
            <w:pStyle w:val="41"/>
          </w:pPr>
        </w:pPrChange>
      </w:pPr>
    </w:p>
    <w:p w14:paraId="56B7F713">
      <w:pPr>
        <w:pStyle w:val="13"/>
        <w:spacing w:before="73"/>
        <w:ind w:left="0" w:firstLine="0"/>
        <w:rPr>
          <w:b/>
          <w:bCs/>
        </w:rPr>
        <w:pPrChange w:id="730" w:author="SHARIF ULLAH" w:date="2026-10-07T14:22:00Z">
          <w:pPr>
            <w:pStyle w:val="13"/>
            <w:spacing w:before="73"/>
            <w:ind w:left="262" w:firstLine="0"/>
          </w:pPr>
        </w:pPrChange>
      </w:pPr>
      <w:r>
        <w:rPr>
          <w:b/>
          <w:bCs/>
        </w:rPr>
        <w:t>Acceptance</w:t>
      </w:r>
      <w:r>
        <w:rPr>
          <w:b/>
          <w:bCs/>
          <w:spacing w:val="29"/>
        </w:rPr>
        <w:t xml:space="preserve"> </w:t>
      </w:r>
      <w:r>
        <w:rPr>
          <w:b/>
          <w:bCs/>
          <w:spacing w:val="-2"/>
        </w:rPr>
        <w:t>Criteria:</w:t>
      </w:r>
    </w:p>
    <w:p w14:paraId="6A8E8A5D">
      <w:pPr>
        <w:pStyle w:val="41"/>
        <w:numPr>
          <w:ilvl w:val="0"/>
          <w:numId w:val="37"/>
        </w:numPr>
        <w:tabs>
          <w:tab w:val="left" w:pos="694"/>
        </w:tabs>
        <w:spacing w:before="168"/>
        <w:rPr>
          <w:sz w:val="18"/>
        </w:rPr>
      </w:pPr>
      <w:r>
        <w:rPr>
          <w:sz w:val="18"/>
        </w:rPr>
        <w:t>Scenario:</w:t>
      </w:r>
      <w:r>
        <w:rPr>
          <w:spacing w:val="6"/>
          <w:sz w:val="18"/>
        </w:rPr>
        <w:t xml:space="preserve"> </w:t>
      </w:r>
      <w:r>
        <w:rPr>
          <w:sz w:val="18"/>
        </w:rPr>
        <w:t>Successful</w:t>
      </w:r>
      <w:r>
        <w:rPr>
          <w:spacing w:val="7"/>
          <w:sz w:val="18"/>
        </w:rPr>
        <w:t xml:space="preserve"> </w:t>
      </w:r>
      <w:r>
        <w:rPr>
          <w:sz w:val="18"/>
        </w:rPr>
        <w:t>order</w:t>
      </w:r>
      <w:r>
        <w:rPr>
          <w:spacing w:val="7"/>
          <w:sz w:val="18"/>
        </w:rPr>
        <w:t xml:space="preserve"> </w:t>
      </w:r>
      <w:r>
        <w:rPr>
          <w:spacing w:val="-2"/>
          <w:sz w:val="18"/>
        </w:rPr>
        <w:t>placement</w:t>
      </w:r>
    </w:p>
    <w:p w14:paraId="795EF24A">
      <w:pPr>
        <w:pStyle w:val="41"/>
        <w:numPr>
          <w:ilvl w:val="0"/>
          <w:numId w:val="37"/>
        </w:numPr>
        <w:tabs>
          <w:tab w:val="left" w:pos="694"/>
        </w:tabs>
        <w:spacing w:before="153"/>
        <w:rPr>
          <w:sz w:val="18"/>
        </w:rPr>
      </w:pPr>
      <w:r>
        <w:rPr>
          <w:rFonts w:ascii="Arial" w:hAnsi="Arial"/>
          <w:b/>
          <w:sz w:val="18"/>
        </w:rPr>
        <w:t>Given:</w:t>
      </w:r>
      <w:r>
        <w:rPr>
          <w:rFonts w:ascii="Arial" w:hAnsi="Arial"/>
          <w:b/>
          <w:spacing w:val="4"/>
          <w:sz w:val="18"/>
        </w:rPr>
        <w:t xml:space="preserve"> </w:t>
      </w:r>
      <w:r>
        <w:rPr>
          <w:sz w:val="18"/>
        </w:rPr>
        <w:t>products</w:t>
      </w:r>
      <w:r>
        <w:rPr>
          <w:spacing w:val="5"/>
          <w:sz w:val="18"/>
        </w:rPr>
        <w:t xml:space="preserve"> </w:t>
      </w:r>
      <w:r>
        <w:rPr>
          <w:sz w:val="18"/>
        </w:rPr>
        <w:t>are</w:t>
      </w:r>
      <w:r>
        <w:rPr>
          <w:spacing w:val="4"/>
          <w:sz w:val="18"/>
        </w:rPr>
        <w:t xml:space="preserve"> </w:t>
      </w:r>
      <w:r>
        <w:rPr>
          <w:sz w:val="18"/>
        </w:rPr>
        <w:t>available</w:t>
      </w:r>
      <w:r>
        <w:rPr>
          <w:spacing w:val="5"/>
          <w:sz w:val="18"/>
        </w:rPr>
        <w:t xml:space="preserve"> </w:t>
      </w:r>
      <w:r>
        <w:rPr>
          <w:sz w:val="18"/>
        </w:rPr>
        <w:t>and</w:t>
      </w:r>
      <w:r>
        <w:rPr>
          <w:spacing w:val="4"/>
          <w:sz w:val="18"/>
        </w:rPr>
        <w:t xml:space="preserve"> </w:t>
      </w:r>
      <w:r>
        <w:rPr>
          <w:sz w:val="18"/>
        </w:rPr>
        <w:t>the</w:t>
      </w:r>
      <w:r>
        <w:rPr>
          <w:spacing w:val="5"/>
          <w:sz w:val="18"/>
        </w:rPr>
        <w:t xml:space="preserve"> </w:t>
      </w:r>
      <w:r>
        <w:rPr>
          <w:sz w:val="18"/>
        </w:rPr>
        <w:t>customer</w:t>
      </w:r>
      <w:r>
        <w:rPr>
          <w:spacing w:val="5"/>
          <w:sz w:val="18"/>
        </w:rPr>
        <w:t xml:space="preserve"> </w:t>
      </w:r>
      <w:r>
        <w:rPr>
          <w:sz w:val="18"/>
        </w:rPr>
        <w:t>has</w:t>
      </w:r>
      <w:r>
        <w:rPr>
          <w:spacing w:val="4"/>
          <w:sz w:val="18"/>
        </w:rPr>
        <w:t xml:space="preserve"> </w:t>
      </w:r>
      <w:r>
        <w:rPr>
          <w:sz w:val="18"/>
        </w:rPr>
        <w:t>selected</w:t>
      </w:r>
      <w:r>
        <w:rPr>
          <w:spacing w:val="5"/>
          <w:sz w:val="18"/>
        </w:rPr>
        <w:t xml:space="preserve"> </w:t>
      </w:r>
      <w:r>
        <w:rPr>
          <w:sz w:val="18"/>
        </w:rPr>
        <w:t>a</w:t>
      </w:r>
      <w:r>
        <w:rPr>
          <w:spacing w:val="4"/>
          <w:sz w:val="18"/>
        </w:rPr>
        <w:t xml:space="preserve"> </w:t>
      </w:r>
      <w:r>
        <w:rPr>
          <w:spacing w:val="-2"/>
          <w:sz w:val="18"/>
        </w:rPr>
        <w:t>product.</w:t>
      </w:r>
    </w:p>
    <w:p w14:paraId="4A81FF49">
      <w:pPr>
        <w:pStyle w:val="41"/>
        <w:numPr>
          <w:ilvl w:val="0"/>
          <w:numId w:val="37"/>
        </w:numPr>
        <w:tabs>
          <w:tab w:val="left" w:pos="694"/>
        </w:tabs>
        <w:spacing w:before="153"/>
        <w:rPr>
          <w:sz w:val="18"/>
        </w:rPr>
      </w:pPr>
      <w:r>
        <w:rPr>
          <w:rFonts w:ascii="Arial" w:hAnsi="Arial"/>
          <w:b/>
          <w:sz w:val="18"/>
        </w:rPr>
        <w:t>And:</w:t>
      </w:r>
      <w:r>
        <w:rPr>
          <w:rFonts w:ascii="Arial" w:hAnsi="Arial"/>
          <w:b/>
          <w:spacing w:val="4"/>
          <w:sz w:val="18"/>
        </w:rPr>
        <w:t xml:space="preserve"> </w:t>
      </w:r>
      <w:r>
        <w:rPr>
          <w:sz w:val="18"/>
        </w:rPr>
        <w:t>the</w:t>
      </w:r>
      <w:r>
        <w:rPr>
          <w:spacing w:val="4"/>
          <w:sz w:val="18"/>
        </w:rPr>
        <w:t xml:space="preserve"> </w:t>
      </w:r>
      <w:r>
        <w:rPr>
          <w:sz w:val="18"/>
        </w:rPr>
        <w:t>selected</w:t>
      </w:r>
      <w:r>
        <w:rPr>
          <w:spacing w:val="4"/>
          <w:sz w:val="18"/>
        </w:rPr>
        <w:t xml:space="preserve"> </w:t>
      </w:r>
      <w:r>
        <w:rPr>
          <w:sz w:val="18"/>
        </w:rPr>
        <w:t>products</w:t>
      </w:r>
      <w:r>
        <w:rPr>
          <w:spacing w:val="5"/>
          <w:sz w:val="18"/>
        </w:rPr>
        <w:t xml:space="preserve"> </w:t>
      </w:r>
      <w:r>
        <w:rPr>
          <w:sz w:val="18"/>
        </w:rPr>
        <w:t>and</w:t>
      </w:r>
      <w:r>
        <w:rPr>
          <w:spacing w:val="4"/>
          <w:sz w:val="18"/>
        </w:rPr>
        <w:t xml:space="preserve"> </w:t>
      </w:r>
      <w:r>
        <w:rPr>
          <w:sz w:val="18"/>
        </w:rPr>
        <w:t>quantities</w:t>
      </w:r>
      <w:r>
        <w:rPr>
          <w:spacing w:val="4"/>
          <w:sz w:val="18"/>
        </w:rPr>
        <w:t xml:space="preserve"> </w:t>
      </w:r>
      <w:r>
        <w:rPr>
          <w:sz w:val="18"/>
        </w:rPr>
        <w:t>are</w:t>
      </w:r>
      <w:r>
        <w:rPr>
          <w:spacing w:val="4"/>
          <w:sz w:val="18"/>
        </w:rPr>
        <w:t xml:space="preserve"> </w:t>
      </w:r>
      <w:r>
        <w:rPr>
          <w:sz w:val="18"/>
        </w:rPr>
        <w:t>shown</w:t>
      </w:r>
      <w:r>
        <w:rPr>
          <w:spacing w:val="5"/>
          <w:sz w:val="18"/>
        </w:rPr>
        <w:t xml:space="preserve"> </w:t>
      </w:r>
      <w:r>
        <w:rPr>
          <w:sz w:val="18"/>
        </w:rPr>
        <w:t>in</w:t>
      </w:r>
      <w:r>
        <w:rPr>
          <w:spacing w:val="4"/>
          <w:sz w:val="18"/>
        </w:rPr>
        <w:t xml:space="preserve"> </w:t>
      </w:r>
      <w:r>
        <w:rPr>
          <w:sz w:val="18"/>
        </w:rPr>
        <w:t>the</w:t>
      </w:r>
      <w:r>
        <w:rPr>
          <w:spacing w:val="4"/>
          <w:sz w:val="18"/>
        </w:rPr>
        <w:t xml:space="preserve"> </w:t>
      </w:r>
      <w:r>
        <w:rPr>
          <w:spacing w:val="-2"/>
          <w:sz w:val="18"/>
        </w:rPr>
        <w:t>order.</w:t>
      </w:r>
    </w:p>
    <w:p w14:paraId="782B7DD7">
      <w:pPr>
        <w:pStyle w:val="41"/>
        <w:numPr>
          <w:ilvl w:val="0"/>
          <w:numId w:val="37"/>
        </w:numPr>
        <w:tabs>
          <w:tab w:val="left" w:pos="694"/>
        </w:tabs>
        <w:spacing w:before="154"/>
        <w:rPr>
          <w:sz w:val="18"/>
        </w:rPr>
      </w:pPr>
      <w:r>
        <w:rPr>
          <w:rFonts w:ascii="Arial" w:hAnsi="Arial"/>
          <w:b/>
          <w:sz w:val="18"/>
        </w:rPr>
        <w:t>When:</w:t>
      </w:r>
      <w:r>
        <w:rPr>
          <w:rFonts w:ascii="Arial" w:hAnsi="Arial"/>
          <w:b/>
          <w:spacing w:val="4"/>
          <w:sz w:val="18"/>
        </w:rPr>
        <w:t xml:space="preserve"> </w:t>
      </w:r>
      <w:r>
        <w:rPr>
          <w:sz w:val="18"/>
        </w:rPr>
        <w:t>the</w:t>
      </w:r>
      <w:r>
        <w:rPr>
          <w:spacing w:val="4"/>
          <w:sz w:val="18"/>
        </w:rPr>
        <w:t xml:space="preserve"> </w:t>
      </w:r>
      <w:r>
        <w:rPr>
          <w:sz w:val="18"/>
        </w:rPr>
        <w:t>customer</w:t>
      </w:r>
      <w:r>
        <w:rPr>
          <w:spacing w:val="5"/>
          <w:sz w:val="18"/>
        </w:rPr>
        <w:t xml:space="preserve"> </w:t>
      </w:r>
      <w:r>
        <w:rPr>
          <w:sz w:val="18"/>
        </w:rPr>
        <w:t>confirms</w:t>
      </w:r>
      <w:r>
        <w:rPr>
          <w:spacing w:val="4"/>
          <w:sz w:val="18"/>
        </w:rPr>
        <w:t xml:space="preserve"> </w:t>
      </w:r>
      <w:r>
        <w:rPr>
          <w:sz w:val="18"/>
        </w:rPr>
        <w:t>the</w:t>
      </w:r>
      <w:r>
        <w:rPr>
          <w:spacing w:val="5"/>
          <w:sz w:val="18"/>
        </w:rPr>
        <w:t xml:space="preserve"> </w:t>
      </w:r>
      <w:r>
        <w:rPr>
          <w:sz w:val="18"/>
        </w:rPr>
        <w:t>order</w:t>
      </w:r>
      <w:r>
        <w:rPr>
          <w:spacing w:val="4"/>
          <w:sz w:val="18"/>
        </w:rPr>
        <w:t xml:space="preserve"> </w:t>
      </w:r>
      <w:r>
        <w:rPr>
          <w:sz w:val="18"/>
        </w:rPr>
        <w:t>with</w:t>
      </w:r>
      <w:r>
        <w:rPr>
          <w:spacing w:val="5"/>
          <w:sz w:val="18"/>
        </w:rPr>
        <w:t xml:space="preserve"> </w:t>
      </w:r>
      <w:r>
        <w:rPr>
          <w:sz w:val="18"/>
        </w:rPr>
        <w:t>valid</w:t>
      </w:r>
      <w:r>
        <w:rPr>
          <w:spacing w:val="4"/>
          <w:sz w:val="18"/>
        </w:rPr>
        <w:t xml:space="preserve"> </w:t>
      </w:r>
      <w:r>
        <w:rPr>
          <w:sz w:val="18"/>
        </w:rPr>
        <w:t>order</w:t>
      </w:r>
      <w:r>
        <w:rPr>
          <w:spacing w:val="5"/>
          <w:sz w:val="18"/>
        </w:rPr>
        <w:t xml:space="preserve"> </w:t>
      </w:r>
      <w:r>
        <w:rPr>
          <w:spacing w:val="-2"/>
          <w:sz w:val="18"/>
        </w:rPr>
        <w:t>information.</w:t>
      </w:r>
    </w:p>
    <w:p w14:paraId="378797A5">
      <w:pPr>
        <w:pStyle w:val="41"/>
        <w:numPr>
          <w:ilvl w:val="0"/>
          <w:numId w:val="37"/>
        </w:numPr>
        <w:tabs>
          <w:tab w:val="left" w:pos="694"/>
        </w:tabs>
        <w:spacing w:before="153"/>
        <w:rPr>
          <w:sz w:val="18"/>
        </w:rPr>
      </w:pPr>
      <w:r>
        <w:rPr>
          <w:rFonts w:ascii="Arial" w:hAnsi="Arial"/>
          <w:b/>
          <w:sz w:val="18"/>
        </w:rPr>
        <w:t>Then:</w:t>
      </w:r>
      <w:r>
        <w:rPr>
          <w:rFonts w:ascii="Arial" w:hAnsi="Arial"/>
          <w:b/>
          <w:spacing w:val="3"/>
          <w:sz w:val="18"/>
        </w:rPr>
        <w:t xml:space="preserve"> </w:t>
      </w:r>
      <w:r>
        <w:rPr>
          <w:sz w:val="18"/>
        </w:rPr>
        <w:t>the</w:t>
      </w:r>
      <w:r>
        <w:rPr>
          <w:spacing w:val="4"/>
          <w:sz w:val="18"/>
        </w:rPr>
        <w:t xml:space="preserve"> </w:t>
      </w:r>
      <w:r>
        <w:rPr>
          <w:sz w:val="18"/>
        </w:rPr>
        <w:t>system</w:t>
      </w:r>
      <w:r>
        <w:rPr>
          <w:spacing w:val="4"/>
          <w:sz w:val="18"/>
        </w:rPr>
        <w:t xml:space="preserve"> </w:t>
      </w:r>
      <w:r>
        <w:rPr>
          <w:sz w:val="18"/>
        </w:rPr>
        <w:t>creates</w:t>
      </w:r>
      <w:r>
        <w:rPr>
          <w:spacing w:val="4"/>
          <w:sz w:val="18"/>
        </w:rPr>
        <w:t xml:space="preserve"> </w:t>
      </w:r>
      <w:r>
        <w:rPr>
          <w:sz w:val="18"/>
        </w:rPr>
        <w:t>the</w:t>
      </w:r>
      <w:r>
        <w:rPr>
          <w:spacing w:val="4"/>
          <w:sz w:val="18"/>
        </w:rPr>
        <w:t xml:space="preserve"> </w:t>
      </w:r>
      <w:r>
        <w:rPr>
          <w:sz w:val="18"/>
        </w:rPr>
        <w:t>order</w:t>
      </w:r>
      <w:r>
        <w:rPr>
          <w:spacing w:val="4"/>
          <w:sz w:val="18"/>
        </w:rPr>
        <w:t xml:space="preserve"> </w:t>
      </w:r>
      <w:r>
        <w:rPr>
          <w:sz w:val="18"/>
        </w:rPr>
        <w:t>and</w:t>
      </w:r>
      <w:r>
        <w:rPr>
          <w:spacing w:val="3"/>
          <w:sz w:val="18"/>
        </w:rPr>
        <w:t xml:space="preserve"> </w:t>
      </w:r>
      <w:r>
        <w:rPr>
          <w:sz w:val="18"/>
        </w:rPr>
        <w:t>returns</w:t>
      </w:r>
      <w:r>
        <w:rPr>
          <w:spacing w:val="4"/>
          <w:sz w:val="18"/>
        </w:rPr>
        <w:t xml:space="preserve"> </w:t>
      </w:r>
      <w:r>
        <w:rPr>
          <w:sz w:val="18"/>
        </w:rPr>
        <w:t>the</w:t>
      </w:r>
      <w:r>
        <w:rPr>
          <w:spacing w:val="4"/>
          <w:sz w:val="18"/>
        </w:rPr>
        <w:t xml:space="preserve"> </w:t>
      </w:r>
      <w:r>
        <w:rPr>
          <w:sz w:val="18"/>
        </w:rPr>
        <w:t>order</w:t>
      </w:r>
      <w:r>
        <w:rPr>
          <w:spacing w:val="4"/>
          <w:sz w:val="18"/>
        </w:rPr>
        <w:t xml:space="preserve"> </w:t>
      </w:r>
      <w:r>
        <w:rPr>
          <w:sz w:val="18"/>
        </w:rPr>
        <w:t>ID</w:t>
      </w:r>
      <w:r>
        <w:rPr>
          <w:spacing w:val="4"/>
          <w:sz w:val="18"/>
        </w:rPr>
        <w:t xml:space="preserve"> </w:t>
      </w:r>
      <w:r>
        <w:rPr>
          <w:sz w:val="18"/>
        </w:rPr>
        <w:t>and</w:t>
      </w:r>
      <w:r>
        <w:rPr>
          <w:spacing w:val="4"/>
          <w:sz w:val="18"/>
        </w:rPr>
        <w:t xml:space="preserve"> </w:t>
      </w:r>
      <w:r>
        <w:rPr>
          <w:sz w:val="18"/>
        </w:rPr>
        <w:t>order</w:t>
      </w:r>
      <w:r>
        <w:rPr>
          <w:spacing w:val="4"/>
          <w:sz w:val="18"/>
        </w:rPr>
        <w:t xml:space="preserve"> </w:t>
      </w:r>
      <w:r>
        <w:rPr>
          <w:spacing w:val="-2"/>
          <w:sz w:val="18"/>
        </w:rPr>
        <w:t>status.</w:t>
      </w:r>
    </w:p>
    <w:p w14:paraId="67D15634">
      <w:pPr>
        <w:pStyle w:val="13"/>
        <w:spacing w:before="169"/>
        <w:ind w:left="262" w:firstLine="0"/>
        <w:rPr>
          <w:b/>
          <w:bCs/>
          <w:spacing w:val="-2"/>
          <w:w w:val="105"/>
        </w:rPr>
      </w:pPr>
      <w:r>
        <w:rPr>
          <w:b/>
          <w:bCs/>
          <w:w w:val="105"/>
        </w:rPr>
        <w:t>User</w:t>
      </w:r>
      <w:r>
        <w:rPr>
          <w:b/>
          <w:bCs/>
          <w:spacing w:val="-12"/>
          <w:w w:val="105"/>
        </w:rPr>
        <w:t xml:space="preserve"> </w:t>
      </w:r>
      <w:r>
        <w:rPr>
          <w:b/>
          <w:bCs/>
          <w:w w:val="105"/>
        </w:rPr>
        <w:t>Story</w:t>
      </w:r>
      <w:r>
        <w:rPr>
          <w:b/>
          <w:bCs/>
          <w:spacing w:val="-12"/>
          <w:w w:val="105"/>
        </w:rPr>
        <w:t xml:space="preserve"> </w:t>
      </w:r>
      <w:r>
        <w:rPr>
          <w:b/>
          <w:bCs/>
          <w:w w:val="105"/>
        </w:rPr>
        <w:t>2:</w:t>
      </w:r>
      <w:r>
        <w:rPr>
          <w:b/>
          <w:bCs/>
          <w:spacing w:val="-12"/>
          <w:w w:val="105"/>
        </w:rPr>
        <w:t xml:space="preserve"> </w:t>
      </w:r>
    </w:p>
    <w:p w14:paraId="64E4EABF">
      <w:pPr>
        <w:pStyle w:val="13"/>
        <w:spacing w:before="169"/>
        <w:ind w:left="262" w:firstLine="0"/>
      </w:pPr>
      <w:r>
        <w:t xml:space="preserve">As a customer, I want to be notified when a selected product is unavailable so that I can remove it </w:t>
      </w:r>
    </w:p>
    <w:p w14:paraId="3D0E83C5">
      <w:pPr>
        <w:pStyle w:val="13"/>
        <w:spacing w:before="169"/>
        <w:ind w:left="262" w:firstLine="0"/>
      </w:pPr>
      <w:r>
        <w:t>or choose another product.</w:t>
      </w:r>
    </w:p>
    <w:p w14:paraId="70E1E2FF">
      <w:pPr>
        <w:pStyle w:val="41"/>
        <w:numPr>
          <w:ilvl w:val="1"/>
          <w:numId w:val="38"/>
        </w:numPr>
        <w:tabs>
          <w:tab w:val="left" w:pos="694"/>
        </w:tabs>
        <w:spacing w:before="168"/>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24CE46F3">
      <w:pPr>
        <w:pStyle w:val="41"/>
        <w:numPr>
          <w:ilvl w:val="1"/>
          <w:numId w:val="38"/>
        </w:numPr>
        <w:tabs>
          <w:tab w:val="left" w:pos="694"/>
        </w:tabs>
        <w:spacing w:before="153"/>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4"/>
          <w:sz w:val="18"/>
        </w:rPr>
        <w:t xml:space="preserve"> </w:t>
      </w:r>
      <w:r>
        <w:rPr>
          <w:sz w:val="18"/>
        </w:rPr>
        <w:t>to</w:t>
      </w:r>
      <w:r>
        <w:rPr>
          <w:spacing w:val="3"/>
          <w:sz w:val="18"/>
        </w:rPr>
        <w:t xml:space="preserve"> </w:t>
      </w:r>
      <w:r>
        <w:rPr>
          <w:sz w:val="18"/>
        </w:rPr>
        <w:t>know</w:t>
      </w:r>
      <w:r>
        <w:rPr>
          <w:spacing w:val="4"/>
          <w:sz w:val="18"/>
        </w:rPr>
        <w:t xml:space="preserve"> </w:t>
      </w:r>
      <w:r>
        <w:rPr>
          <w:sz w:val="18"/>
        </w:rPr>
        <w:t>when</w:t>
      </w:r>
      <w:r>
        <w:rPr>
          <w:spacing w:val="3"/>
          <w:sz w:val="18"/>
        </w:rPr>
        <w:t xml:space="preserve"> </w:t>
      </w:r>
      <w:r>
        <w:rPr>
          <w:sz w:val="18"/>
        </w:rPr>
        <w:t>a</w:t>
      </w:r>
      <w:r>
        <w:rPr>
          <w:spacing w:val="4"/>
          <w:sz w:val="18"/>
        </w:rPr>
        <w:t xml:space="preserve"> </w:t>
      </w:r>
      <w:r>
        <w:rPr>
          <w:sz w:val="18"/>
        </w:rPr>
        <w:t>selected</w:t>
      </w:r>
      <w:r>
        <w:rPr>
          <w:spacing w:val="3"/>
          <w:sz w:val="18"/>
        </w:rPr>
        <w:t xml:space="preserve"> </w:t>
      </w:r>
      <w:r>
        <w:rPr>
          <w:sz w:val="18"/>
        </w:rPr>
        <w:t>product</w:t>
      </w:r>
      <w:r>
        <w:rPr>
          <w:spacing w:val="3"/>
          <w:sz w:val="18"/>
        </w:rPr>
        <w:t xml:space="preserve"> </w:t>
      </w:r>
      <w:r>
        <w:rPr>
          <w:sz w:val="18"/>
        </w:rPr>
        <w:t>is</w:t>
      </w:r>
      <w:r>
        <w:rPr>
          <w:spacing w:val="4"/>
          <w:sz w:val="18"/>
        </w:rPr>
        <w:t xml:space="preserve"> </w:t>
      </w:r>
      <w:r>
        <w:rPr>
          <w:spacing w:val="-2"/>
          <w:sz w:val="18"/>
        </w:rPr>
        <w:t>unavailable.</w:t>
      </w:r>
    </w:p>
    <w:p w14:paraId="1884AAED">
      <w:pPr>
        <w:pStyle w:val="41"/>
        <w:numPr>
          <w:ilvl w:val="1"/>
          <w:numId w:val="38"/>
        </w:numPr>
        <w:tabs>
          <w:tab w:val="left" w:pos="694"/>
        </w:tabs>
        <w:spacing w:before="153"/>
        <w:rPr>
          <w:sz w:val="18"/>
        </w:rPr>
      </w:pPr>
      <w:r>
        <w:rPr>
          <w:rFonts w:ascii="Arial" w:hAnsi="Arial"/>
          <w:b/>
          <w:sz w:val="18"/>
        </w:rPr>
        <w:t>Why:</w:t>
      </w:r>
      <w:r>
        <w:rPr>
          <w:rFonts w:ascii="Arial" w:hAnsi="Arial"/>
          <w:b/>
          <w:spacing w:val="4"/>
          <w:sz w:val="18"/>
        </w:rPr>
        <w:t xml:space="preserve"> </w:t>
      </w:r>
      <w:r>
        <w:rPr>
          <w:sz w:val="18"/>
        </w:rPr>
        <w:t>I</w:t>
      </w:r>
      <w:r>
        <w:rPr>
          <w:spacing w:val="4"/>
          <w:sz w:val="18"/>
        </w:rPr>
        <w:t xml:space="preserve"> </w:t>
      </w:r>
      <w:r>
        <w:rPr>
          <w:sz w:val="18"/>
        </w:rPr>
        <w:t>can</w:t>
      </w:r>
      <w:r>
        <w:rPr>
          <w:spacing w:val="4"/>
          <w:sz w:val="18"/>
        </w:rPr>
        <w:t xml:space="preserve"> </w:t>
      </w:r>
      <w:r>
        <w:rPr>
          <w:sz w:val="18"/>
        </w:rPr>
        <w:t>change</w:t>
      </w:r>
      <w:r>
        <w:rPr>
          <w:spacing w:val="4"/>
          <w:sz w:val="18"/>
        </w:rPr>
        <w:t xml:space="preserve"> </w:t>
      </w:r>
      <w:r>
        <w:rPr>
          <w:sz w:val="18"/>
        </w:rPr>
        <w:t>my</w:t>
      </w:r>
      <w:r>
        <w:rPr>
          <w:spacing w:val="5"/>
          <w:sz w:val="18"/>
        </w:rPr>
        <w:t xml:space="preserve"> </w:t>
      </w:r>
      <w:r>
        <w:rPr>
          <w:sz w:val="18"/>
        </w:rPr>
        <w:t>order</w:t>
      </w:r>
      <w:r>
        <w:rPr>
          <w:spacing w:val="4"/>
          <w:sz w:val="18"/>
        </w:rPr>
        <w:t xml:space="preserve"> </w:t>
      </w:r>
      <w:r>
        <w:rPr>
          <w:sz w:val="18"/>
        </w:rPr>
        <w:t>before</w:t>
      </w:r>
      <w:r>
        <w:rPr>
          <w:spacing w:val="4"/>
          <w:sz w:val="18"/>
        </w:rPr>
        <w:t xml:space="preserve"> </w:t>
      </w:r>
      <w:r>
        <w:rPr>
          <w:sz w:val="18"/>
        </w:rPr>
        <w:t>submitting</w:t>
      </w:r>
      <w:r>
        <w:rPr>
          <w:spacing w:val="4"/>
          <w:sz w:val="18"/>
        </w:rPr>
        <w:t xml:space="preserve"> </w:t>
      </w:r>
      <w:r>
        <w:rPr>
          <w:spacing w:val="-5"/>
          <w:sz w:val="18"/>
        </w:rPr>
        <w:t>it.</w:t>
      </w:r>
    </w:p>
    <w:p w14:paraId="349E06FD">
      <w:pPr>
        <w:pStyle w:val="13"/>
        <w:spacing w:before="169"/>
        <w:ind w:left="262" w:firstLine="0"/>
        <w:rPr>
          <w:b/>
          <w:bCs/>
        </w:rPr>
      </w:pPr>
      <w:r>
        <w:rPr>
          <w:b/>
          <w:bCs/>
        </w:rPr>
        <w:t>Acceptance</w:t>
      </w:r>
      <w:r>
        <w:rPr>
          <w:b/>
          <w:bCs/>
          <w:spacing w:val="29"/>
        </w:rPr>
        <w:t xml:space="preserve"> </w:t>
      </w:r>
      <w:r>
        <w:rPr>
          <w:b/>
          <w:bCs/>
          <w:spacing w:val="-2"/>
        </w:rPr>
        <w:t>Criteria:</w:t>
      </w:r>
    </w:p>
    <w:p w14:paraId="2D7ED6ED">
      <w:pPr>
        <w:pStyle w:val="41"/>
        <w:numPr>
          <w:ilvl w:val="0"/>
          <w:numId w:val="39"/>
        </w:numPr>
        <w:tabs>
          <w:tab w:val="left" w:pos="694"/>
        </w:tabs>
        <w:spacing w:before="168"/>
        <w:rPr>
          <w:sz w:val="18"/>
        </w:rPr>
      </w:pPr>
      <w:r>
        <w:rPr>
          <w:sz w:val="18"/>
        </w:rPr>
        <w:t>Scenario:</w:t>
      </w:r>
      <w:r>
        <w:rPr>
          <w:spacing w:val="8"/>
          <w:sz w:val="18"/>
        </w:rPr>
        <w:t xml:space="preserve"> </w:t>
      </w:r>
      <w:r>
        <w:rPr>
          <w:sz w:val="18"/>
        </w:rPr>
        <w:t>Unavailable</w:t>
      </w:r>
      <w:r>
        <w:rPr>
          <w:spacing w:val="9"/>
          <w:sz w:val="18"/>
        </w:rPr>
        <w:t xml:space="preserve"> </w:t>
      </w:r>
      <w:r>
        <w:rPr>
          <w:spacing w:val="-2"/>
          <w:sz w:val="18"/>
        </w:rPr>
        <w:t>product</w:t>
      </w:r>
    </w:p>
    <w:p w14:paraId="760812B8">
      <w:pPr>
        <w:pStyle w:val="41"/>
        <w:numPr>
          <w:ilvl w:val="0"/>
          <w:numId w:val="39"/>
        </w:numPr>
        <w:tabs>
          <w:tab w:val="left" w:pos="694"/>
        </w:tabs>
        <w:spacing w:before="153"/>
        <w:rPr>
          <w:sz w:val="18"/>
        </w:rPr>
      </w:pPr>
      <w:r>
        <w:rPr>
          <w:rFonts w:ascii="Arial" w:hAnsi="Arial"/>
          <w:b/>
          <w:sz w:val="18"/>
        </w:rPr>
        <w:t>Given:</w:t>
      </w:r>
      <w:r>
        <w:rPr>
          <w:rFonts w:ascii="Arial" w:hAnsi="Arial"/>
          <w:b/>
          <w:spacing w:val="4"/>
          <w:sz w:val="18"/>
        </w:rPr>
        <w:t xml:space="preserve"> </w:t>
      </w:r>
      <w:r>
        <w:rPr>
          <w:sz w:val="18"/>
        </w:rPr>
        <w:t>a</w:t>
      </w:r>
      <w:r>
        <w:rPr>
          <w:spacing w:val="4"/>
          <w:sz w:val="18"/>
        </w:rPr>
        <w:t xml:space="preserve"> </w:t>
      </w:r>
      <w:r>
        <w:rPr>
          <w:sz w:val="18"/>
        </w:rPr>
        <w:t>selected</w:t>
      </w:r>
      <w:r>
        <w:rPr>
          <w:spacing w:val="4"/>
          <w:sz w:val="18"/>
        </w:rPr>
        <w:t xml:space="preserve"> </w:t>
      </w:r>
      <w:r>
        <w:rPr>
          <w:sz w:val="18"/>
        </w:rPr>
        <w:t>product</w:t>
      </w:r>
      <w:r>
        <w:rPr>
          <w:spacing w:val="4"/>
          <w:sz w:val="18"/>
        </w:rPr>
        <w:t xml:space="preserve"> </w:t>
      </w:r>
      <w:r>
        <w:rPr>
          <w:sz w:val="18"/>
        </w:rPr>
        <w:t>is</w:t>
      </w:r>
      <w:r>
        <w:rPr>
          <w:spacing w:val="4"/>
          <w:sz w:val="18"/>
        </w:rPr>
        <w:t xml:space="preserve"> </w:t>
      </w:r>
      <w:r>
        <w:rPr>
          <w:spacing w:val="-2"/>
          <w:sz w:val="18"/>
        </w:rPr>
        <w:t>unavailable.</w:t>
      </w:r>
    </w:p>
    <w:p w14:paraId="2EC307C5">
      <w:pPr>
        <w:pStyle w:val="41"/>
        <w:numPr>
          <w:ilvl w:val="0"/>
          <w:numId w:val="39"/>
        </w:numPr>
        <w:tabs>
          <w:tab w:val="left" w:pos="694"/>
        </w:tabs>
        <w:spacing w:before="153"/>
        <w:rPr>
          <w:sz w:val="18"/>
        </w:rPr>
      </w:pPr>
      <w:r>
        <w:rPr>
          <w:rFonts w:ascii="Arial" w:hAnsi="Arial"/>
          <w:b/>
          <w:sz w:val="18"/>
        </w:rPr>
        <w:t>When:</w:t>
      </w:r>
      <w:r>
        <w:rPr>
          <w:rFonts w:ascii="Arial" w:hAnsi="Arial"/>
          <w:b/>
          <w:spacing w:val="4"/>
          <w:sz w:val="18"/>
        </w:rPr>
        <w:t xml:space="preserve"> </w:t>
      </w:r>
      <w:r>
        <w:rPr>
          <w:sz w:val="18"/>
        </w:rPr>
        <w:t>the</w:t>
      </w:r>
      <w:r>
        <w:rPr>
          <w:spacing w:val="5"/>
          <w:sz w:val="18"/>
        </w:rPr>
        <w:t xml:space="preserve"> </w:t>
      </w:r>
      <w:r>
        <w:rPr>
          <w:sz w:val="18"/>
        </w:rPr>
        <w:t>customer</w:t>
      </w:r>
      <w:r>
        <w:rPr>
          <w:spacing w:val="5"/>
          <w:sz w:val="18"/>
        </w:rPr>
        <w:t xml:space="preserve"> </w:t>
      </w:r>
      <w:r>
        <w:rPr>
          <w:sz w:val="18"/>
        </w:rPr>
        <w:t>submits</w:t>
      </w:r>
      <w:r>
        <w:rPr>
          <w:spacing w:val="5"/>
          <w:sz w:val="18"/>
        </w:rPr>
        <w:t xml:space="preserve"> </w:t>
      </w:r>
      <w:r>
        <w:rPr>
          <w:sz w:val="18"/>
        </w:rPr>
        <w:t>the</w:t>
      </w:r>
      <w:r>
        <w:rPr>
          <w:spacing w:val="5"/>
          <w:sz w:val="18"/>
        </w:rPr>
        <w:t xml:space="preserve"> </w:t>
      </w:r>
      <w:r>
        <w:rPr>
          <w:spacing w:val="-2"/>
          <w:sz w:val="18"/>
        </w:rPr>
        <w:t>order.</w:t>
      </w:r>
    </w:p>
    <w:p w14:paraId="0B0DCBD7">
      <w:pPr>
        <w:pStyle w:val="41"/>
        <w:numPr>
          <w:ilvl w:val="0"/>
          <w:numId w:val="39"/>
        </w:numPr>
        <w:tabs>
          <w:tab w:val="left" w:pos="694"/>
        </w:tabs>
        <w:spacing w:before="154"/>
        <w:rPr>
          <w:del w:id="731" w:author="SHARIF ULLAH" w:date="2026-10-07T14:23:00Z"/>
          <w:sz w:val="18"/>
        </w:rPr>
      </w:pPr>
      <w:r>
        <w:rPr>
          <w:rFonts w:ascii="Arial" w:hAnsi="Arial"/>
          <w:b/>
          <w:sz w:val="18"/>
        </w:rPr>
        <w:t>Then:</w:t>
      </w:r>
      <w:r>
        <w:rPr>
          <w:rFonts w:ascii="Arial" w:hAnsi="Arial"/>
          <w:b/>
          <w:spacing w:val="6"/>
          <w:sz w:val="18"/>
        </w:rPr>
        <w:t xml:space="preserve"> </w:t>
      </w:r>
      <w:r>
        <w:rPr>
          <w:sz w:val="18"/>
        </w:rPr>
        <w:t>the</w:t>
      </w:r>
      <w:r>
        <w:rPr>
          <w:spacing w:val="6"/>
          <w:sz w:val="18"/>
        </w:rPr>
        <w:t xml:space="preserve"> </w:t>
      </w:r>
      <w:r>
        <w:rPr>
          <w:sz w:val="18"/>
        </w:rPr>
        <w:t>system</w:t>
      </w:r>
      <w:r>
        <w:rPr>
          <w:spacing w:val="6"/>
          <w:sz w:val="18"/>
        </w:rPr>
        <w:t xml:space="preserve"> </w:t>
      </w:r>
      <w:r>
        <w:rPr>
          <w:sz w:val="18"/>
        </w:rPr>
        <w:t>displays</w:t>
      </w:r>
      <w:r>
        <w:rPr>
          <w:spacing w:val="6"/>
          <w:sz w:val="18"/>
        </w:rPr>
        <w:t xml:space="preserve"> </w:t>
      </w:r>
      <w:r>
        <w:rPr>
          <w:sz w:val="18"/>
        </w:rPr>
        <w:t>an</w:t>
      </w:r>
      <w:r>
        <w:rPr>
          <w:spacing w:val="7"/>
          <w:sz w:val="18"/>
        </w:rPr>
        <w:t xml:space="preserve"> </w:t>
      </w:r>
      <w:r>
        <w:rPr>
          <w:sz w:val="18"/>
        </w:rPr>
        <w:t>unavailable-product</w:t>
      </w:r>
      <w:r>
        <w:rPr>
          <w:spacing w:val="6"/>
          <w:sz w:val="18"/>
        </w:rPr>
        <w:t xml:space="preserve"> </w:t>
      </w:r>
      <w:r>
        <w:rPr>
          <w:spacing w:val="-2"/>
          <w:sz w:val="18"/>
        </w:rPr>
        <w:t>message.</w:t>
      </w:r>
    </w:p>
    <w:p w14:paraId="01379310">
      <w:pPr>
        <w:pStyle w:val="41"/>
        <w:numPr>
          <w:ilvl w:val="0"/>
          <w:numId w:val="39"/>
        </w:numPr>
        <w:tabs>
          <w:tab w:val="left" w:pos="694"/>
        </w:tabs>
        <w:spacing w:before="154"/>
        <w:rPr>
          <w:spacing w:val="-2"/>
          <w:sz w:val="18"/>
        </w:rPr>
      </w:pPr>
      <w:r>
        <w:rPr>
          <w:rFonts w:ascii="Arial" w:hAnsi="Arial"/>
          <w:b/>
          <w:sz w:val="18"/>
          <w:rPrChange w:id="732" w:author="SHARIF ULLAH" w:date="2026-10-07T14:23:00Z">
            <w:rPr>
              <w:rFonts w:ascii="Arial" w:hAnsi="Arial"/>
              <w:b/>
            </w:rPr>
          </w:rPrChange>
        </w:rPr>
        <w:t>And</w:t>
      </w:r>
      <w:r>
        <w:rPr>
          <w:rFonts w:ascii="Arial" w:hAnsi="Arial"/>
          <w:b/>
          <w:sz w:val="18"/>
          <w:rPrChange w:id="733" w:author="SHARIF ULLAH" w:date="2026-10-07T14:23:00Z">
            <w:rPr>
              <w:rFonts w:ascii="Arial" w:hAnsi="Arial"/>
              <w:b/>
            </w:rPr>
          </w:rPrChange>
        </w:rPr>
        <w:t>:</w:t>
      </w:r>
      <w:r>
        <w:rPr>
          <w:rFonts w:ascii="Arial" w:hAnsi="Arial"/>
          <w:b/>
          <w:spacing w:val="4"/>
          <w:sz w:val="18"/>
          <w:rPrChange w:id="734" w:author="SHARIF ULLAH" w:date="2026-10-07T14:23:00Z">
            <w:rPr>
              <w:rFonts w:ascii="Arial" w:hAnsi="Arial"/>
              <w:b/>
              <w:spacing w:val="4"/>
            </w:rPr>
          </w:rPrChange>
        </w:rPr>
        <w:t xml:space="preserve"> </w:t>
      </w:r>
      <w:r>
        <w:rPr>
          <w:sz w:val="18"/>
          <w:rPrChange w:id="735" w:author="SHARIF ULLAH" w:date="2026-10-07T14:23:00Z">
            <w:rPr/>
          </w:rPrChange>
        </w:rPr>
        <w:t>the</w:t>
      </w:r>
      <w:r>
        <w:rPr>
          <w:spacing w:val="4"/>
          <w:sz w:val="18"/>
          <w:rPrChange w:id="736" w:author="SHARIF ULLAH" w:date="2026-10-07T14:23:00Z">
            <w:rPr>
              <w:spacing w:val="4"/>
            </w:rPr>
          </w:rPrChange>
        </w:rPr>
        <w:t xml:space="preserve"> </w:t>
      </w:r>
      <w:r>
        <w:rPr>
          <w:sz w:val="18"/>
          <w:rPrChange w:id="737" w:author="SHARIF ULLAH" w:date="2026-10-07T14:23:00Z">
            <w:rPr/>
          </w:rPrChange>
        </w:rPr>
        <w:t>customer</w:t>
      </w:r>
      <w:r>
        <w:rPr>
          <w:spacing w:val="5"/>
          <w:sz w:val="18"/>
          <w:rPrChange w:id="738" w:author="SHARIF ULLAH" w:date="2026-10-07T14:23:00Z">
            <w:rPr>
              <w:spacing w:val="5"/>
            </w:rPr>
          </w:rPrChange>
        </w:rPr>
        <w:t xml:space="preserve"> </w:t>
      </w:r>
      <w:r>
        <w:rPr>
          <w:sz w:val="18"/>
          <w:rPrChange w:id="739" w:author="SHARIF ULLAH" w:date="2026-10-07T14:23:00Z">
            <w:rPr/>
          </w:rPrChange>
        </w:rPr>
        <w:t>can</w:t>
      </w:r>
      <w:r>
        <w:rPr>
          <w:spacing w:val="4"/>
          <w:sz w:val="18"/>
          <w:rPrChange w:id="740" w:author="SHARIF ULLAH" w:date="2026-10-07T14:23:00Z">
            <w:rPr>
              <w:spacing w:val="4"/>
            </w:rPr>
          </w:rPrChange>
        </w:rPr>
        <w:t xml:space="preserve"> </w:t>
      </w:r>
      <w:r>
        <w:rPr>
          <w:sz w:val="18"/>
          <w:rPrChange w:id="741" w:author="SHARIF ULLAH" w:date="2026-10-07T14:23:00Z">
            <w:rPr/>
          </w:rPrChange>
        </w:rPr>
        <w:t>remove</w:t>
      </w:r>
      <w:r>
        <w:rPr>
          <w:spacing w:val="4"/>
          <w:sz w:val="18"/>
          <w:rPrChange w:id="742" w:author="SHARIF ULLAH" w:date="2026-10-07T14:23:00Z">
            <w:rPr>
              <w:spacing w:val="4"/>
            </w:rPr>
          </w:rPrChange>
        </w:rPr>
        <w:t xml:space="preserve"> </w:t>
      </w:r>
      <w:r>
        <w:rPr>
          <w:sz w:val="18"/>
          <w:rPrChange w:id="743" w:author="SHARIF ULLAH" w:date="2026-10-07T14:23:00Z">
            <w:rPr/>
          </w:rPrChange>
        </w:rPr>
        <w:t>the</w:t>
      </w:r>
      <w:r>
        <w:rPr>
          <w:spacing w:val="5"/>
          <w:sz w:val="18"/>
          <w:rPrChange w:id="744" w:author="SHARIF ULLAH" w:date="2026-10-07T14:23:00Z">
            <w:rPr>
              <w:spacing w:val="5"/>
            </w:rPr>
          </w:rPrChange>
        </w:rPr>
        <w:t xml:space="preserve"> </w:t>
      </w:r>
      <w:r>
        <w:rPr>
          <w:sz w:val="18"/>
          <w:rPrChange w:id="745" w:author="SHARIF ULLAH" w:date="2026-10-07T14:23:00Z">
            <w:rPr/>
          </w:rPrChange>
        </w:rPr>
        <w:t>product</w:t>
      </w:r>
      <w:r>
        <w:rPr>
          <w:spacing w:val="4"/>
          <w:sz w:val="18"/>
          <w:rPrChange w:id="746" w:author="SHARIF ULLAH" w:date="2026-10-07T14:23:00Z">
            <w:rPr>
              <w:spacing w:val="4"/>
            </w:rPr>
          </w:rPrChange>
        </w:rPr>
        <w:t xml:space="preserve"> </w:t>
      </w:r>
      <w:r>
        <w:rPr>
          <w:sz w:val="18"/>
          <w:rPrChange w:id="747" w:author="SHARIF ULLAH" w:date="2026-10-07T14:23:00Z">
            <w:rPr/>
          </w:rPrChange>
        </w:rPr>
        <w:t>or</w:t>
      </w:r>
      <w:r>
        <w:rPr>
          <w:spacing w:val="5"/>
          <w:sz w:val="18"/>
          <w:rPrChange w:id="748" w:author="SHARIF ULLAH" w:date="2026-10-07T14:23:00Z">
            <w:rPr>
              <w:spacing w:val="5"/>
            </w:rPr>
          </w:rPrChange>
        </w:rPr>
        <w:t xml:space="preserve"> </w:t>
      </w:r>
      <w:r>
        <w:rPr>
          <w:sz w:val="18"/>
          <w:rPrChange w:id="749" w:author="SHARIF ULLAH" w:date="2026-10-07T14:23:00Z">
            <w:rPr/>
          </w:rPrChange>
        </w:rPr>
        <w:t>select</w:t>
      </w:r>
      <w:r>
        <w:rPr>
          <w:spacing w:val="4"/>
          <w:sz w:val="18"/>
          <w:rPrChange w:id="750" w:author="SHARIF ULLAH" w:date="2026-10-07T14:23:00Z">
            <w:rPr>
              <w:spacing w:val="4"/>
            </w:rPr>
          </w:rPrChange>
        </w:rPr>
        <w:t xml:space="preserve"> </w:t>
      </w:r>
      <w:r>
        <w:rPr>
          <w:sz w:val="18"/>
          <w:rPrChange w:id="751" w:author="SHARIF ULLAH" w:date="2026-10-07T14:23:00Z">
            <w:rPr/>
          </w:rPrChange>
        </w:rPr>
        <w:t>another</w:t>
      </w:r>
      <w:r>
        <w:rPr>
          <w:spacing w:val="4"/>
          <w:sz w:val="18"/>
          <w:rPrChange w:id="752" w:author="SHARIF ULLAH" w:date="2026-10-07T14:23:00Z">
            <w:rPr>
              <w:spacing w:val="4"/>
            </w:rPr>
          </w:rPrChange>
        </w:rPr>
        <w:t xml:space="preserve"> </w:t>
      </w:r>
      <w:r>
        <w:rPr>
          <w:spacing w:val="-2"/>
          <w:sz w:val="18"/>
          <w:rPrChange w:id="753" w:author="SHARIF ULLAH" w:date="2026-10-07T14:23:00Z">
            <w:rPr>
              <w:spacing w:val="-2"/>
            </w:rPr>
          </w:rPrChange>
        </w:rPr>
        <w:t>product.</w:t>
      </w:r>
    </w:p>
    <w:p w14:paraId="72386ACE">
      <w:pPr>
        <w:tabs>
          <w:tab w:val="left" w:pos="694"/>
        </w:tabs>
        <w:spacing w:before="154"/>
        <w:rPr>
          <w:ins w:id="754" w:author="SHARIF ULLAH" w:date="2026-10-07T14:23:00Z"/>
          <w:spacing w:val="-2"/>
          <w:sz w:val="18"/>
        </w:rPr>
      </w:pPr>
      <w:r>
        <w:rPr>
          <w:spacing w:val="-2"/>
          <w:sz w:val="18"/>
          <w14:ligatures w14:val="none"/>
        </w:rPr>
        <w:drawing>
          <wp:inline distT="0" distB="0" distL="0" distR="0">
            <wp:extent cx="6663690" cy="4442460"/>
            <wp:effectExtent l="0" t="0" r="3810" b="0"/>
            <wp:docPr id="8765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5748"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663690" cy="4442460"/>
                    </a:xfrm>
                    <a:prstGeom prst="rect">
                      <a:avLst/>
                    </a:prstGeom>
                  </pic:spPr>
                </pic:pic>
              </a:graphicData>
            </a:graphic>
          </wp:inline>
        </w:drawing>
      </w:r>
    </w:p>
    <w:p w14:paraId="3D818C41">
      <w:pPr>
        <w:tabs>
          <w:tab w:val="left" w:pos="694"/>
        </w:tabs>
        <w:spacing w:before="154"/>
        <w:rPr>
          <w:ins w:id="755" w:author="SHARIF ULLAH" w:date="2026-10-07T14:23:00Z"/>
          <w:b/>
          <w:bCs/>
          <w:spacing w:val="-2"/>
          <w:sz w:val="22"/>
          <w:rPrChange w:id="756" w:author="SHARIF ULLAH" w:date="2026-10-07T14:24:00Z">
            <w:rPr>
              <w:ins w:id="757" w:author="SHARIF ULLAH" w:date="2026-10-07T14:23:00Z"/>
              <w:b/>
              <w:bCs/>
              <w:spacing w:val="-2"/>
              <w:sz w:val="18"/>
            </w:rPr>
          </w:rPrChange>
        </w:rPr>
      </w:pPr>
      <w:ins w:id="758" w:author="SHARIF ULLAH" w:date="2026-10-07T14:24:00Z">
        <w:r>
          <w:rPr>
            <w:b/>
            <w:bCs/>
            <w:spacing w:val="-2"/>
            <w:sz w:val="22"/>
            <w:rPrChange w:id="759" w:author="SHARIF ULLAH" w:date="2026-10-07T14:24:00Z">
              <w:rPr>
                <w:b/>
                <w:bCs/>
                <w:spacing w:val="-2"/>
                <w:sz w:val="18"/>
              </w:rPr>
            </w:rPrChange>
          </w:rPr>
          <w:t xml:space="preserve">2 </w:t>
        </w:r>
      </w:ins>
      <w:ins w:id="760" w:author="SHARIF ULLAH" w:date="2026-10-07T14:23:00Z">
        <w:r>
          <w:rPr>
            <w:b/>
            <w:bCs/>
            <w:spacing w:val="-2"/>
            <w:sz w:val="22"/>
            <w:rPrChange w:id="761" w:author="SHARIF ULLAH" w:date="2026-10-07T14:24:00Z">
              <w:rPr>
                <w:b/>
                <w:bCs/>
                <w:spacing w:val="-2"/>
                <w:sz w:val="18"/>
              </w:rPr>
            </w:rPrChange>
          </w:rPr>
          <w:t>Use Case Text: Book Order</w:t>
        </w:r>
      </w:ins>
    </w:p>
    <w:p w14:paraId="2DEE7C25">
      <w:pPr>
        <w:tabs>
          <w:tab w:val="left" w:pos="694"/>
        </w:tabs>
        <w:spacing w:before="154"/>
        <w:rPr>
          <w:ins w:id="762" w:author="SHARIF ULLAH" w:date="2026-10-07T14:23:00Z"/>
          <w:b/>
          <w:bCs/>
          <w:spacing w:val="-2"/>
          <w:sz w:val="18"/>
        </w:rPr>
      </w:pPr>
      <w:ins w:id="763" w:author="SHARIF ULLAH" w:date="2026-10-07T14:23:00Z">
        <w:r>
          <w:rPr>
            <w:b/>
            <w:bCs/>
            <w:spacing w:val="-2"/>
            <w:sz w:val="18"/>
          </w:rPr>
          <w:t>Inputs:</w:t>
        </w:r>
      </w:ins>
    </w:p>
    <w:p w14:paraId="311D6BD0">
      <w:pPr>
        <w:numPr>
          <w:ilvl w:val="0"/>
          <w:numId w:val="40"/>
        </w:numPr>
        <w:tabs>
          <w:tab w:val="left" w:pos="694"/>
        </w:tabs>
        <w:spacing w:before="154"/>
        <w:rPr>
          <w:ins w:id="764" w:author="SHARIF ULLAH" w:date="2026-10-07T14:23:00Z"/>
          <w:spacing w:val="-2"/>
          <w:sz w:val="18"/>
        </w:rPr>
      </w:pPr>
      <w:ins w:id="765" w:author="SHARIF ULLAH" w:date="2026-10-07T14:23:00Z">
        <w:r>
          <w:rPr>
            <w:spacing w:val="-2"/>
            <w:sz w:val="18"/>
          </w:rPr>
          <w:t>Product Details</w:t>
        </w:r>
      </w:ins>
    </w:p>
    <w:p w14:paraId="50BDD245">
      <w:pPr>
        <w:numPr>
          <w:ilvl w:val="0"/>
          <w:numId w:val="40"/>
        </w:numPr>
        <w:tabs>
          <w:tab w:val="left" w:pos="694"/>
        </w:tabs>
        <w:spacing w:before="154"/>
        <w:rPr>
          <w:ins w:id="766" w:author="SHARIF ULLAH" w:date="2026-10-07T14:23:00Z"/>
          <w:spacing w:val="-2"/>
          <w:sz w:val="18"/>
        </w:rPr>
      </w:pPr>
      <w:ins w:id="767" w:author="SHARIF ULLAH" w:date="2026-10-07T14:23:00Z">
        <w:r>
          <w:rPr>
            <w:spacing w:val="-2"/>
            <w:sz w:val="18"/>
          </w:rPr>
          <w:t>Order Information</w:t>
        </w:r>
      </w:ins>
    </w:p>
    <w:p w14:paraId="1D387464">
      <w:pPr>
        <w:numPr>
          <w:ilvl w:val="0"/>
          <w:numId w:val="40"/>
        </w:numPr>
        <w:tabs>
          <w:tab w:val="left" w:pos="694"/>
        </w:tabs>
        <w:spacing w:before="154"/>
        <w:rPr>
          <w:ins w:id="768" w:author="SHARIF ULLAH" w:date="2026-10-07T14:23:00Z"/>
          <w:spacing w:val="-2"/>
          <w:sz w:val="18"/>
        </w:rPr>
      </w:pPr>
      <w:ins w:id="769" w:author="SHARIF ULLAH" w:date="2026-10-07T14:23:00Z">
        <w:r>
          <w:rPr>
            <w:spacing w:val="-2"/>
            <w:sz w:val="18"/>
          </w:rPr>
          <w:t>Booking Date</w:t>
        </w:r>
      </w:ins>
    </w:p>
    <w:p w14:paraId="19D5D335">
      <w:pPr>
        <w:numPr>
          <w:ilvl w:val="0"/>
          <w:numId w:val="40"/>
        </w:numPr>
        <w:tabs>
          <w:tab w:val="left" w:pos="694"/>
        </w:tabs>
        <w:spacing w:before="154"/>
        <w:rPr>
          <w:ins w:id="770" w:author="SHARIF ULLAH" w:date="2026-10-07T14:23:00Z"/>
          <w:spacing w:val="-2"/>
          <w:sz w:val="18"/>
        </w:rPr>
      </w:pPr>
      <w:ins w:id="771" w:author="SHARIF ULLAH" w:date="2026-10-07T14:23:00Z">
        <w:r>
          <w:rPr>
            <w:spacing w:val="-2"/>
            <w:sz w:val="18"/>
          </w:rPr>
          <w:t>Delivery Time</w:t>
        </w:r>
      </w:ins>
    </w:p>
    <w:p w14:paraId="3B14588B">
      <w:pPr>
        <w:tabs>
          <w:tab w:val="left" w:pos="694"/>
        </w:tabs>
        <w:spacing w:before="154"/>
        <w:rPr>
          <w:ins w:id="772" w:author="SHARIF ULLAH" w:date="2026-10-07T14:23:00Z"/>
          <w:b/>
          <w:bCs/>
          <w:spacing w:val="-2"/>
          <w:sz w:val="18"/>
        </w:rPr>
      </w:pPr>
      <w:ins w:id="773" w:author="SHARIF ULLAH" w:date="2026-10-07T14:23:00Z">
        <w:r>
          <w:rPr>
            <w:b/>
            <w:bCs/>
            <w:spacing w:val="-2"/>
            <w:sz w:val="18"/>
          </w:rPr>
          <w:t>Outputs:</w:t>
        </w:r>
      </w:ins>
    </w:p>
    <w:p w14:paraId="1695A07E">
      <w:pPr>
        <w:numPr>
          <w:ilvl w:val="0"/>
          <w:numId w:val="41"/>
        </w:numPr>
        <w:tabs>
          <w:tab w:val="left" w:pos="694"/>
        </w:tabs>
        <w:spacing w:before="154"/>
        <w:rPr>
          <w:ins w:id="774" w:author="SHARIF ULLAH" w:date="2026-10-07T14:23:00Z"/>
          <w:spacing w:val="-2"/>
          <w:sz w:val="18"/>
        </w:rPr>
      </w:pPr>
      <w:ins w:id="775" w:author="SHARIF ULLAH" w:date="2026-10-07T14:23:00Z">
        <w:r>
          <w:rPr>
            <w:spacing w:val="-2"/>
            <w:sz w:val="18"/>
          </w:rPr>
          <w:t>Booking/Order Confirmation</w:t>
        </w:r>
      </w:ins>
    </w:p>
    <w:p w14:paraId="053ACD01">
      <w:pPr>
        <w:numPr>
          <w:ilvl w:val="0"/>
          <w:numId w:val="41"/>
        </w:numPr>
        <w:tabs>
          <w:tab w:val="left" w:pos="694"/>
        </w:tabs>
        <w:spacing w:before="154"/>
        <w:rPr>
          <w:ins w:id="776" w:author="SHARIF ULLAH" w:date="2026-10-07T14:23:00Z"/>
          <w:spacing w:val="-2"/>
          <w:sz w:val="18"/>
        </w:rPr>
      </w:pPr>
      <w:ins w:id="777" w:author="SHARIF ULLAH" w:date="2026-10-07T14:23:00Z">
        <w:r>
          <w:rPr>
            <w:spacing w:val="-2"/>
            <w:sz w:val="18"/>
          </w:rPr>
          <w:t>Booking Details</w:t>
        </w:r>
      </w:ins>
    </w:p>
    <w:p w14:paraId="3BD760ED">
      <w:pPr>
        <w:tabs>
          <w:tab w:val="left" w:pos="694"/>
        </w:tabs>
        <w:spacing w:before="154"/>
        <w:rPr>
          <w:ins w:id="778" w:author="SHARIF ULLAH" w:date="2026-10-07T14:23:00Z"/>
          <w:b/>
          <w:bCs/>
          <w:spacing w:val="-2"/>
          <w:sz w:val="18"/>
        </w:rPr>
      </w:pPr>
      <w:ins w:id="779" w:author="SHARIF ULLAH" w:date="2026-10-07T14:23:00Z">
        <w:r>
          <w:rPr>
            <w:b/>
            <w:bCs/>
            <w:spacing w:val="-2"/>
            <w:sz w:val="18"/>
          </w:rPr>
          <w:t>1. Primary Actor:</w:t>
        </w:r>
      </w:ins>
    </w:p>
    <w:p w14:paraId="50AE3B77">
      <w:pPr>
        <w:tabs>
          <w:tab w:val="left" w:pos="694"/>
        </w:tabs>
        <w:spacing w:before="154"/>
        <w:rPr>
          <w:ins w:id="780" w:author="SHARIF ULLAH" w:date="2026-10-07T14:23:00Z"/>
          <w:spacing w:val="-2"/>
          <w:sz w:val="18"/>
        </w:rPr>
      </w:pPr>
      <w:ins w:id="781" w:author="SHARIF ULLAH" w:date="2026-10-07T14:23:00Z">
        <w:r>
          <w:rPr>
            <w:spacing w:val="-2"/>
            <w:sz w:val="18"/>
          </w:rPr>
          <w:t>Customer</w:t>
        </w:r>
      </w:ins>
    </w:p>
    <w:p w14:paraId="472C1621">
      <w:pPr>
        <w:tabs>
          <w:tab w:val="left" w:pos="694"/>
        </w:tabs>
        <w:spacing w:before="154"/>
        <w:rPr>
          <w:ins w:id="782" w:author="SHARIF ULLAH" w:date="2026-10-07T14:23:00Z"/>
          <w:b/>
          <w:bCs/>
          <w:spacing w:val="-2"/>
          <w:sz w:val="18"/>
        </w:rPr>
      </w:pPr>
      <w:ins w:id="783" w:author="SHARIF ULLAH" w:date="2026-10-07T14:23:00Z">
        <w:r>
          <w:rPr>
            <w:b/>
            <w:bCs/>
            <w:spacing w:val="-2"/>
            <w:sz w:val="18"/>
          </w:rPr>
          <w:t>2. Preconditions</w:t>
        </w:r>
      </w:ins>
    </w:p>
    <w:p w14:paraId="0159B7EC">
      <w:pPr>
        <w:numPr>
          <w:ilvl w:val="0"/>
          <w:numId w:val="42"/>
        </w:numPr>
        <w:tabs>
          <w:tab w:val="left" w:pos="694"/>
        </w:tabs>
        <w:spacing w:before="154"/>
        <w:rPr>
          <w:ins w:id="784" w:author="SHARIF ULLAH" w:date="2026-10-07T14:23:00Z"/>
          <w:spacing w:val="-2"/>
          <w:sz w:val="18"/>
        </w:rPr>
      </w:pPr>
      <w:ins w:id="785" w:author="SHARIF ULLAH" w:date="2026-10-07T14:23:00Z">
        <w:r>
          <w:rPr>
            <w:spacing w:val="-2"/>
            <w:sz w:val="18"/>
          </w:rPr>
          <w:t>The customer can access the bakery system.</w:t>
        </w:r>
      </w:ins>
    </w:p>
    <w:p w14:paraId="69F19A98">
      <w:pPr>
        <w:numPr>
          <w:ilvl w:val="0"/>
          <w:numId w:val="42"/>
        </w:numPr>
        <w:tabs>
          <w:tab w:val="left" w:pos="694"/>
        </w:tabs>
        <w:spacing w:before="154"/>
        <w:rPr>
          <w:ins w:id="786" w:author="SHARIF ULLAH" w:date="2026-10-07T14:23:00Z"/>
          <w:spacing w:val="-2"/>
          <w:sz w:val="18"/>
        </w:rPr>
      </w:pPr>
      <w:ins w:id="787" w:author="SHARIF ULLAH" w:date="2026-10-07T14:23:00Z">
        <w:r>
          <w:rPr>
            <w:spacing w:val="-2"/>
            <w:sz w:val="18"/>
          </w:rPr>
          <w:t>Required products are available.</w:t>
        </w:r>
      </w:ins>
    </w:p>
    <w:p w14:paraId="74C4AC75">
      <w:pPr>
        <w:numPr>
          <w:ilvl w:val="0"/>
          <w:numId w:val="42"/>
        </w:numPr>
        <w:tabs>
          <w:tab w:val="left" w:pos="694"/>
        </w:tabs>
        <w:spacing w:before="154"/>
        <w:rPr>
          <w:ins w:id="788" w:author="SHARIF ULLAH" w:date="2026-10-07T14:23:00Z"/>
          <w:spacing w:val="-2"/>
          <w:sz w:val="18"/>
        </w:rPr>
      </w:pPr>
      <w:ins w:id="789" w:author="SHARIF ULLAH" w:date="2026-10-07T14:23:00Z">
        <w:r>
          <w:rPr>
            <w:spacing w:val="-2"/>
            <w:sz w:val="18"/>
          </w:rPr>
          <w:t>The customer has provided the required order information.</w:t>
        </w:r>
      </w:ins>
    </w:p>
    <w:p w14:paraId="3818F7BF">
      <w:pPr>
        <w:tabs>
          <w:tab w:val="left" w:pos="694"/>
        </w:tabs>
        <w:spacing w:before="154"/>
        <w:rPr>
          <w:ins w:id="790" w:author="SHARIF ULLAH" w:date="2026-10-07T14:23:00Z"/>
          <w:b/>
          <w:bCs/>
          <w:spacing w:val="-2"/>
          <w:sz w:val="18"/>
        </w:rPr>
      </w:pPr>
      <w:ins w:id="791" w:author="SHARIF ULLAH" w:date="2026-10-07T14:23:00Z">
        <w:r>
          <w:rPr>
            <w:b/>
            <w:bCs/>
            <w:spacing w:val="-2"/>
            <w:sz w:val="18"/>
          </w:rPr>
          <w:t>3. Success Scenario</w:t>
        </w:r>
      </w:ins>
    </w:p>
    <w:p w14:paraId="30E51BF3">
      <w:pPr>
        <w:numPr>
          <w:ilvl w:val="0"/>
          <w:numId w:val="43"/>
        </w:numPr>
        <w:tabs>
          <w:tab w:val="left" w:pos="694"/>
        </w:tabs>
        <w:spacing w:before="154"/>
        <w:rPr>
          <w:ins w:id="792" w:author="SHARIF ULLAH" w:date="2026-10-07T14:23:00Z"/>
          <w:spacing w:val="-2"/>
          <w:sz w:val="18"/>
        </w:rPr>
      </w:pPr>
      <w:ins w:id="793" w:author="SHARIF ULLAH" w:date="2026-10-07T14:23:00Z">
        <w:r>
          <w:rPr>
            <w:spacing w:val="-2"/>
            <w:sz w:val="18"/>
          </w:rPr>
          <w:t>Customer selects the required bakery products.</w:t>
        </w:r>
      </w:ins>
    </w:p>
    <w:p w14:paraId="606E10A4">
      <w:pPr>
        <w:numPr>
          <w:ilvl w:val="0"/>
          <w:numId w:val="43"/>
        </w:numPr>
        <w:tabs>
          <w:tab w:val="left" w:pos="694"/>
        </w:tabs>
        <w:spacing w:before="154"/>
        <w:rPr>
          <w:ins w:id="794" w:author="SHARIF ULLAH" w:date="2026-10-07T14:23:00Z"/>
          <w:spacing w:val="-2"/>
          <w:sz w:val="18"/>
        </w:rPr>
      </w:pPr>
      <w:ins w:id="795" w:author="SHARIF ULLAH" w:date="2026-10-07T14:23:00Z">
        <w:r>
          <w:rPr>
            <w:spacing w:val="-2"/>
            <w:sz w:val="18"/>
          </w:rPr>
          <w:t>Customer provides the required order details.</w:t>
        </w:r>
      </w:ins>
    </w:p>
    <w:p w14:paraId="79815BD6">
      <w:pPr>
        <w:numPr>
          <w:ilvl w:val="0"/>
          <w:numId w:val="43"/>
        </w:numPr>
        <w:tabs>
          <w:tab w:val="left" w:pos="694"/>
        </w:tabs>
        <w:spacing w:before="154"/>
        <w:rPr>
          <w:ins w:id="796" w:author="SHARIF ULLAH" w:date="2026-10-07T14:23:00Z"/>
          <w:spacing w:val="-2"/>
          <w:sz w:val="18"/>
        </w:rPr>
      </w:pPr>
      <w:ins w:id="797" w:author="SHARIF ULLAH" w:date="2026-10-07T14:23:00Z">
        <w:r>
          <w:rPr>
            <w:spacing w:val="-2"/>
            <w:sz w:val="18"/>
          </w:rPr>
          <w:t>Customer selects the required date or delivery time.</w:t>
        </w:r>
      </w:ins>
    </w:p>
    <w:p w14:paraId="72AD0F09">
      <w:pPr>
        <w:numPr>
          <w:ilvl w:val="0"/>
          <w:numId w:val="43"/>
        </w:numPr>
        <w:tabs>
          <w:tab w:val="left" w:pos="694"/>
        </w:tabs>
        <w:spacing w:before="154"/>
        <w:rPr>
          <w:ins w:id="798" w:author="SHARIF ULLAH" w:date="2026-10-07T14:23:00Z"/>
          <w:spacing w:val="-2"/>
          <w:sz w:val="18"/>
        </w:rPr>
      </w:pPr>
      <w:ins w:id="799" w:author="SHARIF ULLAH" w:date="2026-10-07T14:23:00Z">
        <w:r>
          <w:rPr>
            <w:spacing w:val="-2"/>
            <w:sz w:val="18"/>
          </w:rPr>
          <w:t>The system checks product availability.</w:t>
        </w:r>
      </w:ins>
    </w:p>
    <w:p w14:paraId="7426B47E">
      <w:pPr>
        <w:numPr>
          <w:ilvl w:val="0"/>
          <w:numId w:val="43"/>
        </w:numPr>
        <w:tabs>
          <w:tab w:val="left" w:pos="694"/>
        </w:tabs>
        <w:spacing w:before="154"/>
        <w:rPr>
          <w:ins w:id="800" w:author="SHARIF ULLAH" w:date="2026-10-07T14:23:00Z"/>
          <w:spacing w:val="-2"/>
          <w:sz w:val="18"/>
        </w:rPr>
      </w:pPr>
      <w:ins w:id="801" w:author="SHARIF ULLAH" w:date="2026-10-07T14:23:00Z">
        <w:r>
          <w:rPr>
            <w:spacing w:val="-2"/>
            <w:sz w:val="18"/>
          </w:rPr>
          <w:t>The system confirms that the requested order can be prepared.</w:t>
        </w:r>
      </w:ins>
    </w:p>
    <w:p w14:paraId="0BE73917">
      <w:pPr>
        <w:numPr>
          <w:ilvl w:val="0"/>
          <w:numId w:val="43"/>
        </w:numPr>
        <w:tabs>
          <w:tab w:val="left" w:pos="694"/>
        </w:tabs>
        <w:spacing w:before="154"/>
        <w:rPr>
          <w:ins w:id="802" w:author="SHARIF ULLAH" w:date="2026-10-07T14:23:00Z"/>
          <w:spacing w:val="-2"/>
          <w:sz w:val="18"/>
        </w:rPr>
      </w:pPr>
      <w:ins w:id="803" w:author="SHARIF ULLAH" w:date="2026-10-07T14:23:00Z">
        <w:r>
          <w:rPr>
            <w:spacing w:val="-2"/>
            <w:sz w:val="18"/>
          </w:rPr>
          <w:t>The system creates the booking.</w:t>
        </w:r>
      </w:ins>
    </w:p>
    <w:p w14:paraId="4085EFD0">
      <w:pPr>
        <w:numPr>
          <w:ilvl w:val="0"/>
          <w:numId w:val="43"/>
        </w:numPr>
        <w:tabs>
          <w:tab w:val="left" w:pos="694"/>
        </w:tabs>
        <w:spacing w:before="154"/>
        <w:rPr>
          <w:ins w:id="804" w:author="SHARIF ULLAH" w:date="2026-10-07T14:23:00Z"/>
          <w:spacing w:val="-2"/>
          <w:sz w:val="18"/>
        </w:rPr>
      </w:pPr>
      <w:ins w:id="805" w:author="SHARIF ULLAH" w:date="2026-10-07T14:23:00Z">
        <w:r>
          <w:rPr>
            <w:spacing w:val="-2"/>
            <w:sz w:val="18"/>
          </w:rPr>
          <w:t>The system displays the booking confirmation.</w:t>
        </w:r>
      </w:ins>
    </w:p>
    <w:p w14:paraId="6D4DCAD6">
      <w:pPr>
        <w:tabs>
          <w:tab w:val="left" w:pos="694"/>
        </w:tabs>
        <w:spacing w:before="154"/>
        <w:rPr>
          <w:ins w:id="806" w:author="SHARIF ULLAH" w:date="2026-10-07T14:23:00Z"/>
          <w:b/>
          <w:bCs/>
          <w:spacing w:val="-2"/>
          <w:sz w:val="18"/>
        </w:rPr>
      </w:pPr>
      <w:ins w:id="807" w:author="SHARIF ULLAH" w:date="2026-10-07T14:23:00Z">
        <w:r>
          <w:rPr>
            <w:b/>
            <w:bCs/>
            <w:spacing w:val="-2"/>
            <w:sz w:val="18"/>
          </w:rPr>
          <w:t>4. Alternative Scenario</w:t>
        </w:r>
      </w:ins>
    </w:p>
    <w:p w14:paraId="5C6B707F">
      <w:pPr>
        <w:numPr>
          <w:ilvl w:val="0"/>
          <w:numId w:val="44"/>
        </w:numPr>
        <w:tabs>
          <w:tab w:val="left" w:pos="694"/>
        </w:tabs>
        <w:spacing w:before="154"/>
        <w:rPr>
          <w:ins w:id="808" w:author="SHARIF ULLAH" w:date="2026-10-07T14:23:00Z"/>
          <w:spacing w:val="-2"/>
          <w:sz w:val="18"/>
        </w:rPr>
      </w:pPr>
      <w:ins w:id="809" w:author="SHARIF ULLAH" w:date="2026-10-07T14:23:00Z">
        <w:r>
          <w:rPr>
            <w:spacing w:val="-2"/>
            <w:sz w:val="18"/>
          </w:rPr>
          <w:t>The requested product or time is not available.</w:t>
        </w:r>
      </w:ins>
    </w:p>
    <w:p w14:paraId="20C7A29D">
      <w:pPr>
        <w:numPr>
          <w:ilvl w:val="0"/>
          <w:numId w:val="44"/>
        </w:numPr>
        <w:tabs>
          <w:tab w:val="left" w:pos="694"/>
        </w:tabs>
        <w:spacing w:before="154"/>
        <w:rPr>
          <w:ins w:id="810" w:author="SHARIF ULLAH" w:date="2026-10-07T14:23:00Z"/>
          <w:spacing w:val="-2"/>
          <w:sz w:val="18"/>
        </w:rPr>
      </w:pPr>
      <w:ins w:id="811" w:author="SHARIF ULLAH" w:date="2026-10-07T14:23:00Z">
        <w:r>
          <w:rPr>
            <w:spacing w:val="-2"/>
            <w:sz w:val="18"/>
          </w:rPr>
          <w:t>The system informs the customer.</w:t>
        </w:r>
      </w:ins>
    </w:p>
    <w:p w14:paraId="25B618C9">
      <w:pPr>
        <w:numPr>
          <w:ilvl w:val="0"/>
          <w:numId w:val="44"/>
        </w:numPr>
        <w:tabs>
          <w:tab w:val="left" w:pos="694"/>
        </w:tabs>
        <w:spacing w:before="154"/>
        <w:rPr>
          <w:ins w:id="812" w:author="SHARIF ULLAH" w:date="2026-10-07T14:23:00Z"/>
          <w:spacing w:val="-2"/>
          <w:sz w:val="18"/>
        </w:rPr>
      </w:pPr>
      <w:ins w:id="813" w:author="SHARIF ULLAH" w:date="2026-10-07T14:23:00Z">
        <w:r>
          <w:rPr>
            <w:spacing w:val="-2"/>
            <w:sz w:val="18"/>
          </w:rPr>
          <w:t>Customer selects another product, date, or time.</w:t>
        </w:r>
      </w:ins>
    </w:p>
    <w:p w14:paraId="55E18FE4">
      <w:pPr>
        <w:numPr>
          <w:ilvl w:val="0"/>
          <w:numId w:val="44"/>
        </w:numPr>
        <w:tabs>
          <w:tab w:val="left" w:pos="694"/>
        </w:tabs>
        <w:spacing w:before="154"/>
        <w:rPr>
          <w:ins w:id="814" w:author="SHARIF ULLAH" w:date="2026-10-07T14:23:00Z"/>
          <w:spacing w:val="-2"/>
          <w:sz w:val="18"/>
        </w:rPr>
      </w:pPr>
      <w:ins w:id="815" w:author="SHARIF ULLAH" w:date="2026-10-07T14:23:00Z">
        <w:r>
          <w:rPr>
            <w:spacing w:val="-2"/>
            <w:sz w:val="18"/>
          </w:rPr>
          <w:t>The system checks availability again.</w:t>
        </w:r>
      </w:ins>
    </w:p>
    <w:p w14:paraId="4959F27F">
      <w:pPr>
        <w:numPr>
          <w:ilvl w:val="0"/>
          <w:numId w:val="44"/>
        </w:numPr>
        <w:tabs>
          <w:tab w:val="left" w:pos="694"/>
        </w:tabs>
        <w:spacing w:before="154"/>
        <w:rPr>
          <w:ins w:id="816" w:author="SHARIF ULLAH" w:date="2026-10-07T14:23:00Z"/>
          <w:spacing w:val="-2"/>
          <w:sz w:val="18"/>
        </w:rPr>
      </w:pPr>
      <w:ins w:id="817" w:author="SHARIF ULLAH" w:date="2026-10-07T14:23:00Z">
        <w:r>
          <w:rPr>
            <w:spacing w:val="-2"/>
            <w:sz w:val="18"/>
          </w:rPr>
          <w:t>The order is booked when the requested option is available.</w:t>
        </w:r>
      </w:ins>
    </w:p>
    <w:p w14:paraId="1AB8D5B8">
      <w:pPr>
        <w:tabs>
          <w:tab w:val="left" w:pos="694"/>
        </w:tabs>
        <w:spacing w:before="154"/>
        <w:rPr>
          <w:ins w:id="818" w:author="SHARIF ULLAH" w:date="2026-10-07T14:23:00Z"/>
          <w:b/>
          <w:bCs/>
          <w:spacing w:val="-2"/>
          <w:sz w:val="18"/>
        </w:rPr>
      </w:pPr>
      <w:ins w:id="819" w:author="SHARIF ULLAH" w:date="2026-10-07T14:23:00Z">
        <w:r>
          <w:rPr>
            <w:b/>
            <w:bCs/>
            <w:spacing w:val="-2"/>
            <w:sz w:val="18"/>
          </w:rPr>
          <w:t>5. Postconditions</w:t>
        </w:r>
      </w:ins>
    </w:p>
    <w:p w14:paraId="3FEBB6AE">
      <w:pPr>
        <w:numPr>
          <w:ilvl w:val="0"/>
          <w:numId w:val="45"/>
        </w:numPr>
        <w:tabs>
          <w:tab w:val="left" w:pos="694"/>
        </w:tabs>
        <w:spacing w:before="154"/>
        <w:rPr>
          <w:ins w:id="820" w:author="SHARIF ULLAH" w:date="2026-10-07T14:23:00Z"/>
          <w:spacing w:val="-2"/>
          <w:sz w:val="18"/>
        </w:rPr>
      </w:pPr>
      <w:ins w:id="821" w:author="SHARIF ULLAH" w:date="2026-10-07T14:23:00Z">
        <w:r>
          <w:rPr>
            <w:spacing w:val="-2"/>
            <w:sz w:val="18"/>
          </w:rPr>
          <w:t>The order booking is successfully created.</w:t>
        </w:r>
      </w:ins>
    </w:p>
    <w:p w14:paraId="50CC0BF3">
      <w:pPr>
        <w:numPr>
          <w:ilvl w:val="0"/>
          <w:numId w:val="45"/>
        </w:numPr>
        <w:tabs>
          <w:tab w:val="left" w:pos="694"/>
        </w:tabs>
        <w:spacing w:before="154"/>
        <w:rPr>
          <w:ins w:id="822" w:author="SHARIF ULLAH" w:date="2026-10-07T14:23:00Z"/>
          <w:spacing w:val="-2"/>
          <w:sz w:val="18"/>
        </w:rPr>
      </w:pPr>
      <w:ins w:id="823" w:author="SHARIF ULLAH" w:date="2026-10-07T14:23:00Z">
        <w:r>
          <w:rPr>
            <w:spacing w:val="-2"/>
            <w:sz w:val="18"/>
          </w:rPr>
          <w:t>The selected products and booking details are stored.</w:t>
        </w:r>
      </w:ins>
    </w:p>
    <w:p w14:paraId="3EF341D8">
      <w:pPr>
        <w:tabs>
          <w:tab w:val="left" w:pos="694"/>
        </w:tabs>
        <w:spacing w:before="154"/>
        <w:rPr>
          <w:ins w:id="824" w:author="SHARIF ULLAH" w:date="2026-10-07T14:23:00Z"/>
          <w:spacing w:val="-2"/>
          <w:sz w:val="18"/>
        </w:rPr>
      </w:pPr>
      <w:ins w:id="825" w:author="SHARIF ULLAH" w:date="2026-10-07T14:23:00Z">
        <w:r>
          <w:rPr>
            <w:spacing w:val="-2"/>
            <w:sz w:val="18"/>
          </w:rPr>
          <w:pict>
            <v:rect id="_x0000_i1026" o:spt="1" style="height:1.5pt;width:0pt;" fillcolor="#A0A0A0" filled="t" stroked="f" coordsize="21600,21600" o:hr="t" o:hrstd="t" o:hralign="center">
              <v:path/>
              <v:fill on="t" focussize="0,0"/>
              <v:stroke on="f"/>
              <v:imagedata o:title=""/>
              <o:lock v:ext="edit"/>
              <w10:wrap type="none"/>
              <w10:anchorlock/>
            </v:rect>
          </w:pict>
        </w:r>
      </w:ins>
    </w:p>
    <w:p w14:paraId="1531C9C6">
      <w:pPr>
        <w:tabs>
          <w:tab w:val="left" w:pos="694"/>
        </w:tabs>
        <w:spacing w:before="154"/>
        <w:rPr>
          <w:ins w:id="827" w:author="SHARIF ULLAH" w:date="2026-10-07T14:23:00Z"/>
          <w:b/>
          <w:bCs/>
          <w:spacing w:val="-2"/>
          <w:sz w:val="18"/>
        </w:rPr>
      </w:pPr>
      <w:ins w:id="828" w:author="SHARIF ULLAH" w:date="2026-10-07T14:23:00Z">
        <w:r>
          <w:rPr>
            <w:b/>
            <w:bCs/>
            <w:spacing w:val="-2"/>
            <w:sz w:val="18"/>
          </w:rPr>
          <w:t>User Stories</w:t>
        </w:r>
      </w:ins>
    </w:p>
    <w:p w14:paraId="32165D4A">
      <w:pPr>
        <w:tabs>
          <w:tab w:val="left" w:pos="694"/>
        </w:tabs>
        <w:spacing w:before="154"/>
        <w:rPr>
          <w:ins w:id="829" w:author="SHARIF ULLAH" w:date="2026-10-07T14:23:00Z"/>
          <w:b/>
          <w:bCs/>
          <w:spacing w:val="-2"/>
          <w:sz w:val="18"/>
        </w:rPr>
      </w:pPr>
      <w:ins w:id="830" w:author="SHARIF ULLAH" w:date="2026-10-07T14:23:00Z">
        <w:r>
          <w:rPr>
            <w:b/>
            <w:bCs/>
            <w:spacing w:val="-2"/>
            <w:sz w:val="18"/>
          </w:rPr>
          <w:t>User Story 1:</w:t>
        </w:r>
      </w:ins>
    </w:p>
    <w:p w14:paraId="1F05A7BE">
      <w:pPr>
        <w:tabs>
          <w:tab w:val="left" w:pos="694"/>
        </w:tabs>
        <w:spacing w:before="154"/>
        <w:rPr>
          <w:ins w:id="831" w:author="SHARIF ULLAH" w:date="2026-10-07T14:23:00Z"/>
          <w:spacing w:val="-2"/>
          <w:sz w:val="18"/>
        </w:rPr>
      </w:pPr>
      <w:ins w:id="832" w:author="SHARIF ULLAH" w:date="2026-10-07T14:23:00Z">
        <w:r>
          <w:rPr>
            <w:spacing w:val="-2"/>
            <w:sz w:val="18"/>
          </w:rPr>
          <w:t>As a customer, I want to book an order for a selected date or delivery time so that I can receive my required bakery products at the requested time.</w:t>
        </w:r>
      </w:ins>
    </w:p>
    <w:p w14:paraId="3700DEEB">
      <w:pPr>
        <w:tabs>
          <w:tab w:val="left" w:pos="694"/>
        </w:tabs>
        <w:spacing w:before="154"/>
        <w:rPr>
          <w:ins w:id="833" w:author="SHARIF ULLAH" w:date="2026-10-07T14:23:00Z"/>
          <w:spacing w:val="-2"/>
          <w:sz w:val="18"/>
        </w:rPr>
      </w:pPr>
      <w:ins w:id="834" w:author="SHARIF ULLAH" w:date="2026-10-07T14:23:00Z">
        <w:r>
          <w:rPr>
            <w:b/>
            <w:bCs/>
            <w:spacing w:val="-2"/>
            <w:sz w:val="18"/>
          </w:rPr>
          <w:t>I. Who:</w:t>
        </w:r>
      </w:ins>
      <w:ins w:id="835" w:author="SHARIF ULLAH" w:date="2026-10-07T14:23:00Z">
        <w:r>
          <w:rPr>
            <w:spacing w:val="-2"/>
            <w:sz w:val="18"/>
          </w:rPr>
          <w:t xml:space="preserve"> I am a customer of the bakery ordering system.</w:t>
        </w:r>
      </w:ins>
    </w:p>
    <w:p w14:paraId="3774AE5F">
      <w:pPr>
        <w:tabs>
          <w:tab w:val="left" w:pos="694"/>
        </w:tabs>
        <w:spacing w:before="154"/>
        <w:rPr>
          <w:ins w:id="836" w:author="SHARIF ULLAH" w:date="2026-10-07T14:23:00Z"/>
          <w:spacing w:val="-2"/>
          <w:sz w:val="18"/>
        </w:rPr>
      </w:pPr>
      <w:ins w:id="837" w:author="SHARIF ULLAH" w:date="2026-10-07T14:23:00Z">
        <w:r>
          <w:rPr>
            <w:b/>
            <w:bCs/>
            <w:spacing w:val="-2"/>
            <w:sz w:val="18"/>
          </w:rPr>
          <w:t>II. What:</w:t>
        </w:r>
      </w:ins>
      <w:ins w:id="838" w:author="SHARIF ULLAH" w:date="2026-10-07T14:23:00Z">
        <w:r>
          <w:rPr>
            <w:spacing w:val="-2"/>
            <w:sz w:val="18"/>
          </w:rPr>
          <w:t xml:space="preserve"> I want to select bakery products and book an order.</w:t>
        </w:r>
      </w:ins>
    </w:p>
    <w:p w14:paraId="1252338D">
      <w:pPr>
        <w:tabs>
          <w:tab w:val="left" w:pos="694"/>
        </w:tabs>
        <w:spacing w:before="154"/>
        <w:rPr>
          <w:ins w:id="839" w:author="SHARIF ULLAH" w:date="2026-10-07T14:23:00Z"/>
          <w:spacing w:val="-2"/>
          <w:sz w:val="18"/>
        </w:rPr>
      </w:pPr>
      <w:ins w:id="840" w:author="SHARIF ULLAH" w:date="2026-10-07T14:23:00Z">
        <w:r>
          <w:rPr>
            <w:b/>
            <w:bCs/>
            <w:spacing w:val="-2"/>
            <w:sz w:val="18"/>
          </w:rPr>
          <w:t>III. Why:</w:t>
        </w:r>
      </w:ins>
      <w:ins w:id="841" w:author="SHARIF ULLAH" w:date="2026-10-07T14:23:00Z">
        <w:r>
          <w:rPr>
            <w:spacing w:val="-2"/>
            <w:sz w:val="18"/>
          </w:rPr>
          <w:t xml:space="preserve"> I can have my required products prepared for the selected date or time.</w:t>
        </w:r>
      </w:ins>
    </w:p>
    <w:p w14:paraId="7690752C">
      <w:pPr>
        <w:tabs>
          <w:tab w:val="left" w:pos="694"/>
        </w:tabs>
        <w:spacing w:before="154"/>
        <w:rPr>
          <w:ins w:id="842" w:author="SHARIF ULLAH" w:date="2026-10-07T14:23:00Z"/>
          <w:b/>
          <w:bCs/>
          <w:spacing w:val="-2"/>
          <w:sz w:val="18"/>
        </w:rPr>
      </w:pPr>
      <w:ins w:id="843" w:author="SHARIF ULLAH" w:date="2026-10-07T14:23:00Z">
        <w:r>
          <w:rPr>
            <w:b/>
            <w:bCs/>
            <w:spacing w:val="-2"/>
            <w:sz w:val="18"/>
          </w:rPr>
          <w:t>Scenario: Successful order booking</w:t>
        </w:r>
      </w:ins>
    </w:p>
    <w:p w14:paraId="1EEC07BB">
      <w:pPr>
        <w:tabs>
          <w:tab w:val="left" w:pos="694"/>
        </w:tabs>
        <w:spacing w:before="154"/>
        <w:rPr>
          <w:ins w:id="844" w:author="SHARIF ULLAH" w:date="2026-10-07T14:23:00Z"/>
          <w:spacing w:val="-2"/>
          <w:sz w:val="18"/>
        </w:rPr>
      </w:pPr>
      <w:ins w:id="845" w:author="SHARIF ULLAH" w:date="2026-10-07T14:23:00Z">
        <w:r>
          <w:rPr>
            <w:b/>
            <w:bCs/>
            <w:spacing w:val="-2"/>
            <w:sz w:val="18"/>
          </w:rPr>
          <w:t>Given:</w:t>
        </w:r>
      </w:ins>
      <w:ins w:id="846" w:author="SHARIF ULLAH" w:date="2026-10-07T14:23:00Z">
        <w:r>
          <w:rPr>
            <w:spacing w:val="-2"/>
            <w:sz w:val="18"/>
          </w:rPr>
          <w:t xml:space="preserve"> the required bakery products are available.</w:t>
        </w:r>
      </w:ins>
    </w:p>
    <w:p w14:paraId="5FF15664">
      <w:pPr>
        <w:tabs>
          <w:tab w:val="left" w:pos="694"/>
        </w:tabs>
        <w:spacing w:before="154"/>
        <w:rPr>
          <w:ins w:id="847" w:author="SHARIF ULLAH" w:date="2026-10-07T14:23:00Z"/>
          <w:spacing w:val="-2"/>
          <w:sz w:val="18"/>
        </w:rPr>
      </w:pPr>
      <w:ins w:id="848" w:author="SHARIF ULLAH" w:date="2026-10-07T14:23:00Z">
        <w:r>
          <w:rPr>
            <w:b/>
            <w:bCs/>
            <w:spacing w:val="-2"/>
            <w:sz w:val="18"/>
          </w:rPr>
          <w:t>And:</w:t>
        </w:r>
      </w:ins>
      <w:ins w:id="849" w:author="SHARIF ULLAH" w:date="2026-10-07T14:23:00Z">
        <w:r>
          <w:rPr>
            <w:spacing w:val="-2"/>
            <w:sz w:val="18"/>
          </w:rPr>
          <w:t xml:space="preserve"> the customer has provided the required order information.</w:t>
        </w:r>
      </w:ins>
    </w:p>
    <w:p w14:paraId="488C22C7">
      <w:pPr>
        <w:tabs>
          <w:tab w:val="left" w:pos="694"/>
        </w:tabs>
        <w:spacing w:before="154"/>
        <w:rPr>
          <w:ins w:id="850" w:author="SHARIF ULLAH" w:date="2026-10-07T14:23:00Z"/>
          <w:spacing w:val="-2"/>
          <w:sz w:val="18"/>
        </w:rPr>
      </w:pPr>
      <w:ins w:id="851" w:author="SHARIF ULLAH" w:date="2026-10-07T14:23:00Z">
        <w:r>
          <w:rPr>
            <w:b/>
            <w:bCs/>
            <w:spacing w:val="-2"/>
            <w:sz w:val="18"/>
          </w:rPr>
          <w:t>When:</w:t>
        </w:r>
      </w:ins>
      <w:ins w:id="852" w:author="SHARIF ULLAH" w:date="2026-10-07T14:23:00Z">
        <w:r>
          <w:rPr>
            <w:spacing w:val="-2"/>
            <w:sz w:val="18"/>
          </w:rPr>
          <w:t xml:space="preserve"> the customer selects the required date or delivery time.</w:t>
        </w:r>
      </w:ins>
    </w:p>
    <w:p w14:paraId="431F0E13">
      <w:pPr>
        <w:tabs>
          <w:tab w:val="left" w:pos="694"/>
        </w:tabs>
        <w:spacing w:before="154"/>
        <w:rPr>
          <w:ins w:id="853" w:author="SHARIF ULLAH" w:date="2026-10-07T14:23:00Z"/>
          <w:spacing w:val="-2"/>
          <w:sz w:val="18"/>
        </w:rPr>
      </w:pPr>
      <w:ins w:id="854" w:author="SHARIF ULLAH" w:date="2026-10-07T14:23:00Z">
        <w:r>
          <w:rPr>
            <w:b/>
            <w:bCs/>
            <w:spacing w:val="-2"/>
            <w:sz w:val="18"/>
          </w:rPr>
          <w:t>Then:</w:t>
        </w:r>
      </w:ins>
      <w:ins w:id="855" w:author="SHARIF ULLAH" w:date="2026-10-07T14:23:00Z">
        <w:r>
          <w:rPr>
            <w:spacing w:val="-2"/>
            <w:sz w:val="18"/>
          </w:rPr>
          <w:t xml:space="preserve"> the system checks availability and creates the booking.</w:t>
        </w:r>
      </w:ins>
    </w:p>
    <w:p w14:paraId="196BCA51">
      <w:pPr>
        <w:tabs>
          <w:tab w:val="left" w:pos="694"/>
        </w:tabs>
        <w:spacing w:before="154"/>
        <w:rPr>
          <w:ins w:id="856" w:author="SHARIF ULLAH" w:date="2026-10-07T14:23:00Z"/>
          <w:spacing w:val="-2"/>
          <w:sz w:val="18"/>
        </w:rPr>
      </w:pPr>
      <w:ins w:id="857" w:author="SHARIF ULLAH" w:date="2026-10-07T14:23:00Z">
        <w:r>
          <w:rPr>
            <w:b/>
            <w:bCs/>
            <w:spacing w:val="-2"/>
            <w:sz w:val="18"/>
          </w:rPr>
          <w:t>And:</w:t>
        </w:r>
      </w:ins>
      <w:ins w:id="858" w:author="SHARIF ULLAH" w:date="2026-10-07T14:23:00Z">
        <w:r>
          <w:rPr>
            <w:spacing w:val="-2"/>
            <w:sz w:val="18"/>
          </w:rPr>
          <w:t xml:space="preserve"> the system displays the booking confirmation.</w:t>
        </w:r>
      </w:ins>
    </w:p>
    <w:p w14:paraId="573D4FFA">
      <w:pPr>
        <w:tabs>
          <w:tab w:val="left" w:pos="694"/>
        </w:tabs>
        <w:spacing w:before="154"/>
        <w:rPr>
          <w:ins w:id="859" w:author="SHARIF ULLAH" w:date="2026-10-07T14:23:00Z"/>
          <w:spacing w:val="-2"/>
          <w:sz w:val="18"/>
        </w:rPr>
      </w:pPr>
      <w:ins w:id="860" w:author="SHARIF ULLAH" w:date="2026-10-07T14:23:00Z">
        <w:r>
          <w:rPr>
            <w:spacing w:val="-2"/>
            <w:sz w:val="18"/>
          </w:rPr>
          <w:pict>
            <v:rect id="_x0000_i1027" o:spt="1" style="height:1.5pt;width:0pt;" fillcolor="#A0A0A0" filled="t" stroked="f" coordsize="21600,21600" o:hr="t" o:hrstd="t" o:hralign="center">
              <v:path/>
              <v:fill on="t" focussize="0,0"/>
              <v:stroke on="f"/>
              <v:imagedata o:title=""/>
              <o:lock v:ext="edit"/>
              <w10:wrap type="none"/>
              <w10:anchorlock/>
            </v:rect>
          </w:pict>
        </w:r>
      </w:ins>
    </w:p>
    <w:p w14:paraId="66321FC1">
      <w:pPr>
        <w:tabs>
          <w:tab w:val="left" w:pos="694"/>
        </w:tabs>
        <w:spacing w:before="154"/>
        <w:rPr>
          <w:ins w:id="862" w:author="SHARIF ULLAH" w:date="2026-10-07T14:23:00Z"/>
          <w:b/>
          <w:bCs/>
          <w:spacing w:val="-2"/>
          <w:sz w:val="18"/>
        </w:rPr>
      </w:pPr>
      <w:ins w:id="863" w:author="SHARIF ULLAH" w:date="2026-10-07T14:23:00Z">
        <w:r>
          <w:rPr>
            <w:b/>
            <w:bCs/>
            <w:spacing w:val="-2"/>
            <w:sz w:val="18"/>
          </w:rPr>
          <w:t>User Story 2:</w:t>
        </w:r>
      </w:ins>
    </w:p>
    <w:p w14:paraId="2BF92B92">
      <w:pPr>
        <w:tabs>
          <w:tab w:val="left" w:pos="694"/>
        </w:tabs>
        <w:spacing w:before="154"/>
        <w:rPr>
          <w:ins w:id="864" w:author="SHARIF ULLAH" w:date="2026-10-07T14:23:00Z"/>
          <w:spacing w:val="-2"/>
          <w:sz w:val="18"/>
        </w:rPr>
      </w:pPr>
      <w:ins w:id="865" w:author="SHARIF ULLAH" w:date="2026-10-07T14:23:00Z">
        <w:r>
          <w:rPr>
            <w:spacing w:val="-2"/>
            <w:sz w:val="18"/>
          </w:rPr>
          <w:t>As a customer, I want to be notified when my selected product or time is unavailable so that I can choose another product, date, or time.</w:t>
        </w:r>
      </w:ins>
    </w:p>
    <w:p w14:paraId="11094E91">
      <w:pPr>
        <w:tabs>
          <w:tab w:val="left" w:pos="694"/>
        </w:tabs>
        <w:spacing w:before="154"/>
        <w:rPr>
          <w:ins w:id="866" w:author="SHARIF ULLAH" w:date="2026-10-07T14:23:00Z"/>
          <w:spacing w:val="-2"/>
          <w:sz w:val="18"/>
        </w:rPr>
      </w:pPr>
      <w:ins w:id="867" w:author="SHARIF ULLAH" w:date="2026-10-07T14:23:00Z">
        <w:r>
          <w:rPr>
            <w:b/>
            <w:bCs/>
            <w:spacing w:val="-2"/>
            <w:sz w:val="18"/>
          </w:rPr>
          <w:t>I. Who:</w:t>
        </w:r>
      </w:ins>
      <w:ins w:id="868" w:author="SHARIF ULLAH" w:date="2026-10-07T14:23:00Z">
        <w:r>
          <w:rPr>
            <w:spacing w:val="-2"/>
            <w:sz w:val="18"/>
          </w:rPr>
          <w:t xml:space="preserve"> I am a customer of the bakery ordering system.</w:t>
        </w:r>
      </w:ins>
    </w:p>
    <w:p w14:paraId="2D17D1F1">
      <w:pPr>
        <w:tabs>
          <w:tab w:val="left" w:pos="694"/>
        </w:tabs>
        <w:spacing w:before="154"/>
        <w:rPr>
          <w:ins w:id="869" w:author="SHARIF ULLAH" w:date="2026-10-07T14:23:00Z"/>
          <w:spacing w:val="-2"/>
          <w:sz w:val="18"/>
        </w:rPr>
      </w:pPr>
      <w:ins w:id="870" w:author="SHARIF ULLAH" w:date="2026-10-07T14:23:00Z">
        <w:r>
          <w:rPr>
            <w:b/>
            <w:bCs/>
            <w:spacing w:val="-2"/>
            <w:sz w:val="18"/>
          </w:rPr>
          <w:t>II. What:</w:t>
        </w:r>
      </w:ins>
      <w:ins w:id="871" w:author="SHARIF ULLAH" w:date="2026-10-07T14:23:00Z">
        <w:r>
          <w:rPr>
            <w:spacing w:val="-2"/>
            <w:sz w:val="18"/>
          </w:rPr>
          <w:t xml:space="preserve"> I want to know when the requested product or time is unavailable.</w:t>
        </w:r>
      </w:ins>
    </w:p>
    <w:p w14:paraId="05DDC60C">
      <w:pPr>
        <w:tabs>
          <w:tab w:val="left" w:pos="694"/>
        </w:tabs>
        <w:spacing w:before="154"/>
        <w:rPr>
          <w:ins w:id="872" w:author="SHARIF ULLAH" w:date="2026-10-07T14:23:00Z"/>
          <w:spacing w:val="-2"/>
          <w:sz w:val="18"/>
        </w:rPr>
      </w:pPr>
      <w:ins w:id="873" w:author="SHARIF ULLAH" w:date="2026-10-07T14:23:00Z">
        <w:r>
          <w:rPr>
            <w:b/>
            <w:bCs/>
            <w:spacing w:val="-2"/>
            <w:sz w:val="18"/>
          </w:rPr>
          <w:t>III. Why:</w:t>
        </w:r>
      </w:ins>
      <w:ins w:id="874" w:author="SHARIF ULLAH" w:date="2026-10-07T14:23:00Z">
        <w:r>
          <w:rPr>
            <w:spacing w:val="-2"/>
            <w:sz w:val="18"/>
          </w:rPr>
          <w:t xml:space="preserve"> I can select another available option.</w:t>
        </w:r>
      </w:ins>
    </w:p>
    <w:p w14:paraId="28037661">
      <w:pPr>
        <w:tabs>
          <w:tab w:val="left" w:pos="694"/>
        </w:tabs>
        <w:spacing w:before="154"/>
        <w:rPr>
          <w:ins w:id="875" w:author="SHARIF ULLAH" w:date="2026-10-07T14:23:00Z"/>
          <w:b/>
          <w:bCs/>
          <w:spacing w:val="-2"/>
          <w:sz w:val="18"/>
        </w:rPr>
      </w:pPr>
      <w:ins w:id="876" w:author="SHARIF ULLAH" w:date="2026-10-07T14:23:00Z">
        <w:r>
          <w:rPr>
            <w:b/>
            <w:bCs/>
            <w:spacing w:val="-2"/>
            <w:sz w:val="18"/>
          </w:rPr>
          <w:t>Acceptance Criteria:</w:t>
        </w:r>
      </w:ins>
    </w:p>
    <w:p w14:paraId="27E12DAC">
      <w:pPr>
        <w:tabs>
          <w:tab w:val="left" w:pos="694"/>
        </w:tabs>
        <w:spacing w:before="154"/>
        <w:rPr>
          <w:ins w:id="877" w:author="SHARIF ULLAH" w:date="2026-10-07T14:23:00Z"/>
          <w:spacing w:val="-2"/>
          <w:sz w:val="18"/>
        </w:rPr>
      </w:pPr>
      <w:ins w:id="878" w:author="SHARIF ULLAH" w:date="2026-10-07T14:23:00Z">
        <w:r>
          <w:rPr>
            <w:b/>
            <w:bCs/>
            <w:spacing w:val="-2"/>
            <w:sz w:val="18"/>
          </w:rPr>
          <w:t>Scenario: Product or time unavailable</w:t>
        </w:r>
      </w:ins>
    </w:p>
    <w:p w14:paraId="04A1EF70">
      <w:pPr>
        <w:tabs>
          <w:tab w:val="left" w:pos="694"/>
        </w:tabs>
        <w:spacing w:before="154"/>
        <w:rPr>
          <w:ins w:id="879" w:author="SHARIF ULLAH" w:date="2026-10-07T14:23:00Z"/>
          <w:spacing w:val="-2"/>
          <w:sz w:val="18"/>
        </w:rPr>
      </w:pPr>
      <w:ins w:id="880" w:author="SHARIF ULLAH" w:date="2026-10-07T14:23:00Z">
        <w:r>
          <w:rPr>
            <w:b/>
            <w:bCs/>
            <w:spacing w:val="-2"/>
            <w:sz w:val="18"/>
          </w:rPr>
          <w:t>Given:</w:t>
        </w:r>
      </w:ins>
      <w:ins w:id="881" w:author="SHARIF ULLAH" w:date="2026-10-07T14:23:00Z">
        <w:r>
          <w:rPr>
            <w:spacing w:val="-2"/>
            <w:sz w:val="18"/>
          </w:rPr>
          <w:t xml:space="preserve"> the requested product or time is not available.</w:t>
        </w:r>
      </w:ins>
    </w:p>
    <w:p w14:paraId="536B47E5">
      <w:pPr>
        <w:tabs>
          <w:tab w:val="left" w:pos="694"/>
        </w:tabs>
        <w:spacing w:before="154"/>
        <w:rPr>
          <w:ins w:id="882" w:author="SHARIF ULLAH" w:date="2026-10-07T14:23:00Z"/>
          <w:spacing w:val="-2"/>
          <w:sz w:val="18"/>
        </w:rPr>
      </w:pPr>
      <w:ins w:id="883" w:author="SHARIF ULLAH" w:date="2026-10-07T14:23:00Z">
        <w:r>
          <w:rPr>
            <w:b/>
            <w:bCs/>
            <w:spacing w:val="-2"/>
            <w:sz w:val="18"/>
          </w:rPr>
          <w:t>When:</w:t>
        </w:r>
      </w:ins>
      <w:ins w:id="884" w:author="SHARIF ULLAH" w:date="2026-10-07T14:23:00Z">
        <w:r>
          <w:rPr>
            <w:spacing w:val="-2"/>
            <w:sz w:val="18"/>
          </w:rPr>
          <w:t xml:space="preserve"> the system checks the availability.</w:t>
        </w:r>
      </w:ins>
    </w:p>
    <w:p w14:paraId="55B1FC79">
      <w:pPr>
        <w:tabs>
          <w:tab w:val="left" w:pos="694"/>
        </w:tabs>
        <w:spacing w:before="154"/>
        <w:rPr>
          <w:ins w:id="885" w:author="SHARIF ULLAH" w:date="2026-10-07T14:23:00Z"/>
          <w:spacing w:val="-2"/>
          <w:sz w:val="18"/>
        </w:rPr>
      </w:pPr>
      <w:ins w:id="886" w:author="SHARIF ULLAH" w:date="2026-10-07T14:23:00Z">
        <w:r>
          <w:rPr>
            <w:b/>
            <w:bCs/>
            <w:spacing w:val="-2"/>
            <w:sz w:val="18"/>
          </w:rPr>
          <w:t>Then:</w:t>
        </w:r>
      </w:ins>
      <w:ins w:id="887" w:author="SHARIF ULLAH" w:date="2026-10-07T14:23:00Z">
        <w:r>
          <w:rPr>
            <w:spacing w:val="-2"/>
            <w:sz w:val="18"/>
          </w:rPr>
          <w:t xml:space="preserve"> the system informs the customer that the requested option is unavailable.</w:t>
        </w:r>
      </w:ins>
    </w:p>
    <w:p w14:paraId="282F9775">
      <w:pPr>
        <w:tabs>
          <w:tab w:val="left" w:pos="694"/>
        </w:tabs>
        <w:spacing w:before="154"/>
        <w:rPr>
          <w:ins w:id="888" w:author="SHARIF ULLAH" w:date="2026-10-07T14:23:00Z"/>
          <w:spacing w:val="-2"/>
          <w:sz w:val="18"/>
        </w:rPr>
      </w:pPr>
      <w:ins w:id="889" w:author="SHARIF ULLAH" w:date="2026-10-07T14:23:00Z">
        <w:r>
          <w:rPr>
            <w:b/>
            <w:bCs/>
            <w:spacing w:val="-2"/>
            <w:sz w:val="18"/>
          </w:rPr>
          <w:t>And:</w:t>
        </w:r>
      </w:ins>
      <w:ins w:id="890" w:author="SHARIF ULLAH" w:date="2026-10-07T14:23:00Z">
        <w:r>
          <w:rPr>
            <w:spacing w:val="-2"/>
            <w:sz w:val="18"/>
          </w:rPr>
          <w:t xml:space="preserve"> the customer can select another product, date, or time.</w:t>
        </w:r>
      </w:ins>
    </w:p>
    <w:p w14:paraId="15CA482E">
      <w:pPr>
        <w:tabs>
          <w:tab w:val="left" w:pos="694"/>
        </w:tabs>
        <w:spacing w:before="154"/>
        <w:rPr>
          <w:ins w:id="891" w:author="SHARIF ULLAH" w:date="2026-10-07T14:24:00Z"/>
          <w:spacing w:val="-2"/>
          <w:sz w:val="18"/>
        </w:rPr>
      </w:pPr>
    </w:p>
    <w:p w14:paraId="065B378D">
      <w:pPr>
        <w:pStyle w:val="41"/>
        <w:numPr>
          <w:ilvl w:val="0"/>
          <w:numId w:val="41"/>
        </w:numPr>
        <w:tabs>
          <w:tab w:val="left" w:pos="694"/>
        </w:tabs>
        <w:spacing w:before="154"/>
        <w:rPr>
          <w:ins w:id="893" w:author="SHARIF ULLAH" w:date="2026-10-07T14:24:00Z"/>
          <w:b/>
          <w:bCs/>
          <w:spacing w:val="-2"/>
          <w:rPrChange w:id="894" w:author="SHARIF ULLAH" w:date="2026-10-07T14:25:00Z">
            <w:rPr>
              <w:ins w:id="895" w:author="SHARIF ULLAH" w:date="2026-10-07T14:24:00Z"/>
            </w:rPr>
          </w:rPrChange>
        </w:rPr>
        <w:pPrChange w:id="892" w:author="SHARIF ULLAH" w:date="2026-10-07T14:25:00Z">
          <w:pPr>
            <w:tabs>
              <w:tab w:val="left" w:pos="694"/>
            </w:tabs>
            <w:spacing w:before="154"/>
          </w:pPr>
        </w:pPrChange>
      </w:pPr>
      <w:ins w:id="896" w:author="SHARIF ULLAH" w:date="2026-10-07T14:24:00Z">
        <w:r>
          <w:rPr>
            <w:b/>
            <w:bCs/>
            <w:spacing w:val="-2"/>
            <w:rPrChange w:id="897" w:author="SHARIF ULLAH" w:date="2026-10-07T14:25:00Z">
              <w:rPr/>
            </w:rPrChange>
          </w:rPr>
          <w:t>Use Case Text: View Products</w:t>
        </w:r>
      </w:ins>
    </w:p>
    <w:p w14:paraId="746ECA4D">
      <w:pPr>
        <w:tabs>
          <w:tab w:val="left" w:pos="694"/>
        </w:tabs>
        <w:spacing w:before="154"/>
        <w:rPr>
          <w:ins w:id="898" w:author="SHARIF ULLAH" w:date="2026-10-07T14:24:00Z"/>
          <w:b/>
          <w:bCs/>
          <w:spacing w:val="-2"/>
          <w:sz w:val="18"/>
        </w:rPr>
      </w:pPr>
      <w:ins w:id="899" w:author="SHARIF ULLAH" w:date="2026-10-07T14:24:00Z">
        <w:r>
          <w:rPr>
            <w:b/>
            <w:bCs/>
            <w:spacing w:val="-2"/>
            <w:sz w:val="18"/>
          </w:rPr>
          <w:t>Inputs:</w:t>
        </w:r>
      </w:ins>
    </w:p>
    <w:p w14:paraId="5953E102">
      <w:pPr>
        <w:numPr>
          <w:ilvl w:val="0"/>
          <w:numId w:val="46"/>
        </w:numPr>
        <w:tabs>
          <w:tab w:val="left" w:pos="694"/>
        </w:tabs>
        <w:spacing w:before="154"/>
        <w:rPr>
          <w:ins w:id="900" w:author="SHARIF ULLAH" w:date="2026-10-07T14:24:00Z"/>
          <w:spacing w:val="-2"/>
          <w:sz w:val="18"/>
        </w:rPr>
      </w:pPr>
      <w:ins w:id="901" w:author="SHARIF ULLAH" w:date="2026-10-07T14:24:00Z">
        <w:r>
          <w:rPr>
            <w:spacing w:val="-2"/>
            <w:sz w:val="18"/>
          </w:rPr>
          <w:t>Product Category</w:t>
        </w:r>
      </w:ins>
    </w:p>
    <w:p w14:paraId="01EBFF71">
      <w:pPr>
        <w:numPr>
          <w:ilvl w:val="0"/>
          <w:numId w:val="46"/>
        </w:numPr>
        <w:tabs>
          <w:tab w:val="left" w:pos="694"/>
        </w:tabs>
        <w:spacing w:before="154"/>
        <w:rPr>
          <w:ins w:id="902" w:author="SHARIF ULLAH" w:date="2026-10-07T14:24:00Z"/>
          <w:spacing w:val="-2"/>
          <w:sz w:val="18"/>
        </w:rPr>
      </w:pPr>
      <w:ins w:id="903" w:author="SHARIF ULLAH" w:date="2026-10-07T14:24:00Z">
        <w:r>
          <w:rPr>
            <w:spacing w:val="-2"/>
            <w:sz w:val="18"/>
          </w:rPr>
          <w:t>Product Selection</w:t>
        </w:r>
      </w:ins>
    </w:p>
    <w:p w14:paraId="55B3533D">
      <w:pPr>
        <w:tabs>
          <w:tab w:val="left" w:pos="694"/>
        </w:tabs>
        <w:spacing w:before="154"/>
        <w:rPr>
          <w:ins w:id="904" w:author="SHARIF ULLAH" w:date="2026-10-07T14:24:00Z"/>
          <w:b/>
          <w:bCs/>
          <w:spacing w:val="-2"/>
          <w:sz w:val="18"/>
        </w:rPr>
      </w:pPr>
      <w:ins w:id="905" w:author="SHARIF ULLAH" w:date="2026-10-07T14:24:00Z">
        <w:r>
          <w:rPr>
            <w:b/>
            <w:bCs/>
            <w:spacing w:val="-2"/>
            <w:sz w:val="18"/>
          </w:rPr>
          <w:t>Outputs:</w:t>
        </w:r>
      </w:ins>
    </w:p>
    <w:p w14:paraId="5B8D260D">
      <w:pPr>
        <w:numPr>
          <w:ilvl w:val="0"/>
          <w:numId w:val="47"/>
        </w:numPr>
        <w:tabs>
          <w:tab w:val="left" w:pos="694"/>
        </w:tabs>
        <w:spacing w:before="154"/>
        <w:rPr>
          <w:ins w:id="906" w:author="SHARIF ULLAH" w:date="2026-10-07T14:24:00Z"/>
          <w:spacing w:val="-2"/>
          <w:sz w:val="18"/>
        </w:rPr>
      </w:pPr>
      <w:ins w:id="907" w:author="SHARIF ULLAH" w:date="2026-10-07T14:24:00Z">
        <w:r>
          <w:rPr>
            <w:spacing w:val="-2"/>
            <w:sz w:val="18"/>
          </w:rPr>
          <w:t>Product Name</w:t>
        </w:r>
      </w:ins>
    </w:p>
    <w:p w14:paraId="50F997DD">
      <w:pPr>
        <w:numPr>
          <w:ilvl w:val="0"/>
          <w:numId w:val="47"/>
        </w:numPr>
        <w:tabs>
          <w:tab w:val="left" w:pos="694"/>
        </w:tabs>
        <w:spacing w:before="154"/>
        <w:rPr>
          <w:ins w:id="908" w:author="SHARIF ULLAH" w:date="2026-10-07T14:24:00Z"/>
          <w:spacing w:val="-2"/>
          <w:sz w:val="18"/>
        </w:rPr>
      </w:pPr>
      <w:ins w:id="909" w:author="SHARIF ULLAH" w:date="2026-10-07T14:24:00Z">
        <w:r>
          <w:rPr>
            <w:spacing w:val="-2"/>
            <w:sz w:val="18"/>
          </w:rPr>
          <w:t>Product Price</w:t>
        </w:r>
      </w:ins>
    </w:p>
    <w:p w14:paraId="1243DCA5">
      <w:pPr>
        <w:numPr>
          <w:ilvl w:val="0"/>
          <w:numId w:val="47"/>
        </w:numPr>
        <w:tabs>
          <w:tab w:val="left" w:pos="694"/>
        </w:tabs>
        <w:spacing w:before="154"/>
        <w:rPr>
          <w:ins w:id="910" w:author="SHARIF ULLAH" w:date="2026-10-07T14:24:00Z"/>
          <w:spacing w:val="-2"/>
          <w:sz w:val="18"/>
        </w:rPr>
      </w:pPr>
      <w:ins w:id="911" w:author="SHARIF ULLAH" w:date="2026-10-07T14:24:00Z">
        <w:r>
          <w:rPr>
            <w:spacing w:val="-2"/>
            <w:sz w:val="18"/>
          </w:rPr>
          <w:t>Product Details</w:t>
        </w:r>
      </w:ins>
    </w:p>
    <w:p w14:paraId="507453DF">
      <w:pPr>
        <w:tabs>
          <w:tab w:val="left" w:pos="694"/>
        </w:tabs>
        <w:spacing w:before="154"/>
        <w:rPr>
          <w:ins w:id="912" w:author="SHARIF ULLAH" w:date="2026-10-07T14:24:00Z"/>
          <w:b/>
          <w:bCs/>
          <w:spacing w:val="-2"/>
          <w:sz w:val="18"/>
        </w:rPr>
      </w:pPr>
      <w:ins w:id="913" w:author="SHARIF ULLAH" w:date="2026-10-07T14:24:00Z">
        <w:r>
          <w:rPr>
            <w:b/>
            <w:bCs/>
            <w:spacing w:val="-2"/>
            <w:sz w:val="18"/>
          </w:rPr>
          <w:t>1. Primary Actor:</w:t>
        </w:r>
      </w:ins>
    </w:p>
    <w:p w14:paraId="19C2791E">
      <w:pPr>
        <w:tabs>
          <w:tab w:val="left" w:pos="694"/>
        </w:tabs>
        <w:spacing w:before="154"/>
        <w:rPr>
          <w:ins w:id="914" w:author="SHARIF ULLAH" w:date="2026-10-07T14:24:00Z"/>
          <w:spacing w:val="-2"/>
          <w:sz w:val="18"/>
        </w:rPr>
      </w:pPr>
      <w:ins w:id="915" w:author="SHARIF ULLAH" w:date="2026-10-07T14:24:00Z">
        <w:r>
          <w:rPr>
            <w:spacing w:val="-2"/>
            <w:sz w:val="18"/>
          </w:rPr>
          <w:t>Customer</w:t>
        </w:r>
      </w:ins>
    </w:p>
    <w:p w14:paraId="54AD24FA">
      <w:pPr>
        <w:tabs>
          <w:tab w:val="left" w:pos="694"/>
        </w:tabs>
        <w:spacing w:before="154"/>
        <w:rPr>
          <w:ins w:id="916" w:author="SHARIF ULLAH" w:date="2026-10-07T14:24:00Z"/>
          <w:b/>
          <w:bCs/>
          <w:spacing w:val="-2"/>
          <w:sz w:val="18"/>
        </w:rPr>
      </w:pPr>
      <w:ins w:id="917" w:author="SHARIF ULLAH" w:date="2026-10-07T14:24:00Z">
        <w:r>
          <w:rPr>
            <w:b/>
            <w:bCs/>
            <w:spacing w:val="-2"/>
            <w:sz w:val="18"/>
          </w:rPr>
          <w:t>2. Preconditions</w:t>
        </w:r>
      </w:ins>
    </w:p>
    <w:p w14:paraId="117063B0">
      <w:pPr>
        <w:numPr>
          <w:ilvl w:val="0"/>
          <w:numId w:val="48"/>
        </w:numPr>
        <w:tabs>
          <w:tab w:val="left" w:pos="694"/>
        </w:tabs>
        <w:spacing w:before="154"/>
        <w:rPr>
          <w:ins w:id="918" w:author="SHARIF ULLAH" w:date="2026-10-07T14:24:00Z"/>
          <w:spacing w:val="-2"/>
          <w:sz w:val="18"/>
        </w:rPr>
      </w:pPr>
      <w:ins w:id="919" w:author="SHARIF ULLAH" w:date="2026-10-07T14:24:00Z">
        <w:r>
          <w:rPr>
            <w:spacing w:val="-2"/>
            <w:sz w:val="18"/>
          </w:rPr>
          <w:t>The bakery website is available.</w:t>
        </w:r>
      </w:ins>
    </w:p>
    <w:p w14:paraId="1FAD1AC0">
      <w:pPr>
        <w:numPr>
          <w:ilvl w:val="0"/>
          <w:numId w:val="48"/>
        </w:numPr>
        <w:tabs>
          <w:tab w:val="left" w:pos="694"/>
        </w:tabs>
        <w:spacing w:before="154"/>
        <w:rPr>
          <w:ins w:id="920" w:author="SHARIF ULLAH" w:date="2026-10-07T14:24:00Z"/>
          <w:spacing w:val="-2"/>
          <w:sz w:val="18"/>
        </w:rPr>
      </w:pPr>
      <w:ins w:id="921" w:author="SHARIF ULLAH" w:date="2026-10-07T14:24:00Z">
        <w:r>
          <w:rPr>
            <w:spacing w:val="-2"/>
            <w:sz w:val="18"/>
          </w:rPr>
          <w:t>Products have been added to the system.</w:t>
        </w:r>
      </w:ins>
    </w:p>
    <w:p w14:paraId="4EE7F9FC">
      <w:pPr>
        <w:numPr>
          <w:ilvl w:val="0"/>
          <w:numId w:val="48"/>
        </w:numPr>
        <w:tabs>
          <w:tab w:val="left" w:pos="694"/>
        </w:tabs>
        <w:spacing w:before="154"/>
        <w:rPr>
          <w:ins w:id="922" w:author="SHARIF ULLAH" w:date="2026-10-07T14:24:00Z"/>
          <w:spacing w:val="-2"/>
          <w:sz w:val="18"/>
        </w:rPr>
      </w:pPr>
      <w:ins w:id="923" w:author="SHARIF ULLAH" w:date="2026-10-07T14:24:00Z">
        <w:r>
          <w:rPr>
            <w:spacing w:val="-2"/>
            <w:sz w:val="18"/>
          </w:rPr>
          <w:t>The customer can access the website.</w:t>
        </w:r>
      </w:ins>
    </w:p>
    <w:p w14:paraId="346E2844">
      <w:pPr>
        <w:tabs>
          <w:tab w:val="left" w:pos="694"/>
        </w:tabs>
        <w:spacing w:before="154"/>
        <w:rPr>
          <w:ins w:id="924" w:author="SHARIF ULLAH" w:date="2026-10-07T14:24:00Z"/>
          <w:b/>
          <w:bCs/>
          <w:spacing w:val="-2"/>
          <w:sz w:val="18"/>
        </w:rPr>
      </w:pPr>
      <w:ins w:id="925" w:author="SHARIF ULLAH" w:date="2026-10-07T14:24:00Z">
        <w:r>
          <w:rPr>
            <w:b/>
            <w:bCs/>
            <w:spacing w:val="-2"/>
            <w:sz w:val="18"/>
          </w:rPr>
          <w:t>3. Success Scenario</w:t>
        </w:r>
      </w:ins>
    </w:p>
    <w:p w14:paraId="010B8BE1">
      <w:pPr>
        <w:numPr>
          <w:ilvl w:val="0"/>
          <w:numId w:val="49"/>
        </w:numPr>
        <w:tabs>
          <w:tab w:val="left" w:pos="694"/>
        </w:tabs>
        <w:spacing w:before="154"/>
        <w:rPr>
          <w:ins w:id="926" w:author="SHARIF ULLAH" w:date="2026-10-07T14:24:00Z"/>
          <w:spacing w:val="-2"/>
          <w:sz w:val="18"/>
        </w:rPr>
      </w:pPr>
      <w:ins w:id="927" w:author="SHARIF ULLAH" w:date="2026-10-07T14:24:00Z">
        <w:r>
          <w:rPr>
            <w:spacing w:val="-2"/>
            <w:sz w:val="18"/>
          </w:rPr>
          <w:t>Customer opens the bakery ordering website.</w:t>
        </w:r>
      </w:ins>
    </w:p>
    <w:p w14:paraId="3301DBAE">
      <w:pPr>
        <w:numPr>
          <w:ilvl w:val="0"/>
          <w:numId w:val="49"/>
        </w:numPr>
        <w:tabs>
          <w:tab w:val="left" w:pos="694"/>
        </w:tabs>
        <w:spacing w:before="154"/>
        <w:rPr>
          <w:ins w:id="928" w:author="SHARIF ULLAH" w:date="2026-10-07T14:24:00Z"/>
          <w:spacing w:val="-2"/>
          <w:sz w:val="18"/>
        </w:rPr>
      </w:pPr>
      <w:ins w:id="929" w:author="SHARIF ULLAH" w:date="2026-10-07T14:24:00Z">
        <w:r>
          <w:rPr>
            <w:spacing w:val="-2"/>
            <w:sz w:val="18"/>
          </w:rPr>
          <w:t>The system displays the available product categories.</w:t>
        </w:r>
      </w:ins>
    </w:p>
    <w:p w14:paraId="69556ABE">
      <w:pPr>
        <w:numPr>
          <w:ilvl w:val="0"/>
          <w:numId w:val="49"/>
        </w:numPr>
        <w:tabs>
          <w:tab w:val="left" w:pos="694"/>
        </w:tabs>
        <w:spacing w:before="154"/>
        <w:rPr>
          <w:ins w:id="930" w:author="SHARIF ULLAH" w:date="2026-10-07T14:24:00Z"/>
          <w:spacing w:val="-2"/>
          <w:sz w:val="18"/>
        </w:rPr>
      </w:pPr>
      <w:ins w:id="931" w:author="SHARIF ULLAH" w:date="2026-10-07T14:24:00Z">
        <w:r>
          <w:rPr>
            <w:spacing w:val="-2"/>
            <w:sz w:val="18"/>
          </w:rPr>
          <w:t>Customer selects a category.</w:t>
        </w:r>
      </w:ins>
    </w:p>
    <w:p w14:paraId="0CECD9C6">
      <w:pPr>
        <w:numPr>
          <w:ilvl w:val="0"/>
          <w:numId w:val="49"/>
        </w:numPr>
        <w:tabs>
          <w:tab w:val="left" w:pos="694"/>
        </w:tabs>
        <w:spacing w:before="154"/>
        <w:rPr>
          <w:ins w:id="932" w:author="SHARIF ULLAH" w:date="2026-10-07T14:24:00Z"/>
          <w:spacing w:val="-2"/>
          <w:sz w:val="18"/>
        </w:rPr>
      </w:pPr>
      <w:ins w:id="933" w:author="SHARIF ULLAH" w:date="2026-10-07T14:24:00Z">
        <w:r>
          <w:rPr>
            <w:spacing w:val="-2"/>
            <w:sz w:val="18"/>
          </w:rPr>
          <w:t>The system retrieves the products in that category.</w:t>
        </w:r>
      </w:ins>
    </w:p>
    <w:p w14:paraId="756B3B85">
      <w:pPr>
        <w:numPr>
          <w:ilvl w:val="0"/>
          <w:numId w:val="49"/>
        </w:numPr>
        <w:tabs>
          <w:tab w:val="left" w:pos="694"/>
        </w:tabs>
        <w:spacing w:before="154"/>
        <w:rPr>
          <w:ins w:id="934" w:author="SHARIF ULLAH" w:date="2026-10-07T14:24:00Z"/>
          <w:spacing w:val="-2"/>
          <w:sz w:val="18"/>
        </w:rPr>
      </w:pPr>
      <w:ins w:id="935" w:author="SHARIF ULLAH" w:date="2026-10-07T14:24:00Z">
        <w:r>
          <w:rPr>
            <w:spacing w:val="-2"/>
            <w:sz w:val="18"/>
          </w:rPr>
          <w:t>The system displays product names, prices, and available details.</w:t>
        </w:r>
      </w:ins>
    </w:p>
    <w:p w14:paraId="2DD75F2B">
      <w:pPr>
        <w:numPr>
          <w:ilvl w:val="0"/>
          <w:numId w:val="49"/>
        </w:numPr>
        <w:tabs>
          <w:tab w:val="left" w:pos="694"/>
        </w:tabs>
        <w:spacing w:before="154"/>
        <w:rPr>
          <w:ins w:id="936" w:author="SHARIF ULLAH" w:date="2026-10-07T14:24:00Z"/>
          <w:spacing w:val="-2"/>
          <w:sz w:val="18"/>
        </w:rPr>
      </w:pPr>
      <w:ins w:id="937" w:author="SHARIF ULLAH" w:date="2026-10-07T14:24:00Z">
        <w:r>
          <w:rPr>
            <w:spacing w:val="-2"/>
            <w:sz w:val="18"/>
          </w:rPr>
          <w:t>Customer views the desired bakery products.</w:t>
        </w:r>
      </w:ins>
    </w:p>
    <w:p w14:paraId="3A6AC638">
      <w:pPr>
        <w:tabs>
          <w:tab w:val="left" w:pos="694"/>
        </w:tabs>
        <w:spacing w:before="154"/>
        <w:rPr>
          <w:ins w:id="938" w:author="SHARIF ULLAH" w:date="2026-10-07T14:24:00Z"/>
          <w:b/>
          <w:bCs/>
          <w:spacing w:val="-2"/>
          <w:sz w:val="18"/>
        </w:rPr>
      </w:pPr>
      <w:ins w:id="939" w:author="SHARIF ULLAH" w:date="2026-10-07T14:24:00Z">
        <w:r>
          <w:rPr>
            <w:b/>
            <w:bCs/>
            <w:spacing w:val="-2"/>
            <w:sz w:val="18"/>
          </w:rPr>
          <w:t>4. Alternative Scenario</w:t>
        </w:r>
      </w:ins>
    </w:p>
    <w:p w14:paraId="2D4324C4">
      <w:pPr>
        <w:numPr>
          <w:ilvl w:val="0"/>
          <w:numId w:val="50"/>
        </w:numPr>
        <w:tabs>
          <w:tab w:val="left" w:pos="694"/>
        </w:tabs>
        <w:spacing w:before="154"/>
        <w:rPr>
          <w:ins w:id="940" w:author="SHARIF ULLAH" w:date="2026-10-07T14:24:00Z"/>
          <w:spacing w:val="-2"/>
          <w:sz w:val="18"/>
        </w:rPr>
      </w:pPr>
      <w:ins w:id="941" w:author="SHARIF ULLAH" w:date="2026-10-07T14:24:00Z">
        <w:r>
          <w:rPr>
            <w:spacing w:val="-2"/>
            <w:sz w:val="18"/>
          </w:rPr>
          <w:t>Customer selects a category with no available products.</w:t>
        </w:r>
      </w:ins>
    </w:p>
    <w:p w14:paraId="03E6458E">
      <w:pPr>
        <w:numPr>
          <w:ilvl w:val="0"/>
          <w:numId w:val="50"/>
        </w:numPr>
        <w:tabs>
          <w:tab w:val="left" w:pos="694"/>
        </w:tabs>
        <w:spacing w:before="154"/>
        <w:rPr>
          <w:ins w:id="942" w:author="SHARIF ULLAH" w:date="2026-10-07T14:24:00Z"/>
          <w:spacing w:val="-2"/>
          <w:sz w:val="18"/>
        </w:rPr>
      </w:pPr>
      <w:ins w:id="943" w:author="SHARIF ULLAH" w:date="2026-10-07T14:24:00Z">
        <w:r>
          <w:rPr>
            <w:spacing w:val="-2"/>
            <w:sz w:val="18"/>
          </w:rPr>
          <w:t>The system displays a message that no products are currently available.</w:t>
        </w:r>
      </w:ins>
    </w:p>
    <w:p w14:paraId="3406FD9A">
      <w:pPr>
        <w:numPr>
          <w:ilvl w:val="0"/>
          <w:numId w:val="50"/>
        </w:numPr>
        <w:tabs>
          <w:tab w:val="left" w:pos="694"/>
        </w:tabs>
        <w:spacing w:before="154"/>
        <w:rPr>
          <w:ins w:id="944" w:author="SHARIF ULLAH" w:date="2026-10-07T14:24:00Z"/>
          <w:spacing w:val="-2"/>
          <w:sz w:val="18"/>
        </w:rPr>
      </w:pPr>
      <w:ins w:id="945" w:author="SHARIF ULLAH" w:date="2026-10-07T14:24:00Z">
        <w:r>
          <w:rPr>
            <w:spacing w:val="-2"/>
            <w:sz w:val="18"/>
          </w:rPr>
          <w:t>Customer selects another category.</w:t>
        </w:r>
      </w:ins>
    </w:p>
    <w:p w14:paraId="0B3BCC73">
      <w:pPr>
        <w:tabs>
          <w:tab w:val="left" w:pos="694"/>
        </w:tabs>
        <w:spacing w:before="154"/>
        <w:rPr>
          <w:ins w:id="946" w:author="SHARIF ULLAH" w:date="2026-10-07T14:24:00Z"/>
          <w:b/>
          <w:bCs/>
          <w:spacing w:val="-2"/>
          <w:sz w:val="18"/>
        </w:rPr>
      </w:pPr>
      <w:ins w:id="947" w:author="SHARIF ULLAH" w:date="2026-10-07T14:24:00Z">
        <w:r>
          <w:rPr>
            <w:b/>
            <w:bCs/>
            <w:spacing w:val="-2"/>
            <w:sz w:val="18"/>
          </w:rPr>
          <w:t>5. Postconditions</w:t>
        </w:r>
      </w:ins>
    </w:p>
    <w:p w14:paraId="101F008B">
      <w:pPr>
        <w:numPr>
          <w:ilvl w:val="0"/>
          <w:numId w:val="51"/>
        </w:numPr>
        <w:tabs>
          <w:tab w:val="left" w:pos="694"/>
        </w:tabs>
        <w:spacing w:before="154"/>
        <w:rPr>
          <w:ins w:id="948" w:author="SHARIF ULLAH" w:date="2026-10-07T14:24:00Z"/>
          <w:spacing w:val="-2"/>
          <w:sz w:val="18"/>
        </w:rPr>
      </w:pPr>
      <w:ins w:id="949" w:author="SHARIF ULLAH" w:date="2026-10-07T14:24:00Z">
        <w:r>
          <w:rPr>
            <w:spacing w:val="-2"/>
            <w:sz w:val="18"/>
          </w:rPr>
          <w:t>The customer can view the available bakery products.</w:t>
        </w:r>
      </w:ins>
    </w:p>
    <w:p w14:paraId="106480C8">
      <w:pPr>
        <w:numPr>
          <w:ilvl w:val="0"/>
          <w:numId w:val="51"/>
        </w:numPr>
        <w:tabs>
          <w:tab w:val="left" w:pos="694"/>
        </w:tabs>
        <w:spacing w:before="154"/>
        <w:rPr>
          <w:ins w:id="950" w:author="SHARIF ULLAH" w:date="2026-10-07T14:24:00Z"/>
          <w:spacing w:val="-2"/>
          <w:sz w:val="18"/>
        </w:rPr>
      </w:pPr>
      <w:ins w:id="951" w:author="SHARIF ULLAH" w:date="2026-10-07T14:24:00Z">
        <w:r>
          <w:rPr>
            <w:spacing w:val="-2"/>
            <w:sz w:val="18"/>
          </w:rPr>
          <w:t>No product information is changed.</w:t>
        </w:r>
      </w:ins>
    </w:p>
    <w:p w14:paraId="7AAD398A">
      <w:pPr>
        <w:tabs>
          <w:tab w:val="left" w:pos="694"/>
        </w:tabs>
        <w:spacing w:before="154"/>
        <w:rPr>
          <w:ins w:id="952" w:author="SHARIF ULLAH" w:date="2026-10-07T14:24:00Z"/>
          <w:spacing w:val="-2"/>
          <w:sz w:val="18"/>
        </w:rPr>
      </w:pPr>
      <w:ins w:id="953" w:author="SHARIF ULLAH" w:date="2026-10-07T14:24:00Z">
        <w:r>
          <w:rPr>
            <w:spacing w:val="-2"/>
            <w:sz w:val="18"/>
          </w:rPr>
          <w:pict>
            <v:rect id="_x0000_i1028" o:spt="1" style="height:1.5pt;width:0pt;" fillcolor="#A0A0A0" filled="t" stroked="f" coordsize="21600,21600" o:hr="t" o:hrstd="t" o:hralign="center">
              <v:path/>
              <v:fill on="t" focussize="0,0"/>
              <v:stroke on="f"/>
              <v:imagedata o:title=""/>
              <o:lock v:ext="edit"/>
              <w10:wrap type="none"/>
              <w10:anchorlock/>
            </v:rect>
          </w:pict>
        </w:r>
      </w:ins>
    </w:p>
    <w:p w14:paraId="62856EDF">
      <w:pPr>
        <w:tabs>
          <w:tab w:val="left" w:pos="694"/>
        </w:tabs>
        <w:spacing w:before="154"/>
        <w:rPr>
          <w:ins w:id="955" w:author="SHARIF ULLAH" w:date="2026-10-07T14:24:00Z"/>
          <w:b/>
          <w:bCs/>
          <w:spacing w:val="-2"/>
          <w:sz w:val="18"/>
        </w:rPr>
      </w:pPr>
      <w:ins w:id="956" w:author="SHARIF ULLAH" w:date="2026-10-07T14:24:00Z">
        <w:r>
          <w:rPr>
            <w:b/>
            <w:bCs/>
            <w:spacing w:val="-2"/>
            <w:sz w:val="18"/>
          </w:rPr>
          <w:t>User Stories</w:t>
        </w:r>
      </w:ins>
    </w:p>
    <w:p w14:paraId="33FB5813">
      <w:pPr>
        <w:tabs>
          <w:tab w:val="left" w:pos="694"/>
        </w:tabs>
        <w:spacing w:before="154"/>
        <w:rPr>
          <w:ins w:id="957" w:author="SHARIF ULLAH" w:date="2026-10-07T14:24:00Z"/>
          <w:b/>
          <w:bCs/>
          <w:spacing w:val="-2"/>
          <w:sz w:val="18"/>
        </w:rPr>
      </w:pPr>
      <w:ins w:id="958" w:author="SHARIF ULLAH" w:date="2026-10-07T14:24:00Z">
        <w:r>
          <w:rPr>
            <w:b/>
            <w:bCs/>
            <w:spacing w:val="-2"/>
            <w:sz w:val="18"/>
          </w:rPr>
          <w:t>User Story 1:</w:t>
        </w:r>
      </w:ins>
    </w:p>
    <w:p w14:paraId="4C6E9C6E">
      <w:pPr>
        <w:tabs>
          <w:tab w:val="left" w:pos="694"/>
        </w:tabs>
        <w:spacing w:before="154"/>
        <w:rPr>
          <w:ins w:id="959" w:author="SHARIF ULLAH" w:date="2026-10-07T14:24:00Z"/>
          <w:spacing w:val="-2"/>
          <w:sz w:val="18"/>
        </w:rPr>
      </w:pPr>
      <w:ins w:id="960" w:author="SHARIF ULLAH" w:date="2026-10-07T14:24:00Z">
        <w:r>
          <w:rPr>
            <w:spacing w:val="-2"/>
            <w:sz w:val="18"/>
          </w:rPr>
          <w:t>As a customer, I want to view available bakery products so that I can see the products, prices, and details before placing an order.</w:t>
        </w:r>
      </w:ins>
    </w:p>
    <w:p w14:paraId="4A740565">
      <w:pPr>
        <w:tabs>
          <w:tab w:val="left" w:pos="694"/>
        </w:tabs>
        <w:spacing w:before="154"/>
        <w:rPr>
          <w:ins w:id="961" w:author="SHARIF ULLAH" w:date="2026-10-07T14:24:00Z"/>
          <w:spacing w:val="-2"/>
          <w:sz w:val="18"/>
        </w:rPr>
      </w:pPr>
      <w:ins w:id="962" w:author="SHARIF ULLAH" w:date="2026-10-07T14:24:00Z">
        <w:r>
          <w:rPr>
            <w:b/>
            <w:bCs/>
            <w:spacing w:val="-2"/>
            <w:sz w:val="18"/>
          </w:rPr>
          <w:t>I. Who:</w:t>
        </w:r>
      </w:ins>
      <w:ins w:id="963" w:author="SHARIF ULLAH" w:date="2026-10-07T14:24:00Z">
        <w:r>
          <w:rPr>
            <w:spacing w:val="-2"/>
            <w:sz w:val="18"/>
          </w:rPr>
          <w:t xml:space="preserve"> I am a customer of the bakery ordering system.</w:t>
        </w:r>
      </w:ins>
    </w:p>
    <w:p w14:paraId="5FFFE0EF">
      <w:pPr>
        <w:tabs>
          <w:tab w:val="left" w:pos="694"/>
        </w:tabs>
        <w:spacing w:before="154"/>
        <w:rPr>
          <w:ins w:id="964" w:author="SHARIF ULLAH" w:date="2026-10-07T14:24:00Z"/>
          <w:spacing w:val="-2"/>
          <w:sz w:val="18"/>
        </w:rPr>
      </w:pPr>
      <w:ins w:id="965" w:author="SHARIF ULLAH" w:date="2026-10-07T14:24:00Z">
        <w:r>
          <w:rPr>
            <w:b/>
            <w:bCs/>
            <w:spacing w:val="-2"/>
            <w:sz w:val="18"/>
          </w:rPr>
          <w:t>II. What:</w:t>
        </w:r>
      </w:ins>
      <w:ins w:id="966" w:author="SHARIF ULLAH" w:date="2026-10-07T14:24:00Z">
        <w:r>
          <w:rPr>
            <w:spacing w:val="-2"/>
            <w:sz w:val="18"/>
          </w:rPr>
          <w:t xml:space="preserve"> I want to view available bakery products.</w:t>
        </w:r>
      </w:ins>
    </w:p>
    <w:p w14:paraId="76652A94">
      <w:pPr>
        <w:tabs>
          <w:tab w:val="left" w:pos="694"/>
        </w:tabs>
        <w:spacing w:before="154"/>
        <w:rPr>
          <w:ins w:id="967" w:author="SHARIF ULLAH" w:date="2026-10-07T14:24:00Z"/>
          <w:spacing w:val="-2"/>
          <w:sz w:val="18"/>
        </w:rPr>
      </w:pPr>
      <w:ins w:id="968" w:author="SHARIF ULLAH" w:date="2026-10-07T14:24:00Z">
        <w:r>
          <w:rPr>
            <w:b/>
            <w:bCs/>
            <w:spacing w:val="-2"/>
            <w:sz w:val="18"/>
          </w:rPr>
          <w:t>III. Why:</w:t>
        </w:r>
      </w:ins>
      <w:ins w:id="969" w:author="SHARIF ULLAH" w:date="2026-10-07T14:24:00Z">
        <w:r>
          <w:rPr>
            <w:spacing w:val="-2"/>
            <w:sz w:val="18"/>
          </w:rPr>
          <w:t xml:space="preserve"> I can select the products I want to purchase.</w:t>
        </w:r>
      </w:ins>
    </w:p>
    <w:p w14:paraId="221F7657">
      <w:pPr>
        <w:tabs>
          <w:tab w:val="left" w:pos="694"/>
        </w:tabs>
        <w:spacing w:before="154"/>
        <w:rPr>
          <w:ins w:id="970" w:author="SHARIF ULLAH" w:date="2026-10-07T14:24:00Z"/>
          <w:b/>
          <w:bCs/>
          <w:spacing w:val="-2"/>
          <w:sz w:val="18"/>
        </w:rPr>
      </w:pPr>
      <w:ins w:id="971" w:author="SHARIF ULLAH" w:date="2026-10-07T14:24:00Z">
        <w:r>
          <w:rPr>
            <w:b/>
            <w:bCs/>
            <w:spacing w:val="-2"/>
            <w:sz w:val="18"/>
          </w:rPr>
          <w:t>Scenario: Successful product viewing</w:t>
        </w:r>
      </w:ins>
    </w:p>
    <w:p w14:paraId="2C0BA3C6">
      <w:pPr>
        <w:tabs>
          <w:tab w:val="left" w:pos="694"/>
        </w:tabs>
        <w:spacing w:before="154"/>
        <w:rPr>
          <w:ins w:id="972" w:author="SHARIF ULLAH" w:date="2026-10-07T14:24:00Z"/>
          <w:spacing w:val="-2"/>
          <w:sz w:val="18"/>
        </w:rPr>
      </w:pPr>
      <w:ins w:id="973" w:author="SHARIF ULLAH" w:date="2026-10-07T14:24:00Z">
        <w:r>
          <w:rPr>
            <w:b/>
            <w:bCs/>
            <w:spacing w:val="-2"/>
            <w:sz w:val="18"/>
          </w:rPr>
          <w:t>Given:</w:t>
        </w:r>
      </w:ins>
      <w:ins w:id="974" w:author="SHARIF ULLAH" w:date="2026-10-07T14:24:00Z">
        <w:r>
          <w:rPr>
            <w:spacing w:val="-2"/>
            <w:sz w:val="18"/>
          </w:rPr>
          <w:t xml:space="preserve"> the bakery website is available and products have been added to the system.</w:t>
        </w:r>
      </w:ins>
    </w:p>
    <w:p w14:paraId="5596B74C">
      <w:pPr>
        <w:tabs>
          <w:tab w:val="left" w:pos="694"/>
        </w:tabs>
        <w:spacing w:before="154"/>
        <w:rPr>
          <w:ins w:id="975" w:author="SHARIF ULLAH" w:date="2026-10-07T14:24:00Z"/>
          <w:spacing w:val="-2"/>
          <w:sz w:val="18"/>
        </w:rPr>
      </w:pPr>
      <w:ins w:id="976" w:author="SHARIF ULLAH" w:date="2026-10-07T14:24:00Z">
        <w:r>
          <w:rPr>
            <w:b/>
            <w:bCs/>
            <w:spacing w:val="-2"/>
            <w:sz w:val="18"/>
          </w:rPr>
          <w:t>And:</w:t>
        </w:r>
      </w:ins>
      <w:ins w:id="977" w:author="SHARIF ULLAH" w:date="2026-10-07T14:24:00Z">
        <w:r>
          <w:rPr>
            <w:spacing w:val="-2"/>
            <w:sz w:val="18"/>
          </w:rPr>
          <w:t xml:space="preserve"> the customer can access the bakery website.</w:t>
        </w:r>
      </w:ins>
    </w:p>
    <w:p w14:paraId="1202CCAF">
      <w:pPr>
        <w:tabs>
          <w:tab w:val="left" w:pos="694"/>
        </w:tabs>
        <w:spacing w:before="154"/>
        <w:rPr>
          <w:ins w:id="978" w:author="SHARIF ULLAH" w:date="2026-10-07T14:24:00Z"/>
          <w:spacing w:val="-2"/>
          <w:sz w:val="18"/>
        </w:rPr>
      </w:pPr>
      <w:ins w:id="979" w:author="SHARIF ULLAH" w:date="2026-10-07T14:24:00Z">
        <w:r>
          <w:rPr>
            <w:b/>
            <w:bCs/>
            <w:spacing w:val="-2"/>
            <w:sz w:val="18"/>
          </w:rPr>
          <w:t>When:</w:t>
        </w:r>
      </w:ins>
      <w:ins w:id="980" w:author="SHARIF ULLAH" w:date="2026-10-07T14:24:00Z">
        <w:r>
          <w:rPr>
            <w:spacing w:val="-2"/>
            <w:sz w:val="18"/>
          </w:rPr>
          <w:t xml:space="preserve"> the customer selects a product category.</w:t>
        </w:r>
      </w:ins>
    </w:p>
    <w:p w14:paraId="10730289">
      <w:pPr>
        <w:tabs>
          <w:tab w:val="left" w:pos="694"/>
        </w:tabs>
        <w:spacing w:before="154"/>
        <w:rPr>
          <w:ins w:id="981" w:author="SHARIF ULLAH" w:date="2026-10-07T14:24:00Z"/>
          <w:spacing w:val="-2"/>
          <w:sz w:val="18"/>
        </w:rPr>
      </w:pPr>
      <w:ins w:id="982" w:author="SHARIF ULLAH" w:date="2026-10-07T14:24:00Z">
        <w:r>
          <w:rPr>
            <w:b/>
            <w:bCs/>
            <w:spacing w:val="-2"/>
            <w:sz w:val="18"/>
          </w:rPr>
          <w:t>Then:</w:t>
        </w:r>
      </w:ins>
      <w:ins w:id="983" w:author="SHARIF ULLAH" w:date="2026-10-07T14:24:00Z">
        <w:r>
          <w:rPr>
            <w:spacing w:val="-2"/>
            <w:sz w:val="18"/>
          </w:rPr>
          <w:t xml:space="preserve"> the system displays the available products, including their names, prices, and details.</w:t>
        </w:r>
      </w:ins>
    </w:p>
    <w:p w14:paraId="2734F4A6">
      <w:pPr>
        <w:tabs>
          <w:tab w:val="left" w:pos="694"/>
        </w:tabs>
        <w:spacing w:before="154"/>
        <w:rPr>
          <w:ins w:id="984" w:author="SHARIF ULLAH" w:date="2026-10-07T14:24:00Z"/>
          <w:spacing w:val="-2"/>
          <w:sz w:val="18"/>
        </w:rPr>
      </w:pPr>
      <w:ins w:id="985" w:author="SHARIF ULLAH" w:date="2026-10-07T14:24:00Z">
        <w:r>
          <w:rPr>
            <w:spacing w:val="-2"/>
            <w:sz w:val="18"/>
          </w:rPr>
          <w:pict>
            <v:rect id="_x0000_i1029" o:spt="1" style="height:1.5pt;width:0pt;" fillcolor="#A0A0A0" filled="t" stroked="f" coordsize="21600,21600" o:hr="t" o:hrstd="t" o:hralign="center">
              <v:path/>
              <v:fill on="t" focussize="0,0"/>
              <v:stroke on="f"/>
              <v:imagedata o:title=""/>
              <o:lock v:ext="edit"/>
              <w10:wrap type="none"/>
              <w10:anchorlock/>
            </v:rect>
          </w:pict>
        </w:r>
      </w:ins>
    </w:p>
    <w:p w14:paraId="359A4498">
      <w:pPr>
        <w:tabs>
          <w:tab w:val="left" w:pos="694"/>
        </w:tabs>
        <w:spacing w:before="154"/>
        <w:rPr>
          <w:ins w:id="987" w:author="SHARIF ULLAH" w:date="2026-10-07T14:24:00Z"/>
          <w:b/>
          <w:bCs/>
          <w:spacing w:val="-2"/>
          <w:sz w:val="18"/>
        </w:rPr>
      </w:pPr>
      <w:ins w:id="988" w:author="SHARIF ULLAH" w:date="2026-10-07T14:24:00Z">
        <w:r>
          <w:rPr>
            <w:b/>
            <w:bCs/>
            <w:spacing w:val="-2"/>
            <w:sz w:val="18"/>
          </w:rPr>
          <w:t>User Story 2:</w:t>
        </w:r>
      </w:ins>
    </w:p>
    <w:p w14:paraId="7A464F36">
      <w:pPr>
        <w:tabs>
          <w:tab w:val="left" w:pos="694"/>
        </w:tabs>
        <w:spacing w:before="154"/>
        <w:rPr>
          <w:ins w:id="989" w:author="SHARIF ULLAH" w:date="2026-10-07T14:24:00Z"/>
          <w:spacing w:val="-2"/>
          <w:sz w:val="18"/>
        </w:rPr>
      </w:pPr>
      <w:ins w:id="990" w:author="SHARIF ULLAH" w:date="2026-10-07T14:24:00Z">
        <w:r>
          <w:rPr>
            <w:spacing w:val="-2"/>
            <w:sz w:val="18"/>
          </w:rPr>
          <w:t>As a customer, I want to be notified when a selected category has no available products so that I can choose another category.</w:t>
        </w:r>
      </w:ins>
    </w:p>
    <w:p w14:paraId="7659BC35">
      <w:pPr>
        <w:tabs>
          <w:tab w:val="left" w:pos="694"/>
        </w:tabs>
        <w:spacing w:before="154"/>
        <w:rPr>
          <w:ins w:id="991" w:author="SHARIF ULLAH" w:date="2026-10-07T14:24:00Z"/>
          <w:spacing w:val="-2"/>
          <w:sz w:val="18"/>
        </w:rPr>
      </w:pPr>
      <w:ins w:id="992" w:author="SHARIF ULLAH" w:date="2026-10-07T14:24:00Z">
        <w:r>
          <w:rPr>
            <w:b/>
            <w:bCs/>
            <w:spacing w:val="-2"/>
            <w:sz w:val="18"/>
          </w:rPr>
          <w:t>I. Who:</w:t>
        </w:r>
      </w:ins>
      <w:ins w:id="993" w:author="SHARIF ULLAH" w:date="2026-10-07T14:24:00Z">
        <w:r>
          <w:rPr>
            <w:spacing w:val="-2"/>
            <w:sz w:val="18"/>
          </w:rPr>
          <w:t xml:space="preserve"> I am a customer of the bakery ordering system.</w:t>
        </w:r>
      </w:ins>
    </w:p>
    <w:p w14:paraId="6B96252D">
      <w:pPr>
        <w:tabs>
          <w:tab w:val="left" w:pos="694"/>
        </w:tabs>
        <w:spacing w:before="154"/>
        <w:rPr>
          <w:ins w:id="994" w:author="SHARIF ULLAH" w:date="2026-10-07T14:24:00Z"/>
          <w:spacing w:val="-2"/>
          <w:sz w:val="18"/>
        </w:rPr>
      </w:pPr>
      <w:ins w:id="995" w:author="SHARIF ULLAH" w:date="2026-10-07T14:24:00Z">
        <w:r>
          <w:rPr>
            <w:b/>
            <w:bCs/>
            <w:spacing w:val="-2"/>
            <w:sz w:val="18"/>
          </w:rPr>
          <w:t>II. What:</w:t>
        </w:r>
      </w:ins>
      <w:ins w:id="996" w:author="SHARIF ULLAH" w:date="2026-10-07T14:24:00Z">
        <w:r>
          <w:rPr>
            <w:spacing w:val="-2"/>
            <w:sz w:val="18"/>
          </w:rPr>
          <w:t xml:space="preserve"> I want to know when no products are available in a selected category.</w:t>
        </w:r>
      </w:ins>
    </w:p>
    <w:p w14:paraId="7A1D2D26">
      <w:pPr>
        <w:tabs>
          <w:tab w:val="left" w:pos="694"/>
        </w:tabs>
        <w:spacing w:before="154"/>
        <w:rPr>
          <w:ins w:id="997" w:author="SHARIF ULLAH" w:date="2026-10-07T14:24:00Z"/>
          <w:spacing w:val="-2"/>
          <w:sz w:val="18"/>
        </w:rPr>
      </w:pPr>
      <w:ins w:id="998" w:author="SHARIF ULLAH" w:date="2026-10-07T14:24:00Z">
        <w:r>
          <w:rPr>
            <w:b/>
            <w:bCs/>
            <w:spacing w:val="-2"/>
            <w:sz w:val="18"/>
          </w:rPr>
          <w:t>III. Why:</w:t>
        </w:r>
      </w:ins>
      <w:ins w:id="999" w:author="SHARIF ULLAH" w:date="2026-10-07T14:24:00Z">
        <w:r>
          <w:rPr>
            <w:spacing w:val="-2"/>
            <w:sz w:val="18"/>
          </w:rPr>
          <w:t xml:space="preserve"> I can select another category and view available products.</w:t>
        </w:r>
      </w:ins>
    </w:p>
    <w:p w14:paraId="4C5A0A1C">
      <w:pPr>
        <w:tabs>
          <w:tab w:val="left" w:pos="694"/>
        </w:tabs>
        <w:spacing w:before="154"/>
        <w:rPr>
          <w:ins w:id="1000" w:author="SHARIF ULLAH" w:date="2026-10-07T14:24:00Z"/>
          <w:b/>
          <w:bCs/>
          <w:spacing w:val="-2"/>
          <w:sz w:val="18"/>
        </w:rPr>
      </w:pPr>
      <w:ins w:id="1001" w:author="SHARIF ULLAH" w:date="2026-10-07T14:24:00Z">
        <w:r>
          <w:rPr>
            <w:b/>
            <w:bCs/>
            <w:spacing w:val="-2"/>
            <w:sz w:val="18"/>
          </w:rPr>
          <w:t>Acceptance Criteria:</w:t>
        </w:r>
      </w:ins>
    </w:p>
    <w:p w14:paraId="35429F07">
      <w:pPr>
        <w:tabs>
          <w:tab w:val="left" w:pos="694"/>
        </w:tabs>
        <w:spacing w:before="154"/>
        <w:rPr>
          <w:ins w:id="1002" w:author="SHARIF ULLAH" w:date="2026-10-07T14:24:00Z"/>
          <w:spacing w:val="-2"/>
          <w:sz w:val="18"/>
        </w:rPr>
      </w:pPr>
      <w:ins w:id="1003" w:author="SHARIF ULLAH" w:date="2026-10-07T14:24:00Z">
        <w:r>
          <w:rPr>
            <w:b/>
            <w:bCs/>
            <w:spacing w:val="-2"/>
            <w:sz w:val="18"/>
          </w:rPr>
          <w:t>Scenario: No products available</w:t>
        </w:r>
      </w:ins>
    </w:p>
    <w:p w14:paraId="57DB94A0">
      <w:pPr>
        <w:tabs>
          <w:tab w:val="left" w:pos="694"/>
        </w:tabs>
        <w:spacing w:before="154"/>
        <w:rPr>
          <w:ins w:id="1004" w:author="SHARIF ULLAH" w:date="2026-10-07T14:24:00Z"/>
          <w:spacing w:val="-2"/>
          <w:sz w:val="18"/>
        </w:rPr>
      </w:pPr>
      <w:ins w:id="1005" w:author="SHARIF ULLAH" w:date="2026-10-07T14:24:00Z">
        <w:r>
          <w:rPr>
            <w:b/>
            <w:bCs/>
            <w:spacing w:val="-2"/>
            <w:sz w:val="18"/>
          </w:rPr>
          <w:t>Given:</w:t>
        </w:r>
      </w:ins>
      <w:ins w:id="1006" w:author="SHARIF ULLAH" w:date="2026-10-07T14:24:00Z">
        <w:r>
          <w:rPr>
            <w:spacing w:val="-2"/>
            <w:sz w:val="18"/>
          </w:rPr>
          <w:t xml:space="preserve"> the customer selects a category with no available products.</w:t>
        </w:r>
      </w:ins>
    </w:p>
    <w:p w14:paraId="1DE1AA19">
      <w:pPr>
        <w:tabs>
          <w:tab w:val="left" w:pos="694"/>
        </w:tabs>
        <w:spacing w:before="154"/>
        <w:rPr>
          <w:ins w:id="1007" w:author="SHARIF ULLAH" w:date="2026-10-07T14:24:00Z"/>
          <w:spacing w:val="-2"/>
          <w:sz w:val="18"/>
        </w:rPr>
      </w:pPr>
      <w:ins w:id="1008" w:author="SHARIF ULLAH" w:date="2026-10-07T14:24:00Z">
        <w:r>
          <w:rPr>
            <w:b/>
            <w:bCs/>
            <w:spacing w:val="-2"/>
            <w:sz w:val="18"/>
          </w:rPr>
          <w:t>When:</w:t>
        </w:r>
      </w:ins>
      <w:ins w:id="1009" w:author="SHARIF ULLAH" w:date="2026-10-07T14:24:00Z">
        <w:r>
          <w:rPr>
            <w:spacing w:val="-2"/>
            <w:sz w:val="18"/>
          </w:rPr>
          <w:t xml:space="preserve"> the system checks the selected category.</w:t>
        </w:r>
      </w:ins>
    </w:p>
    <w:p w14:paraId="7547511A">
      <w:pPr>
        <w:tabs>
          <w:tab w:val="left" w:pos="694"/>
        </w:tabs>
        <w:spacing w:before="154"/>
        <w:rPr>
          <w:ins w:id="1010" w:author="SHARIF ULLAH" w:date="2026-10-07T14:24:00Z"/>
          <w:spacing w:val="-2"/>
          <w:sz w:val="18"/>
        </w:rPr>
      </w:pPr>
      <w:ins w:id="1011" w:author="SHARIF ULLAH" w:date="2026-10-07T14:24:00Z">
        <w:r>
          <w:rPr>
            <w:b/>
            <w:bCs/>
            <w:spacing w:val="-2"/>
            <w:sz w:val="18"/>
          </w:rPr>
          <w:t>Then:</w:t>
        </w:r>
      </w:ins>
      <w:ins w:id="1012" w:author="SHARIF ULLAH" w:date="2026-10-07T14:24:00Z">
        <w:r>
          <w:rPr>
            <w:spacing w:val="-2"/>
            <w:sz w:val="18"/>
          </w:rPr>
          <w:t xml:space="preserve"> the system displays a message that no products are currently available.</w:t>
        </w:r>
      </w:ins>
    </w:p>
    <w:p w14:paraId="4BFF5259">
      <w:pPr>
        <w:tabs>
          <w:tab w:val="left" w:pos="694"/>
        </w:tabs>
        <w:spacing w:before="154"/>
        <w:rPr>
          <w:ins w:id="1013" w:author="SHARIF ULLAH" w:date="2026-10-07T14:24:00Z"/>
          <w:spacing w:val="-2"/>
          <w:sz w:val="18"/>
        </w:rPr>
      </w:pPr>
      <w:ins w:id="1014" w:author="SHARIF ULLAH" w:date="2026-10-07T14:24:00Z">
        <w:r>
          <w:rPr>
            <w:b/>
            <w:bCs/>
            <w:spacing w:val="-2"/>
            <w:sz w:val="18"/>
          </w:rPr>
          <w:t>And:</w:t>
        </w:r>
      </w:ins>
      <w:ins w:id="1015" w:author="SHARIF ULLAH" w:date="2026-10-07T14:24:00Z">
        <w:r>
          <w:rPr>
            <w:spacing w:val="-2"/>
            <w:sz w:val="18"/>
          </w:rPr>
          <w:t xml:space="preserve"> the customer can select another category.</w:t>
        </w:r>
      </w:ins>
    </w:p>
    <w:p w14:paraId="7ACB8540">
      <w:pPr>
        <w:tabs>
          <w:tab w:val="left" w:pos="694"/>
        </w:tabs>
        <w:spacing w:before="154" w:beforeAutospacing="1" w:after="100" w:afterAutospacing="1"/>
        <w:rPr>
          <w:ins w:id="1017" w:author="SHARIF ULLAH" w:date="2026-10-07T14:23:00Z"/>
          <w:spacing w:val="-2"/>
          <w:sz w:val="18"/>
          <w:rPrChange w:id="1018" w:author="SHARIF ULLAH" w:date="2026-10-07T14:23:00Z">
            <w:rPr>
              <w:ins w:id="1019" w:author="SHARIF ULLAH" w:date="2026-10-07T14:23:00Z"/>
              <w:spacing w:val="-2"/>
            </w:rPr>
          </w:rPrChange>
        </w:rPr>
        <w:pPrChange w:id="1016" w:author="SHARIF ULLAH" w:date="2026-10-07T14:23:00Z">
          <w:pPr>
            <w:pStyle w:val="4"/>
            <w:spacing w:before="100" w:beforeAutospacing="1" w:after="100" w:afterAutospacing="1"/>
          </w:pPr>
        </w:pPrChange>
      </w:pPr>
    </w:p>
    <w:p w14:paraId="2B519E38">
      <w:pPr>
        <w:pStyle w:val="4"/>
        <w:spacing w:before="100" w:beforeAutospacing="1" w:after="100" w:afterAutospacing="1"/>
        <w:outlineLvl w:val="2"/>
        <w:rPr>
          <w:ins w:id="1021" w:author="MUHAMMAD HAMAD" w:date="2025-03-26T13:46:00Z"/>
          <w:del w:id="1022" w:author="Sayed Mehmood" w:date="2026-10-07T14:08:00Z"/>
          <w:rFonts w:eastAsia="Times New Roman"/>
        </w:rPr>
        <w:pPrChange w:id="1020" w:author="MUHAMMAD HAMAD" w:date="2025-03-26T13:57:00Z">
          <w:pPr>
            <w:pStyle w:val="41"/>
            <w:numPr>
              <w:ilvl w:val="0"/>
              <w:numId w:val="52"/>
            </w:numPr>
            <w:spacing w:before="100" w:beforeAutospacing="1" w:after="100" w:afterAutospacing="1" w:line="240" w:lineRule="auto"/>
            <w:ind w:hanging="360"/>
            <w:outlineLvl w:val="2"/>
          </w:pPr>
        </w:pPrChange>
      </w:pPr>
      <w:ins w:id="1023" w:author="MUHAMMAD HAMAD" w:date="2025-03-26T13:46:00Z">
        <w:del w:id="1024" w:author="Sayed Mehmood" w:date="2026-10-07T14:08:00Z">
          <w:r>
            <w:rPr>
              <w:rFonts w:eastAsia="Times New Roman"/>
            </w:rPr>
            <w:delText>UC 1: Offer Projects and Assign Supervisors</w:delText>
          </w:r>
          <w:bookmarkEnd w:id="17"/>
        </w:del>
      </w:ins>
    </w:p>
    <w:p w14:paraId="752F9D23">
      <w:pPr>
        <w:spacing w:before="100" w:beforeAutospacing="1" w:after="100" w:afterAutospacing="1"/>
        <w:outlineLvl w:val="2"/>
        <w:rPr>
          <w:ins w:id="1026" w:author="MUHAMMAD HAMAD" w:date="2025-03-26T13:46:00Z"/>
          <w:del w:id="1027" w:author="Sayed Mehmood" w:date="2026-10-07T14:08:00Z"/>
          <w:b/>
          <w:bCs/>
          <w:rPrChange w:id="1028" w:author="MUHAMMAD HAMAD" w:date="2025-03-26T13:52:00Z">
            <w:rPr>
              <w:ins w:id="1029" w:author="MUHAMMAD HAMAD" w:date="2025-03-26T13:46:00Z"/>
              <w:del w:id="1030" w:author="Sayed Mehmood" w:date="2026-10-07T14:08:00Z"/>
            </w:rPr>
          </w:rPrChange>
        </w:rPr>
        <w:pPrChange w:id="1025" w:author="MUHAMMAD HAMAD" w:date="2025-03-26T13:56:00Z">
          <w:pPr>
            <w:pStyle w:val="41"/>
            <w:numPr>
              <w:ilvl w:val="0"/>
              <w:numId w:val="52"/>
            </w:numPr>
            <w:spacing w:before="100" w:beforeAutospacing="1" w:after="100" w:afterAutospacing="1" w:line="240" w:lineRule="auto"/>
            <w:ind w:hanging="360"/>
            <w:outlineLvl w:val="2"/>
          </w:pPr>
        </w:pPrChange>
      </w:pPr>
      <w:ins w:id="1031" w:author="MUHAMMAD HAMAD" w:date="2025-03-26T13:46:00Z">
        <w:del w:id="1032" w:author="Sayed Mehmood" w:date="2026-10-07T14:08:00Z">
          <w:r>
            <w:rPr>
              <w:b/>
              <w:bCs/>
              <w:rPrChange w:id="1033" w:author="MUHAMMAD HAMAD" w:date="2025-03-26T13:52:00Z">
                <w:rPr/>
              </w:rPrChange>
            </w:rPr>
            <w:delText>Primary Actor:</w:delText>
          </w:r>
        </w:del>
      </w:ins>
    </w:p>
    <w:p w14:paraId="3EAC3CE7">
      <w:pPr>
        <w:spacing w:before="100" w:beforeAutospacing="1" w:after="100" w:afterAutospacing="1"/>
        <w:outlineLvl w:val="2"/>
        <w:rPr>
          <w:ins w:id="1035" w:author="MUHAMMAD HAMAD" w:date="2025-03-26T13:46:00Z"/>
          <w:del w:id="1036" w:author="Sayed Mehmood" w:date="2026-10-07T14:08:00Z"/>
        </w:rPr>
        <w:pPrChange w:id="1034" w:author="MUHAMMAD HAMAD" w:date="2025-03-26T13:56:00Z">
          <w:pPr>
            <w:pStyle w:val="41"/>
            <w:numPr>
              <w:ilvl w:val="0"/>
              <w:numId w:val="52"/>
            </w:numPr>
            <w:spacing w:before="100" w:beforeAutospacing="1" w:after="100" w:afterAutospacing="1" w:line="240" w:lineRule="auto"/>
            <w:ind w:hanging="360"/>
            <w:outlineLvl w:val="2"/>
          </w:pPr>
        </w:pPrChange>
      </w:pPr>
      <w:ins w:id="1037" w:author="MUHAMMAD HAMAD" w:date="2025-03-26T13:46:00Z">
        <w:del w:id="1038" w:author="Sayed Mehmood" w:date="2026-10-07T14:08:00Z">
          <w:r>
            <w:rPr/>
            <w:delText>Administration</w:delText>
          </w:r>
        </w:del>
      </w:ins>
    </w:p>
    <w:p w14:paraId="70A9470D">
      <w:pPr>
        <w:spacing w:before="100" w:beforeAutospacing="1" w:after="100" w:afterAutospacing="1"/>
        <w:outlineLvl w:val="2"/>
        <w:rPr>
          <w:ins w:id="1040" w:author="MUHAMMAD HAMAD" w:date="2025-03-26T13:46:00Z"/>
          <w:del w:id="1041" w:author="Sayed Mehmood" w:date="2026-10-07T14:08:00Z"/>
        </w:rPr>
        <w:pPrChange w:id="1039" w:author="MUHAMMAD HAMAD" w:date="2025-03-26T13:56:00Z">
          <w:pPr>
            <w:pStyle w:val="41"/>
            <w:numPr>
              <w:ilvl w:val="0"/>
              <w:numId w:val="52"/>
            </w:numPr>
            <w:spacing w:before="100" w:beforeAutospacing="1" w:after="100" w:afterAutospacing="1" w:line="240" w:lineRule="auto"/>
            <w:ind w:hanging="360"/>
            <w:outlineLvl w:val="2"/>
          </w:pPr>
        </w:pPrChange>
      </w:pPr>
    </w:p>
    <w:p w14:paraId="2917B576">
      <w:pPr>
        <w:spacing w:before="100" w:beforeAutospacing="1" w:after="100" w:afterAutospacing="1"/>
        <w:outlineLvl w:val="2"/>
        <w:rPr>
          <w:ins w:id="1043" w:author="MUHAMMAD HAMAD" w:date="2025-03-26T13:46:00Z"/>
          <w:del w:id="1044" w:author="Sayed Mehmood" w:date="2026-10-07T14:08:00Z"/>
          <w:rFonts w:eastAsia="Times New Roman" w:cstheme="majorBidi"/>
          <w:b/>
          <w:bCs/>
          <w:rPrChange w:id="1045" w:author="MUHAMMAD HAMAD" w:date="2025-03-26T13:53:00Z">
            <w:rPr>
              <w:ins w:id="1046" w:author="MUHAMMAD HAMAD" w:date="2025-03-26T13:46:00Z"/>
              <w:del w:id="1047" w:author="Sayed Mehmood" w:date="2026-10-07T14:08:00Z"/>
            </w:rPr>
          </w:rPrChange>
        </w:rPr>
        <w:pPrChange w:id="1042" w:author="MUHAMMAD HAMAD" w:date="2025-03-26T13:56:00Z">
          <w:pPr>
            <w:pStyle w:val="41"/>
            <w:numPr>
              <w:ilvl w:val="0"/>
              <w:numId w:val="52"/>
            </w:numPr>
            <w:spacing w:before="100" w:beforeAutospacing="1" w:after="100" w:afterAutospacing="1" w:line="240" w:lineRule="auto"/>
            <w:ind w:hanging="360"/>
            <w:outlineLvl w:val="2"/>
          </w:pPr>
        </w:pPrChange>
      </w:pPr>
      <w:ins w:id="1048" w:author="MUHAMMAD HAMAD" w:date="2025-03-26T13:46:00Z">
        <w:del w:id="1049" w:author="Sayed Mehmood" w:date="2026-10-07T14:08:00Z">
          <w:r>
            <w:rPr>
              <w:b/>
              <w:bCs/>
              <w:rPrChange w:id="1050" w:author="MUHAMMAD HAMAD" w:date="2025-03-26T13:53:00Z">
                <w:rPr/>
              </w:rPrChange>
            </w:rPr>
            <w:delText>Preconditions:</w:delText>
          </w:r>
        </w:del>
      </w:ins>
    </w:p>
    <w:p w14:paraId="0D992D89">
      <w:pPr>
        <w:spacing w:before="100" w:beforeAutospacing="1" w:after="100" w:afterAutospacing="1"/>
        <w:outlineLvl w:val="2"/>
        <w:rPr>
          <w:ins w:id="1052" w:author="MUHAMMAD HAMAD" w:date="2025-03-26T13:46:00Z"/>
          <w:del w:id="1053" w:author="Sayed Mehmood" w:date="2026-10-07T14:08:00Z"/>
        </w:rPr>
        <w:pPrChange w:id="1051" w:author="MUHAMMAD HAMAD" w:date="2025-03-26T13:56:00Z">
          <w:pPr>
            <w:pStyle w:val="41"/>
            <w:numPr>
              <w:ilvl w:val="0"/>
              <w:numId w:val="52"/>
            </w:numPr>
            <w:spacing w:before="100" w:beforeAutospacing="1" w:after="100" w:afterAutospacing="1" w:line="240" w:lineRule="auto"/>
            <w:ind w:hanging="360"/>
            <w:outlineLvl w:val="2"/>
          </w:pPr>
        </w:pPrChange>
      </w:pPr>
      <w:ins w:id="1054" w:author="MUHAMMAD HAMAD" w:date="2025-03-26T13:46:00Z">
        <w:del w:id="1055" w:author="Sayed Mehmood" w:date="2026-10-07T14:08:00Z">
          <w:r>
            <w:rPr/>
            <w:delText>The system is operational.</w:delText>
          </w:r>
        </w:del>
      </w:ins>
    </w:p>
    <w:p w14:paraId="4874A70D">
      <w:pPr>
        <w:spacing w:before="100" w:beforeAutospacing="1" w:after="100" w:afterAutospacing="1"/>
        <w:outlineLvl w:val="2"/>
        <w:rPr>
          <w:ins w:id="1057" w:author="MUHAMMAD HAMAD" w:date="2025-03-26T13:46:00Z"/>
          <w:del w:id="1058" w:author="Sayed Mehmood" w:date="2026-10-07T14:08:00Z"/>
        </w:rPr>
        <w:pPrChange w:id="1056" w:author="MUHAMMAD HAMAD" w:date="2025-03-26T13:56:00Z">
          <w:pPr>
            <w:pStyle w:val="41"/>
            <w:numPr>
              <w:ilvl w:val="0"/>
              <w:numId w:val="52"/>
            </w:numPr>
            <w:spacing w:before="100" w:beforeAutospacing="1" w:after="100" w:afterAutospacing="1" w:line="240" w:lineRule="auto"/>
            <w:ind w:hanging="360"/>
            <w:outlineLvl w:val="2"/>
          </w:pPr>
        </w:pPrChange>
      </w:pPr>
    </w:p>
    <w:p w14:paraId="3E398619">
      <w:pPr>
        <w:spacing w:before="100" w:beforeAutospacing="1" w:after="100" w:afterAutospacing="1"/>
        <w:outlineLvl w:val="2"/>
        <w:rPr>
          <w:ins w:id="1060" w:author="MUHAMMAD HAMAD" w:date="2025-03-26T13:46:00Z"/>
          <w:del w:id="1061" w:author="Sayed Mehmood" w:date="2026-10-07T14:08:00Z"/>
        </w:rPr>
        <w:pPrChange w:id="1059" w:author="MUHAMMAD HAMAD" w:date="2025-03-26T13:56:00Z">
          <w:pPr>
            <w:pStyle w:val="41"/>
            <w:numPr>
              <w:ilvl w:val="0"/>
              <w:numId w:val="52"/>
            </w:numPr>
            <w:spacing w:before="100" w:beforeAutospacing="1" w:after="100" w:afterAutospacing="1" w:line="240" w:lineRule="auto"/>
            <w:ind w:hanging="360"/>
            <w:outlineLvl w:val="2"/>
          </w:pPr>
        </w:pPrChange>
      </w:pPr>
      <w:ins w:id="1062" w:author="MUHAMMAD HAMAD" w:date="2025-03-26T13:46:00Z">
        <w:del w:id="1063" w:author="Sayed Mehmood" w:date="2026-10-07T14:08:00Z">
          <w:r>
            <w:rPr/>
            <w:delText>The administrator is logged in.</w:delText>
          </w:r>
        </w:del>
      </w:ins>
    </w:p>
    <w:p w14:paraId="3FDA47E5">
      <w:pPr>
        <w:spacing w:before="100" w:beforeAutospacing="1" w:after="100" w:afterAutospacing="1"/>
        <w:outlineLvl w:val="2"/>
        <w:rPr>
          <w:ins w:id="1065" w:author="MUHAMMAD HAMAD" w:date="2025-03-26T13:46:00Z"/>
          <w:del w:id="1066" w:author="Sayed Mehmood" w:date="2026-10-07T14:08:00Z"/>
        </w:rPr>
        <w:pPrChange w:id="1064" w:author="MUHAMMAD HAMAD" w:date="2025-03-26T13:56:00Z">
          <w:pPr>
            <w:pStyle w:val="41"/>
            <w:numPr>
              <w:ilvl w:val="0"/>
              <w:numId w:val="52"/>
            </w:numPr>
            <w:spacing w:before="100" w:beforeAutospacing="1" w:after="100" w:afterAutospacing="1" w:line="240" w:lineRule="auto"/>
            <w:ind w:hanging="360"/>
            <w:outlineLvl w:val="2"/>
          </w:pPr>
        </w:pPrChange>
      </w:pPr>
    </w:p>
    <w:p w14:paraId="3404FBBA">
      <w:pPr>
        <w:spacing w:before="100" w:beforeAutospacing="1" w:after="100" w:afterAutospacing="1"/>
        <w:outlineLvl w:val="2"/>
        <w:rPr>
          <w:ins w:id="1068" w:author="MUHAMMAD HAMAD" w:date="2025-03-26T13:46:00Z"/>
          <w:del w:id="1069" w:author="Sayed Mehmood" w:date="2026-10-07T14:08:00Z"/>
        </w:rPr>
        <w:pPrChange w:id="1067" w:author="MUHAMMAD HAMAD" w:date="2025-03-26T13:56:00Z">
          <w:pPr>
            <w:pStyle w:val="41"/>
            <w:numPr>
              <w:ilvl w:val="0"/>
              <w:numId w:val="52"/>
            </w:numPr>
            <w:spacing w:before="100" w:beforeAutospacing="1" w:after="100" w:afterAutospacing="1" w:line="240" w:lineRule="auto"/>
            <w:ind w:hanging="360"/>
            <w:outlineLvl w:val="2"/>
          </w:pPr>
        </w:pPrChange>
      </w:pPr>
      <w:ins w:id="1070" w:author="MUHAMMAD HAMAD" w:date="2025-03-26T13:46:00Z">
        <w:del w:id="1071" w:author="Sayed Mehmood" w:date="2026-10-07T14:08:00Z">
          <w:r>
            <w:rPr/>
            <w:delText>The supervisor has an account and is logged in.</w:delText>
          </w:r>
        </w:del>
      </w:ins>
    </w:p>
    <w:p w14:paraId="3E39D8C0">
      <w:pPr>
        <w:spacing w:before="100" w:beforeAutospacing="1" w:after="100" w:afterAutospacing="1"/>
        <w:outlineLvl w:val="2"/>
        <w:rPr>
          <w:ins w:id="1073" w:author="MUHAMMAD HAMAD" w:date="2025-03-26T13:46:00Z"/>
          <w:del w:id="1074" w:author="Sayed Mehmood" w:date="2026-10-07T14:08:00Z"/>
        </w:rPr>
        <w:pPrChange w:id="1072" w:author="MUHAMMAD HAMAD" w:date="2025-03-26T13:56:00Z">
          <w:pPr>
            <w:pStyle w:val="41"/>
            <w:numPr>
              <w:ilvl w:val="0"/>
              <w:numId w:val="52"/>
            </w:numPr>
            <w:spacing w:before="100" w:beforeAutospacing="1" w:after="100" w:afterAutospacing="1" w:line="240" w:lineRule="auto"/>
            <w:ind w:hanging="360"/>
            <w:outlineLvl w:val="2"/>
          </w:pPr>
        </w:pPrChange>
      </w:pPr>
    </w:p>
    <w:p w14:paraId="4C3D10D8">
      <w:pPr>
        <w:spacing w:before="100" w:beforeAutospacing="1" w:after="100" w:afterAutospacing="1"/>
        <w:outlineLvl w:val="2"/>
        <w:rPr>
          <w:ins w:id="1076" w:author="MUHAMMAD HAMAD" w:date="2025-03-26T13:46:00Z"/>
          <w:del w:id="1077" w:author="Sayed Mehmood" w:date="2026-10-07T14:08:00Z"/>
          <w:b/>
          <w:bCs/>
          <w:rPrChange w:id="1078" w:author="MUHAMMAD HAMAD" w:date="2025-03-26T13:54:00Z">
            <w:rPr>
              <w:ins w:id="1079" w:author="MUHAMMAD HAMAD" w:date="2025-03-26T13:46:00Z"/>
              <w:del w:id="1080" w:author="Sayed Mehmood" w:date="2026-10-07T14:08:00Z"/>
            </w:rPr>
          </w:rPrChange>
        </w:rPr>
        <w:pPrChange w:id="1075" w:author="MUHAMMAD HAMAD" w:date="2025-03-26T13:56:00Z">
          <w:pPr>
            <w:pStyle w:val="41"/>
            <w:numPr>
              <w:ilvl w:val="0"/>
              <w:numId w:val="52"/>
            </w:numPr>
            <w:spacing w:before="100" w:beforeAutospacing="1" w:after="100" w:afterAutospacing="1" w:line="240" w:lineRule="auto"/>
            <w:ind w:hanging="360"/>
            <w:outlineLvl w:val="2"/>
          </w:pPr>
        </w:pPrChange>
      </w:pPr>
      <w:ins w:id="1081" w:author="MUHAMMAD HAMAD" w:date="2025-03-26T13:46:00Z">
        <w:del w:id="1082" w:author="Sayed Mehmood" w:date="2026-10-07T14:08:00Z">
          <w:r>
            <w:rPr>
              <w:b/>
              <w:bCs/>
              <w:rPrChange w:id="1083" w:author="MUHAMMAD HAMAD" w:date="2025-03-26T13:54:00Z">
                <w:rPr/>
              </w:rPrChange>
            </w:rPr>
            <w:delText>Main Success Scenario:</w:delText>
          </w:r>
        </w:del>
      </w:ins>
    </w:p>
    <w:p w14:paraId="5DBC192A">
      <w:pPr>
        <w:spacing w:before="100" w:beforeAutospacing="1" w:after="100" w:afterAutospacing="1"/>
        <w:outlineLvl w:val="2"/>
        <w:rPr>
          <w:ins w:id="1085" w:author="MUHAMMAD HAMAD" w:date="2025-03-26T13:46:00Z"/>
          <w:del w:id="1086" w:author="Sayed Mehmood" w:date="2026-10-07T14:08:00Z"/>
        </w:rPr>
        <w:pPrChange w:id="1084" w:author="MUHAMMAD HAMAD" w:date="2025-03-26T13:56:00Z">
          <w:pPr>
            <w:pStyle w:val="41"/>
            <w:numPr>
              <w:ilvl w:val="0"/>
              <w:numId w:val="52"/>
            </w:numPr>
            <w:spacing w:before="100" w:beforeAutospacing="1" w:after="100" w:afterAutospacing="1" w:line="240" w:lineRule="auto"/>
            <w:ind w:hanging="360"/>
            <w:outlineLvl w:val="2"/>
          </w:pPr>
        </w:pPrChange>
      </w:pPr>
    </w:p>
    <w:p w14:paraId="141E5347">
      <w:pPr>
        <w:spacing w:before="100" w:beforeAutospacing="1" w:after="100" w:afterAutospacing="1"/>
        <w:outlineLvl w:val="2"/>
        <w:rPr>
          <w:ins w:id="1088" w:author="MUHAMMAD HAMAD" w:date="2025-03-26T13:46:00Z"/>
          <w:del w:id="1089" w:author="Sayed Mehmood" w:date="2026-10-07T14:08:00Z"/>
        </w:rPr>
        <w:pPrChange w:id="1087" w:author="MUHAMMAD HAMAD" w:date="2025-03-26T13:56:00Z">
          <w:pPr>
            <w:pStyle w:val="41"/>
            <w:numPr>
              <w:ilvl w:val="0"/>
              <w:numId w:val="52"/>
            </w:numPr>
            <w:spacing w:before="100" w:beforeAutospacing="1" w:after="100" w:afterAutospacing="1" w:line="240" w:lineRule="auto"/>
            <w:ind w:hanging="360"/>
            <w:outlineLvl w:val="2"/>
          </w:pPr>
        </w:pPrChange>
      </w:pPr>
      <w:ins w:id="1090" w:author="MUHAMMAD HAMAD" w:date="2025-03-26T13:46:00Z">
        <w:del w:id="1091" w:author="Sayed Mehmood" w:date="2026-10-07T14:08:00Z">
          <w:r>
            <w:rPr/>
            <w:delText>The administrator enters the project details, including project title, project description, and other required fields.</w:delText>
          </w:r>
        </w:del>
      </w:ins>
    </w:p>
    <w:p w14:paraId="6A6D774C">
      <w:pPr>
        <w:spacing w:before="100" w:beforeAutospacing="1" w:after="100" w:afterAutospacing="1"/>
        <w:outlineLvl w:val="2"/>
        <w:rPr>
          <w:ins w:id="1093" w:author="MUHAMMAD HAMAD" w:date="2025-03-26T13:46:00Z"/>
          <w:del w:id="1094" w:author="Sayed Mehmood" w:date="2026-10-07T14:08:00Z"/>
        </w:rPr>
        <w:pPrChange w:id="1092" w:author="MUHAMMAD HAMAD" w:date="2025-03-26T13:56:00Z">
          <w:pPr>
            <w:pStyle w:val="41"/>
            <w:numPr>
              <w:ilvl w:val="0"/>
              <w:numId w:val="52"/>
            </w:numPr>
            <w:spacing w:before="100" w:beforeAutospacing="1" w:after="100" w:afterAutospacing="1" w:line="240" w:lineRule="auto"/>
            <w:ind w:hanging="360"/>
            <w:outlineLvl w:val="2"/>
          </w:pPr>
        </w:pPrChange>
      </w:pPr>
    </w:p>
    <w:p w14:paraId="04869AC5">
      <w:pPr>
        <w:spacing w:before="100" w:beforeAutospacing="1" w:after="100" w:afterAutospacing="1"/>
        <w:outlineLvl w:val="2"/>
        <w:rPr>
          <w:ins w:id="1096" w:author="MUHAMMAD HAMAD" w:date="2025-03-26T13:46:00Z"/>
          <w:del w:id="1097" w:author="Sayed Mehmood" w:date="2026-10-07T14:08:00Z"/>
        </w:rPr>
        <w:pPrChange w:id="1095" w:author="MUHAMMAD HAMAD" w:date="2025-03-26T13:56:00Z">
          <w:pPr>
            <w:pStyle w:val="41"/>
            <w:numPr>
              <w:ilvl w:val="0"/>
              <w:numId w:val="52"/>
            </w:numPr>
            <w:spacing w:before="100" w:beforeAutospacing="1" w:after="100" w:afterAutospacing="1" w:line="240" w:lineRule="auto"/>
            <w:ind w:hanging="360"/>
            <w:outlineLvl w:val="2"/>
          </w:pPr>
        </w:pPrChange>
      </w:pPr>
      <w:ins w:id="1098" w:author="MUHAMMAD HAMAD" w:date="2025-03-26T13:46:00Z">
        <w:del w:id="1099" w:author="Sayed Mehmood" w:date="2026-10-07T14:08:00Z">
          <w:r>
            <w:rPr/>
            <w:delText>The administrator assigns a supervisor to the project from the available supervisor list.</w:delText>
          </w:r>
        </w:del>
      </w:ins>
    </w:p>
    <w:p w14:paraId="3AEC2A38">
      <w:pPr>
        <w:spacing w:before="100" w:beforeAutospacing="1" w:after="100" w:afterAutospacing="1"/>
        <w:outlineLvl w:val="2"/>
        <w:rPr>
          <w:ins w:id="1101" w:author="MUHAMMAD HAMAD" w:date="2025-03-26T13:46:00Z"/>
          <w:del w:id="1102" w:author="Sayed Mehmood" w:date="2026-10-07T14:08:00Z"/>
        </w:rPr>
        <w:pPrChange w:id="1100" w:author="MUHAMMAD HAMAD" w:date="2025-03-26T13:56:00Z">
          <w:pPr>
            <w:pStyle w:val="41"/>
            <w:numPr>
              <w:ilvl w:val="0"/>
              <w:numId w:val="52"/>
            </w:numPr>
            <w:spacing w:before="100" w:beforeAutospacing="1" w:after="100" w:afterAutospacing="1" w:line="240" w:lineRule="auto"/>
            <w:ind w:hanging="360"/>
            <w:outlineLvl w:val="2"/>
          </w:pPr>
        </w:pPrChange>
      </w:pPr>
    </w:p>
    <w:p w14:paraId="111C7818">
      <w:pPr>
        <w:spacing w:before="100" w:beforeAutospacing="1" w:after="100" w:afterAutospacing="1"/>
        <w:outlineLvl w:val="2"/>
        <w:rPr>
          <w:ins w:id="1104" w:author="MUHAMMAD HAMAD" w:date="2025-03-26T13:46:00Z"/>
          <w:del w:id="1105" w:author="Sayed Mehmood" w:date="2026-10-07T14:08:00Z"/>
        </w:rPr>
        <w:pPrChange w:id="1103" w:author="MUHAMMAD HAMAD" w:date="2025-03-26T13:56:00Z">
          <w:pPr>
            <w:pStyle w:val="41"/>
            <w:numPr>
              <w:ilvl w:val="0"/>
              <w:numId w:val="52"/>
            </w:numPr>
            <w:spacing w:before="100" w:beforeAutospacing="1" w:after="100" w:afterAutospacing="1" w:line="240" w:lineRule="auto"/>
            <w:ind w:hanging="360"/>
            <w:outlineLvl w:val="2"/>
          </w:pPr>
        </w:pPrChange>
      </w:pPr>
      <w:ins w:id="1106" w:author="MUHAMMAD HAMAD" w:date="2025-03-26T13:46:00Z">
        <w:del w:id="1107" w:author="Sayed Mehmood" w:date="2026-10-07T14:08:00Z">
          <w:r>
            <w:rPr/>
            <w:delText>The system validates the project details.</w:delText>
          </w:r>
        </w:del>
      </w:ins>
    </w:p>
    <w:p w14:paraId="0C37EAB7">
      <w:pPr>
        <w:spacing w:before="100" w:beforeAutospacing="1" w:after="100" w:afterAutospacing="1"/>
        <w:outlineLvl w:val="2"/>
        <w:rPr>
          <w:ins w:id="1109" w:author="MUHAMMAD HAMAD" w:date="2025-03-26T13:46:00Z"/>
          <w:del w:id="1110" w:author="Sayed Mehmood" w:date="2026-10-07T14:08:00Z"/>
        </w:rPr>
        <w:pPrChange w:id="1108" w:author="MUHAMMAD HAMAD" w:date="2025-03-26T13:56:00Z">
          <w:pPr>
            <w:pStyle w:val="41"/>
            <w:numPr>
              <w:ilvl w:val="0"/>
              <w:numId w:val="52"/>
            </w:numPr>
            <w:spacing w:before="100" w:beforeAutospacing="1" w:after="100" w:afterAutospacing="1" w:line="240" w:lineRule="auto"/>
            <w:ind w:hanging="360"/>
            <w:outlineLvl w:val="2"/>
          </w:pPr>
        </w:pPrChange>
      </w:pPr>
    </w:p>
    <w:p w14:paraId="58343895">
      <w:pPr>
        <w:spacing w:before="100" w:beforeAutospacing="1" w:after="100" w:afterAutospacing="1"/>
        <w:outlineLvl w:val="2"/>
        <w:rPr>
          <w:ins w:id="1112" w:author="MUHAMMAD HAMAD" w:date="2025-03-26T13:46:00Z"/>
          <w:del w:id="1113" w:author="Sayed Mehmood" w:date="2026-10-07T14:08:00Z"/>
        </w:rPr>
        <w:pPrChange w:id="1111" w:author="MUHAMMAD HAMAD" w:date="2025-03-26T13:56:00Z">
          <w:pPr>
            <w:pStyle w:val="41"/>
            <w:numPr>
              <w:ilvl w:val="0"/>
              <w:numId w:val="52"/>
            </w:numPr>
            <w:spacing w:before="100" w:beforeAutospacing="1" w:after="100" w:afterAutospacing="1" w:line="240" w:lineRule="auto"/>
            <w:ind w:hanging="360"/>
            <w:outlineLvl w:val="2"/>
          </w:pPr>
        </w:pPrChange>
      </w:pPr>
      <w:ins w:id="1114" w:author="MUHAMMAD HAMAD" w:date="2025-03-26T13:46:00Z">
        <w:del w:id="1115" w:author="Sayed Mehmood" w:date="2026-10-07T14:08:00Z">
          <w:r>
            <w:rPr/>
            <w:delText>The system saves and publishes the projects so that they become available for student registration.</w:delText>
          </w:r>
        </w:del>
      </w:ins>
    </w:p>
    <w:p w14:paraId="666B9E9E">
      <w:pPr>
        <w:spacing w:before="100" w:beforeAutospacing="1" w:after="100" w:afterAutospacing="1"/>
        <w:outlineLvl w:val="2"/>
        <w:rPr>
          <w:ins w:id="1117" w:author="MUHAMMAD HAMAD" w:date="2025-03-26T13:46:00Z"/>
          <w:del w:id="1118" w:author="Sayed Mehmood" w:date="2026-10-07T14:08:00Z"/>
        </w:rPr>
        <w:pPrChange w:id="1116" w:author="MUHAMMAD HAMAD" w:date="2025-03-26T13:56:00Z">
          <w:pPr>
            <w:pStyle w:val="41"/>
            <w:numPr>
              <w:ilvl w:val="0"/>
              <w:numId w:val="52"/>
            </w:numPr>
            <w:spacing w:before="100" w:beforeAutospacing="1" w:after="100" w:afterAutospacing="1" w:line="240" w:lineRule="auto"/>
            <w:ind w:hanging="360"/>
            <w:outlineLvl w:val="2"/>
          </w:pPr>
        </w:pPrChange>
      </w:pPr>
    </w:p>
    <w:p w14:paraId="49B10238">
      <w:pPr>
        <w:spacing w:before="100" w:beforeAutospacing="1" w:after="100" w:afterAutospacing="1"/>
        <w:outlineLvl w:val="2"/>
        <w:rPr>
          <w:ins w:id="1120" w:author="MUHAMMAD HAMAD" w:date="2025-03-26T13:46:00Z"/>
          <w:del w:id="1121" w:author="Sayed Mehmood" w:date="2026-10-07T14:08:00Z"/>
          <w:b/>
          <w:bCs/>
          <w:rPrChange w:id="1122" w:author="MUHAMMAD HAMAD" w:date="2025-03-26T13:54:00Z">
            <w:rPr>
              <w:ins w:id="1123" w:author="MUHAMMAD HAMAD" w:date="2025-03-26T13:46:00Z"/>
              <w:del w:id="1124" w:author="Sayed Mehmood" w:date="2026-10-07T14:08:00Z"/>
            </w:rPr>
          </w:rPrChange>
        </w:rPr>
        <w:pPrChange w:id="1119" w:author="MUHAMMAD HAMAD" w:date="2025-03-26T13:56:00Z">
          <w:pPr>
            <w:pStyle w:val="41"/>
            <w:numPr>
              <w:ilvl w:val="0"/>
              <w:numId w:val="52"/>
            </w:numPr>
            <w:spacing w:before="100" w:beforeAutospacing="1" w:after="100" w:afterAutospacing="1" w:line="240" w:lineRule="auto"/>
            <w:ind w:hanging="360"/>
            <w:outlineLvl w:val="2"/>
          </w:pPr>
        </w:pPrChange>
      </w:pPr>
      <w:ins w:id="1125" w:author="MUHAMMAD HAMAD" w:date="2025-03-26T13:46:00Z">
        <w:del w:id="1126" w:author="Sayed Mehmood" w:date="2026-10-07T14:08:00Z">
          <w:r>
            <w:rPr>
              <w:b/>
              <w:bCs/>
              <w:rPrChange w:id="1127" w:author="MUHAMMAD HAMAD" w:date="2025-03-26T13:54:00Z">
                <w:rPr/>
              </w:rPrChange>
            </w:rPr>
            <w:delText>Alternate Scenarios:</w:delText>
          </w:r>
        </w:del>
      </w:ins>
    </w:p>
    <w:p w14:paraId="26AEEA9F">
      <w:pPr>
        <w:spacing w:before="100" w:beforeAutospacing="1" w:after="100" w:afterAutospacing="1"/>
        <w:outlineLvl w:val="2"/>
        <w:rPr>
          <w:ins w:id="1129" w:author="MUHAMMAD HAMAD" w:date="2025-03-26T13:46:00Z"/>
          <w:del w:id="1130" w:author="Sayed Mehmood" w:date="2026-10-07T14:08:00Z"/>
          <w:b/>
          <w:bCs/>
          <w:rPrChange w:id="1131" w:author="MUHAMMAD HAMAD" w:date="2025-03-26T13:54:00Z">
            <w:rPr>
              <w:ins w:id="1132" w:author="MUHAMMAD HAMAD" w:date="2025-03-26T13:46:00Z"/>
              <w:del w:id="1133" w:author="Sayed Mehmood" w:date="2026-10-07T14:08:00Z"/>
            </w:rPr>
          </w:rPrChange>
        </w:rPr>
        <w:pPrChange w:id="1128" w:author="MUHAMMAD HAMAD" w:date="2025-03-26T13:56:00Z">
          <w:pPr>
            <w:pStyle w:val="41"/>
            <w:numPr>
              <w:ilvl w:val="0"/>
              <w:numId w:val="52"/>
            </w:numPr>
            <w:spacing w:before="100" w:beforeAutospacing="1" w:after="100" w:afterAutospacing="1" w:line="240" w:lineRule="auto"/>
            <w:ind w:hanging="360"/>
            <w:outlineLvl w:val="2"/>
          </w:pPr>
        </w:pPrChange>
      </w:pPr>
    </w:p>
    <w:p w14:paraId="1F6BAC28">
      <w:pPr>
        <w:spacing w:before="100" w:beforeAutospacing="1" w:after="100" w:afterAutospacing="1"/>
        <w:outlineLvl w:val="2"/>
        <w:rPr>
          <w:ins w:id="1135" w:author="MUHAMMAD HAMAD" w:date="2025-03-26T13:46:00Z"/>
          <w:del w:id="1136" w:author="Sayed Mehmood" w:date="2026-10-07T14:08:00Z"/>
        </w:rPr>
        <w:pPrChange w:id="1134" w:author="MUHAMMAD HAMAD" w:date="2025-03-26T13:56:00Z">
          <w:pPr>
            <w:pStyle w:val="41"/>
            <w:numPr>
              <w:ilvl w:val="0"/>
              <w:numId w:val="52"/>
            </w:numPr>
            <w:spacing w:before="100" w:beforeAutospacing="1" w:after="100" w:afterAutospacing="1" w:line="240" w:lineRule="auto"/>
            <w:ind w:hanging="360"/>
            <w:outlineLvl w:val="2"/>
          </w:pPr>
        </w:pPrChange>
      </w:pPr>
      <w:ins w:id="1137" w:author="MUHAMMAD HAMAD" w:date="2025-03-26T13:46:00Z">
        <w:del w:id="1138" w:author="Sayed Mehmood" w:date="2026-10-07T14:08:00Z">
          <w:r>
            <w:rPr/>
            <w:delText>Alternate 1.1: If project details are incomplete, the system prompts the administrator to provide the missing information before proceeding.</w:delText>
          </w:r>
        </w:del>
      </w:ins>
    </w:p>
    <w:p w14:paraId="00B83E92">
      <w:pPr>
        <w:spacing w:before="100" w:beforeAutospacing="1" w:after="100" w:afterAutospacing="1"/>
        <w:outlineLvl w:val="2"/>
        <w:rPr>
          <w:ins w:id="1140" w:author="MUHAMMAD HAMAD" w:date="2025-03-26T13:46:00Z"/>
          <w:del w:id="1141" w:author="Sayed Mehmood" w:date="2026-10-07T14:08:00Z"/>
        </w:rPr>
        <w:pPrChange w:id="1139" w:author="MUHAMMAD HAMAD" w:date="2025-03-26T13:56:00Z">
          <w:pPr>
            <w:pStyle w:val="41"/>
            <w:numPr>
              <w:ilvl w:val="0"/>
              <w:numId w:val="52"/>
            </w:numPr>
            <w:spacing w:before="100" w:beforeAutospacing="1" w:after="100" w:afterAutospacing="1" w:line="240" w:lineRule="auto"/>
            <w:ind w:hanging="360"/>
            <w:outlineLvl w:val="2"/>
          </w:pPr>
        </w:pPrChange>
      </w:pPr>
    </w:p>
    <w:p w14:paraId="374517D1">
      <w:pPr>
        <w:spacing w:before="100" w:beforeAutospacing="1" w:after="100" w:afterAutospacing="1"/>
        <w:outlineLvl w:val="2"/>
        <w:rPr>
          <w:ins w:id="1143" w:author="MUHAMMAD HAMAD" w:date="2025-03-26T13:46:00Z"/>
          <w:del w:id="1144" w:author="Sayed Mehmood" w:date="2026-10-07T14:08:00Z"/>
        </w:rPr>
        <w:pPrChange w:id="1142" w:author="MUHAMMAD HAMAD" w:date="2025-03-26T13:56:00Z">
          <w:pPr>
            <w:pStyle w:val="41"/>
            <w:numPr>
              <w:ilvl w:val="0"/>
              <w:numId w:val="52"/>
            </w:numPr>
            <w:spacing w:before="100" w:beforeAutospacing="1" w:after="100" w:afterAutospacing="1" w:line="240" w:lineRule="auto"/>
            <w:ind w:hanging="360"/>
            <w:outlineLvl w:val="2"/>
          </w:pPr>
        </w:pPrChange>
      </w:pPr>
      <w:ins w:id="1145" w:author="MUHAMMAD HAMAD" w:date="2025-03-26T13:46:00Z">
        <w:del w:id="1146" w:author="Sayed Mehmood" w:date="2026-10-07T14:08:00Z">
          <w:r>
            <w:rPr/>
            <w:delText>Alternate 1.2: If the chosen supervisor is unavailable, the system prompts the administrator to select another supervisor.</w:delText>
          </w:r>
        </w:del>
      </w:ins>
    </w:p>
    <w:p w14:paraId="70AF9047">
      <w:pPr>
        <w:spacing w:before="100" w:beforeAutospacing="1" w:after="100" w:afterAutospacing="1"/>
        <w:outlineLvl w:val="2"/>
        <w:rPr>
          <w:ins w:id="1148" w:author="MUHAMMAD HAMAD" w:date="2025-03-26T13:46:00Z"/>
          <w:del w:id="1149" w:author="Sayed Mehmood" w:date="2026-10-07T14:08:00Z"/>
        </w:rPr>
        <w:pPrChange w:id="1147" w:author="MUHAMMAD HAMAD" w:date="2025-03-26T13:56:00Z">
          <w:pPr>
            <w:pStyle w:val="41"/>
            <w:numPr>
              <w:ilvl w:val="0"/>
              <w:numId w:val="52"/>
            </w:numPr>
            <w:spacing w:before="100" w:beforeAutospacing="1" w:after="100" w:afterAutospacing="1" w:line="240" w:lineRule="auto"/>
            <w:ind w:hanging="360"/>
            <w:outlineLvl w:val="2"/>
          </w:pPr>
        </w:pPrChange>
      </w:pPr>
    </w:p>
    <w:p w14:paraId="1A3EF9EB">
      <w:pPr>
        <w:spacing w:before="100" w:beforeAutospacing="1" w:after="100" w:afterAutospacing="1"/>
        <w:outlineLvl w:val="2"/>
        <w:rPr>
          <w:ins w:id="1151" w:author="MUHAMMAD HAMAD" w:date="2025-03-26T13:46:00Z"/>
          <w:del w:id="1152" w:author="Sayed Mehmood" w:date="2026-10-07T14:08:00Z"/>
        </w:rPr>
        <w:pPrChange w:id="1150" w:author="MUHAMMAD HAMAD" w:date="2025-03-26T13:56:00Z">
          <w:pPr>
            <w:pStyle w:val="41"/>
            <w:numPr>
              <w:ilvl w:val="0"/>
              <w:numId w:val="52"/>
            </w:numPr>
            <w:spacing w:before="100" w:beforeAutospacing="1" w:after="100" w:afterAutospacing="1" w:line="240" w:lineRule="auto"/>
            <w:ind w:hanging="360"/>
            <w:outlineLvl w:val="2"/>
          </w:pPr>
        </w:pPrChange>
      </w:pPr>
      <w:ins w:id="1153" w:author="MUHAMMAD HAMAD" w:date="2025-03-26T13:46:00Z">
        <w:del w:id="1154" w:author="Sayed Mehmood" w:date="2026-10-07T14:08:00Z">
          <w:r>
            <w:rPr/>
            <w:delText>Alternate 1.3: If the system fails to upload or save the project, the system displays an error message and prompts the administrator to retry.</w:delText>
          </w:r>
        </w:del>
      </w:ins>
    </w:p>
    <w:p w14:paraId="7D06653D">
      <w:pPr>
        <w:spacing w:before="100" w:beforeAutospacing="1" w:after="100" w:afterAutospacing="1"/>
        <w:outlineLvl w:val="2"/>
        <w:rPr>
          <w:ins w:id="1156" w:author="MUHAMMAD HAMAD" w:date="2025-03-26T13:46:00Z"/>
          <w:del w:id="1157" w:author="Sayed Mehmood" w:date="2026-10-07T14:08:00Z"/>
        </w:rPr>
        <w:pPrChange w:id="1155" w:author="MUHAMMAD HAMAD" w:date="2025-03-26T13:56:00Z">
          <w:pPr>
            <w:pStyle w:val="41"/>
            <w:numPr>
              <w:ilvl w:val="0"/>
              <w:numId w:val="52"/>
            </w:numPr>
            <w:spacing w:before="100" w:beforeAutospacing="1" w:after="100" w:afterAutospacing="1" w:line="240" w:lineRule="auto"/>
            <w:ind w:hanging="360"/>
            <w:outlineLvl w:val="2"/>
          </w:pPr>
        </w:pPrChange>
      </w:pPr>
    </w:p>
    <w:p w14:paraId="7966D030">
      <w:pPr>
        <w:spacing w:before="100" w:beforeAutospacing="1" w:after="100" w:afterAutospacing="1"/>
        <w:outlineLvl w:val="2"/>
        <w:rPr>
          <w:ins w:id="1159" w:author="MUHAMMAD HAMAD" w:date="2025-03-26T13:46:00Z"/>
          <w:del w:id="1160" w:author="Sayed Mehmood" w:date="2026-10-07T14:08:00Z"/>
          <w:rFonts w:eastAsia="Times New Roman" w:cstheme="majorBidi"/>
          <w:rPrChange w:id="1161" w:author="MUHAMMAD HAMAD" w:date="2025-03-26T13:54:00Z">
            <w:rPr>
              <w:ins w:id="1162" w:author="MUHAMMAD HAMAD" w:date="2025-03-26T13:46:00Z"/>
              <w:del w:id="1163" w:author="Sayed Mehmood" w:date="2026-10-07T14:08:00Z"/>
            </w:rPr>
          </w:rPrChange>
        </w:rPr>
        <w:pPrChange w:id="1158" w:author="MUHAMMAD HAMAD" w:date="2025-03-26T13:56:00Z">
          <w:pPr>
            <w:pStyle w:val="41"/>
            <w:numPr>
              <w:ilvl w:val="0"/>
              <w:numId w:val="52"/>
            </w:numPr>
            <w:spacing w:before="100" w:beforeAutospacing="1" w:after="100" w:afterAutospacing="1" w:line="240" w:lineRule="auto"/>
            <w:ind w:hanging="360"/>
            <w:outlineLvl w:val="2"/>
          </w:pPr>
        </w:pPrChange>
      </w:pPr>
      <w:ins w:id="1164" w:author="MUHAMMAD HAMAD" w:date="2025-03-26T13:46:00Z">
        <w:del w:id="1165" w:author="Sayed Mehmood" w:date="2026-10-07T14:08:00Z">
          <w:r>
            <w:rPr/>
            <w:delText>Postconditions:</w:delText>
          </w:r>
        </w:del>
      </w:ins>
    </w:p>
    <w:p w14:paraId="784DCB87">
      <w:pPr>
        <w:spacing w:before="100" w:beforeAutospacing="1" w:after="100" w:afterAutospacing="1"/>
        <w:outlineLvl w:val="2"/>
        <w:rPr>
          <w:ins w:id="1167" w:author="MUHAMMAD HAMAD" w:date="2025-03-26T13:46:00Z"/>
          <w:del w:id="1168" w:author="Sayed Mehmood" w:date="2026-10-07T14:08:00Z"/>
        </w:rPr>
        <w:pPrChange w:id="1166" w:author="MUHAMMAD HAMAD" w:date="2025-03-26T13:56:00Z">
          <w:pPr>
            <w:pStyle w:val="41"/>
            <w:numPr>
              <w:ilvl w:val="0"/>
              <w:numId w:val="52"/>
            </w:numPr>
            <w:spacing w:before="100" w:beforeAutospacing="1" w:after="100" w:afterAutospacing="1" w:line="240" w:lineRule="auto"/>
            <w:ind w:hanging="360"/>
            <w:outlineLvl w:val="2"/>
          </w:pPr>
        </w:pPrChange>
      </w:pPr>
      <w:ins w:id="1169" w:author="MUHAMMAD HAMAD" w:date="2025-03-26T13:46:00Z">
        <w:del w:id="1170" w:author="Sayed Mehmood" w:date="2026-10-07T14:08:00Z">
          <w:r>
            <w:rPr/>
            <w:delText>Projects are available for students to browse and register.</w:delText>
          </w:r>
        </w:del>
      </w:ins>
    </w:p>
    <w:p w14:paraId="5B85F141">
      <w:pPr>
        <w:spacing w:before="100" w:beforeAutospacing="1" w:after="100" w:afterAutospacing="1"/>
        <w:outlineLvl w:val="2"/>
        <w:rPr>
          <w:ins w:id="1172" w:author="MUHAMMAD HAMAD" w:date="2025-03-26T13:46:00Z"/>
          <w:del w:id="1173" w:author="Sayed Mehmood" w:date="2026-10-07T14:08:00Z"/>
        </w:rPr>
        <w:pPrChange w:id="1171" w:author="MUHAMMAD HAMAD" w:date="2025-03-26T13:56:00Z">
          <w:pPr>
            <w:pStyle w:val="41"/>
            <w:numPr>
              <w:ilvl w:val="0"/>
              <w:numId w:val="52"/>
            </w:numPr>
            <w:spacing w:before="100" w:beforeAutospacing="1" w:after="100" w:afterAutospacing="1" w:line="240" w:lineRule="auto"/>
            <w:ind w:hanging="360"/>
            <w:outlineLvl w:val="2"/>
          </w:pPr>
        </w:pPrChange>
      </w:pPr>
    </w:p>
    <w:p w14:paraId="3C852427">
      <w:pPr>
        <w:spacing w:before="100" w:beforeAutospacing="1" w:after="100" w:afterAutospacing="1"/>
        <w:outlineLvl w:val="2"/>
        <w:rPr>
          <w:ins w:id="1175" w:author="Sayed Mehmood" w:date="2026-10-07T14:08:00Z"/>
        </w:rPr>
        <w:pPrChange w:id="1174" w:author="MUHAMMAD HAMAD" w:date="2025-03-26T13:56:00Z">
          <w:pPr>
            <w:pStyle w:val="41"/>
            <w:numPr>
              <w:ilvl w:val="0"/>
              <w:numId w:val="52"/>
            </w:numPr>
            <w:spacing w:before="100" w:beforeAutospacing="1" w:after="100" w:afterAutospacing="1" w:line="240" w:lineRule="auto"/>
            <w:ind w:hanging="360"/>
            <w:outlineLvl w:val="2"/>
          </w:pPr>
        </w:pPrChange>
      </w:pPr>
      <w:ins w:id="1176" w:author="MUHAMMAD HAMAD" w:date="2025-03-26T13:46:00Z">
        <w:del w:id="1177" w:author="Sayed Mehmood" w:date="2026-10-07T14:08:00Z">
          <w:r>
            <w:rPr/>
            <w:delText>The assigned supervisor is notified of the project assignment.</w:delText>
          </w:r>
        </w:del>
      </w:ins>
    </w:p>
    <w:p w14:paraId="5AC8C854">
      <w:pPr>
        <w:pStyle w:val="3"/>
        <w:spacing w:before="100" w:beforeAutospacing="1" w:after="100" w:afterAutospacing="1"/>
        <w:outlineLvl w:val="2"/>
        <w:rPr>
          <w:ins w:id="1179" w:author="MUHAMMAD HAMAD" w:date="2025-03-26T13:46:00Z"/>
        </w:rPr>
        <w:pPrChange w:id="1178" w:author="SHARIF ULLAH" w:date="2026-10-07T14:30:00Z">
          <w:pPr>
            <w:pStyle w:val="41"/>
            <w:numPr>
              <w:ilvl w:val="0"/>
              <w:numId w:val="52"/>
            </w:numPr>
            <w:spacing w:before="100" w:beforeAutospacing="1" w:after="100" w:afterAutospacing="1" w:line="240" w:lineRule="auto"/>
            <w:ind w:hanging="360"/>
            <w:outlineLvl w:val="2"/>
          </w:pPr>
        </w:pPrChange>
      </w:pPr>
      <w:ins w:id="1180" w:author="SHARIF ULLAH" w:date="2026-10-07T14:30:00Z">
        <w:r>
          <w:rPr/>
          <w:t xml:space="preserve">Shukria Farzan </w:t>
        </w:r>
      </w:ins>
      <w:ins w:id="1181" w:author="SHARIF ULLAH" w:date="2026-10-07T14:30:00Z">
        <w:r>
          <w:rPr>
            <w:spacing w:val="-2"/>
          </w:rPr>
          <w:t>(04072413064)</w:t>
        </w:r>
      </w:ins>
    </w:p>
    <w:p w14:paraId="63BA2863">
      <w:pPr>
        <w:pStyle w:val="4"/>
        <w:spacing w:before="171" w:line="362" w:lineRule="auto"/>
        <w:ind w:right="6531"/>
      </w:pPr>
      <w:ins w:id="1182" w:author="SHARIF ULLAH" w:date="2026-10-07T14:27:00Z">
        <w:bookmarkStart w:id="18" w:name="_Toc193890192"/>
        <w:r>
          <w:rPr>
            <w:b/>
            <w:bCs/>
            <w:rPrChange w:id="1183" w:author="SHARIF ULLAH" w:date="2026-10-07T14:27:00Z">
              <w:rPr/>
            </w:rPrChange>
          </w:rPr>
          <w:t>4.</w:t>
        </w:r>
      </w:ins>
      <w:r>
        <w:rPr>
          <w:b/>
          <w:bCs/>
          <w:rPrChange w:id="1184" w:author="SHARIF ULLAH" w:date="2026-10-07T14:27:00Z">
            <w:rPr/>
          </w:rPrChange>
        </w:rPr>
        <w:t>Use</w:t>
      </w:r>
      <w:r>
        <w:rPr>
          <w:b/>
          <w:bCs/>
          <w:spacing w:val="-9"/>
          <w:rPrChange w:id="1185" w:author="SHARIF ULLAH" w:date="2026-10-07T14:27:00Z">
            <w:rPr>
              <w:spacing w:val="-9"/>
            </w:rPr>
          </w:rPrChange>
        </w:rPr>
        <w:t xml:space="preserve"> </w:t>
      </w:r>
      <w:r>
        <w:rPr>
          <w:b/>
          <w:bCs/>
          <w:rPrChange w:id="1186" w:author="SHARIF ULLAH" w:date="2026-10-07T14:27:00Z">
            <w:rPr/>
          </w:rPrChange>
        </w:rPr>
        <w:t>Case</w:t>
      </w:r>
      <w:r>
        <w:rPr>
          <w:b/>
          <w:bCs/>
          <w:spacing w:val="-9"/>
          <w:rPrChange w:id="1187" w:author="SHARIF ULLAH" w:date="2026-10-07T14:27:00Z">
            <w:rPr>
              <w:spacing w:val="-9"/>
            </w:rPr>
          </w:rPrChange>
        </w:rPr>
        <w:t xml:space="preserve"> </w:t>
      </w:r>
      <w:r>
        <w:rPr>
          <w:b/>
          <w:bCs/>
          <w:rPrChange w:id="1188" w:author="SHARIF ULLAH" w:date="2026-10-07T14:27:00Z">
            <w:rPr/>
          </w:rPrChange>
        </w:rPr>
        <w:t>Text:</w:t>
      </w:r>
      <w:r>
        <w:rPr>
          <w:b/>
          <w:bCs/>
          <w:spacing w:val="-9"/>
          <w:rPrChange w:id="1189" w:author="SHARIF ULLAH" w:date="2026-10-07T14:27:00Z">
            <w:rPr>
              <w:spacing w:val="-9"/>
            </w:rPr>
          </w:rPrChange>
        </w:rPr>
        <w:t xml:space="preserve"> </w:t>
      </w:r>
      <w:r>
        <w:rPr>
          <w:b/>
          <w:bCs/>
          <w:rPrChange w:id="1190" w:author="SHARIF ULLAH" w:date="2026-10-07T14:27:00Z">
            <w:rPr/>
          </w:rPrChange>
        </w:rPr>
        <w:t>Make</w:t>
      </w:r>
      <w:r>
        <w:rPr>
          <w:b/>
          <w:bCs/>
          <w:spacing w:val="-9"/>
          <w:rPrChange w:id="1191" w:author="SHARIF ULLAH" w:date="2026-10-07T14:27:00Z">
            <w:rPr>
              <w:spacing w:val="-9"/>
            </w:rPr>
          </w:rPrChange>
        </w:rPr>
        <w:t xml:space="preserve"> </w:t>
      </w:r>
      <w:r>
        <w:rPr>
          <w:b/>
          <w:bCs/>
          <w:rPrChange w:id="1192" w:author="SHARIF ULLAH" w:date="2026-10-07T14:27:00Z">
            <w:rPr/>
          </w:rPrChange>
        </w:rPr>
        <w:t xml:space="preserve">Payment </w:t>
      </w:r>
      <w:r>
        <w:rPr>
          <w:spacing w:val="-2"/>
        </w:rPr>
        <w:t>Inputs:</w:t>
      </w:r>
    </w:p>
    <w:p w14:paraId="77AC510D">
      <w:pPr>
        <w:pStyle w:val="41"/>
        <w:numPr>
          <w:ilvl w:val="0"/>
          <w:numId w:val="53"/>
        </w:numPr>
        <w:tabs>
          <w:tab w:val="left" w:pos="478"/>
        </w:tabs>
        <w:spacing w:before="24"/>
        <w:ind w:left="478" w:hanging="216"/>
        <w:rPr>
          <w:sz w:val="18"/>
        </w:rPr>
      </w:pPr>
      <w:r>
        <w:rPr>
          <w:spacing w:val="-2"/>
          <w:w w:val="105"/>
          <w:sz w:val="18"/>
        </w:rPr>
        <w:t>paymentMethod</w:t>
      </w:r>
    </w:p>
    <w:p w14:paraId="28AE5FED">
      <w:pPr>
        <w:pStyle w:val="41"/>
        <w:numPr>
          <w:ilvl w:val="0"/>
          <w:numId w:val="53"/>
        </w:numPr>
        <w:tabs>
          <w:tab w:val="left" w:pos="478"/>
        </w:tabs>
        <w:ind w:left="478" w:hanging="216"/>
        <w:rPr>
          <w:sz w:val="18"/>
        </w:rPr>
      </w:pPr>
      <w:r>
        <w:rPr>
          <w:spacing w:val="-2"/>
          <w:w w:val="105"/>
          <w:sz w:val="18"/>
        </w:rPr>
        <w:t>paymentInfo</w:t>
      </w:r>
    </w:p>
    <w:p w14:paraId="44A2D8D8">
      <w:pPr>
        <w:pStyle w:val="41"/>
        <w:numPr>
          <w:ilvl w:val="0"/>
          <w:numId w:val="53"/>
        </w:numPr>
        <w:tabs>
          <w:tab w:val="left" w:pos="478"/>
        </w:tabs>
        <w:ind w:left="478" w:hanging="216"/>
        <w:rPr>
          <w:sz w:val="18"/>
        </w:rPr>
      </w:pPr>
      <w:r>
        <w:rPr>
          <w:spacing w:val="-2"/>
          <w:w w:val="105"/>
          <w:sz w:val="18"/>
        </w:rPr>
        <w:t>amount</w:t>
      </w:r>
    </w:p>
    <w:p w14:paraId="3665B6D4">
      <w:pPr>
        <w:pStyle w:val="4"/>
      </w:pPr>
      <w:r>
        <w:rPr>
          <w:spacing w:val="-2"/>
        </w:rPr>
        <w:t>Outputs:</w:t>
      </w:r>
    </w:p>
    <w:p w14:paraId="7723AD1E">
      <w:pPr>
        <w:pStyle w:val="41"/>
        <w:numPr>
          <w:ilvl w:val="0"/>
          <w:numId w:val="54"/>
        </w:numPr>
        <w:tabs>
          <w:tab w:val="left" w:pos="478"/>
        </w:tabs>
        <w:spacing w:before="159"/>
        <w:ind w:left="478" w:hanging="216"/>
        <w:rPr>
          <w:sz w:val="18"/>
        </w:rPr>
      </w:pPr>
      <w:r>
        <w:rPr>
          <w:spacing w:val="-2"/>
          <w:w w:val="105"/>
          <w:sz w:val="18"/>
        </w:rPr>
        <w:t>paymentStatus</w:t>
      </w:r>
    </w:p>
    <w:p w14:paraId="2EB54A64">
      <w:pPr>
        <w:pStyle w:val="41"/>
        <w:numPr>
          <w:ilvl w:val="0"/>
          <w:numId w:val="54"/>
        </w:numPr>
        <w:tabs>
          <w:tab w:val="left" w:pos="478"/>
        </w:tabs>
        <w:ind w:left="478" w:hanging="216"/>
        <w:rPr>
          <w:sz w:val="18"/>
        </w:rPr>
      </w:pPr>
      <w:r>
        <w:rPr>
          <w:spacing w:val="-2"/>
          <w:w w:val="105"/>
          <w:sz w:val="18"/>
        </w:rPr>
        <w:t>paymentId</w:t>
      </w:r>
    </w:p>
    <w:p w14:paraId="7BF3A6C8">
      <w:pPr>
        <w:pStyle w:val="41"/>
        <w:numPr>
          <w:ilvl w:val="0"/>
          <w:numId w:val="55"/>
        </w:numPr>
        <w:tabs>
          <w:tab w:val="left" w:pos="468"/>
        </w:tabs>
        <w:ind w:left="468" w:hanging="206"/>
        <w:rPr>
          <w:sz w:val="18"/>
        </w:rPr>
      </w:pPr>
      <w:r>
        <w:rPr>
          <w:w w:val="105"/>
          <w:sz w:val="18"/>
        </w:rPr>
        <w:t>Primary</w:t>
      </w:r>
      <w:r>
        <w:rPr>
          <w:spacing w:val="-13"/>
          <w:w w:val="105"/>
          <w:sz w:val="18"/>
        </w:rPr>
        <w:t xml:space="preserve"> </w:t>
      </w:r>
      <w:r>
        <w:rPr>
          <w:w w:val="105"/>
          <w:sz w:val="18"/>
        </w:rPr>
        <w:t>Actor:</w:t>
      </w:r>
      <w:r>
        <w:rPr>
          <w:spacing w:val="-12"/>
          <w:w w:val="105"/>
          <w:sz w:val="18"/>
        </w:rPr>
        <w:t xml:space="preserve"> </w:t>
      </w:r>
      <w:r>
        <w:rPr>
          <w:spacing w:val="-2"/>
          <w:w w:val="105"/>
          <w:sz w:val="18"/>
        </w:rPr>
        <w:t>Customer</w:t>
      </w:r>
    </w:p>
    <w:p w14:paraId="4D52394C">
      <w:pPr>
        <w:pStyle w:val="4"/>
        <w:numPr>
          <w:ilvl w:val="0"/>
          <w:numId w:val="32"/>
        </w:numPr>
        <w:tabs>
          <w:tab w:val="left" w:pos="517"/>
        </w:tabs>
        <w:ind w:left="517" w:hanging="255"/>
      </w:pPr>
      <w:r>
        <w:rPr>
          <w:spacing w:val="-2"/>
        </w:rPr>
        <w:t>Preconditions</w:t>
      </w:r>
    </w:p>
    <w:p w14:paraId="666CEF26">
      <w:pPr>
        <w:pStyle w:val="41"/>
        <w:numPr>
          <w:ilvl w:val="1"/>
          <w:numId w:val="32"/>
        </w:numPr>
        <w:tabs>
          <w:tab w:val="left" w:pos="378"/>
        </w:tabs>
        <w:spacing w:before="158"/>
        <w:ind w:left="378" w:hanging="116"/>
        <w:rPr>
          <w:sz w:val="18"/>
        </w:rPr>
      </w:pPr>
      <w:r>
        <w:rPr>
          <w:w w:val="105"/>
          <w:sz w:val="18"/>
        </w:rPr>
        <w:t>The</w:t>
      </w:r>
      <w:r>
        <w:rPr>
          <w:spacing w:val="-11"/>
          <w:w w:val="105"/>
          <w:sz w:val="18"/>
        </w:rPr>
        <w:t xml:space="preserve"> </w:t>
      </w:r>
      <w:r>
        <w:rPr>
          <w:w w:val="105"/>
          <w:sz w:val="18"/>
        </w:rPr>
        <w:t>customer</w:t>
      </w:r>
      <w:r>
        <w:rPr>
          <w:spacing w:val="-10"/>
          <w:w w:val="105"/>
          <w:sz w:val="18"/>
        </w:rPr>
        <w:t xml:space="preserve"> </w:t>
      </w:r>
      <w:r>
        <w:rPr>
          <w:w w:val="105"/>
          <w:sz w:val="18"/>
        </w:rPr>
        <w:t>has</w:t>
      </w:r>
      <w:r>
        <w:rPr>
          <w:spacing w:val="-10"/>
          <w:w w:val="105"/>
          <w:sz w:val="18"/>
        </w:rPr>
        <w:t xml:space="preserve"> </w:t>
      </w:r>
      <w:r>
        <w:rPr>
          <w:w w:val="105"/>
          <w:sz w:val="18"/>
        </w:rPr>
        <w:t>created</w:t>
      </w:r>
      <w:r>
        <w:rPr>
          <w:spacing w:val="-10"/>
          <w:w w:val="105"/>
          <w:sz w:val="18"/>
        </w:rPr>
        <w:t xml:space="preserve"> </w:t>
      </w:r>
      <w:r>
        <w:rPr>
          <w:w w:val="105"/>
          <w:sz w:val="18"/>
        </w:rPr>
        <w:t>an</w:t>
      </w:r>
      <w:r>
        <w:rPr>
          <w:spacing w:val="-10"/>
          <w:w w:val="105"/>
          <w:sz w:val="18"/>
        </w:rPr>
        <w:t xml:space="preserve"> </w:t>
      </w:r>
      <w:r>
        <w:rPr>
          <w:spacing w:val="-2"/>
          <w:w w:val="105"/>
          <w:sz w:val="18"/>
        </w:rPr>
        <w:t>order.</w:t>
      </w:r>
    </w:p>
    <w:p w14:paraId="7C1F7D23">
      <w:pPr>
        <w:pStyle w:val="41"/>
        <w:numPr>
          <w:ilvl w:val="1"/>
          <w:numId w:val="32"/>
        </w:numPr>
        <w:tabs>
          <w:tab w:val="left" w:pos="378"/>
        </w:tabs>
        <w:ind w:left="378" w:hanging="116"/>
        <w:rPr>
          <w:sz w:val="18"/>
        </w:rPr>
      </w:pPr>
      <w:r>
        <w:rPr>
          <w:w w:val="105"/>
          <w:sz w:val="18"/>
        </w:rPr>
        <w:t>The</w:t>
      </w:r>
      <w:r>
        <w:rPr>
          <w:spacing w:val="-9"/>
          <w:w w:val="105"/>
          <w:sz w:val="18"/>
        </w:rPr>
        <w:t xml:space="preserve"> </w:t>
      </w:r>
      <w:r>
        <w:rPr>
          <w:w w:val="105"/>
          <w:sz w:val="18"/>
        </w:rPr>
        <w:t>order</w:t>
      </w:r>
      <w:r>
        <w:rPr>
          <w:spacing w:val="-9"/>
          <w:w w:val="105"/>
          <w:sz w:val="18"/>
        </w:rPr>
        <w:t xml:space="preserve"> </w:t>
      </w:r>
      <w:r>
        <w:rPr>
          <w:w w:val="105"/>
          <w:sz w:val="18"/>
        </w:rPr>
        <w:t>amount</w:t>
      </w:r>
      <w:r>
        <w:rPr>
          <w:spacing w:val="-9"/>
          <w:w w:val="105"/>
          <w:sz w:val="18"/>
        </w:rPr>
        <w:t xml:space="preserve"> </w:t>
      </w:r>
      <w:r>
        <w:rPr>
          <w:w w:val="105"/>
          <w:sz w:val="18"/>
        </w:rPr>
        <w:t>is</w:t>
      </w:r>
      <w:r>
        <w:rPr>
          <w:spacing w:val="-9"/>
          <w:w w:val="105"/>
          <w:sz w:val="18"/>
        </w:rPr>
        <w:t xml:space="preserve"> </w:t>
      </w:r>
      <w:r>
        <w:rPr>
          <w:spacing w:val="-2"/>
          <w:w w:val="105"/>
          <w:sz w:val="18"/>
        </w:rPr>
        <w:t>available.</w:t>
      </w:r>
    </w:p>
    <w:p w14:paraId="5F109CFA">
      <w:pPr>
        <w:pStyle w:val="41"/>
        <w:numPr>
          <w:ilvl w:val="1"/>
          <w:numId w:val="32"/>
        </w:numPr>
        <w:tabs>
          <w:tab w:val="left" w:pos="378"/>
        </w:tabs>
        <w:ind w:left="378" w:hanging="116"/>
        <w:rPr>
          <w:sz w:val="18"/>
        </w:rPr>
      </w:pPr>
      <w:r>
        <w:rPr>
          <w:w w:val="105"/>
          <w:sz w:val="18"/>
        </w:rPr>
        <w:t>A</w:t>
      </w:r>
      <w:r>
        <w:rPr>
          <w:spacing w:val="-10"/>
          <w:w w:val="105"/>
          <w:sz w:val="18"/>
        </w:rPr>
        <w:t xml:space="preserve"> </w:t>
      </w:r>
      <w:r>
        <w:rPr>
          <w:w w:val="105"/>
          <w:sz w:val="18"/>
        </w:rPr>
        <w:t>valid</w:t>
      </w:r>
      <w:r>
        <w:rPr>
          <w:spacing w:val="-9"/>
          <w:w w:val="105"/>
          <w:sz w:val="18"/>
        </w:rPr>
        <w:t xml:space="preserve"> </w:t>
      </w:r>
      <w:r>
        <w:rPr>
          <w:w w:val="105"/>
          <w:sz w:val="18"/>
        </w:rPr>
        <w:t>payment</w:t>
      </w:r>
      <w:r>
        <w:rPr>
          <w:spacing w:val="-9"/>
          <w:w w:val="105"/>
          <w:sz w:val="18"/>
        </w:rPr>
        <w:t xml:space="preserve"> </w:t>
      </w:r>
      <w:r>
        <w:rPr>
          <w:w w:val="105"/>
          <w:sz w:val="18"/>
        </w:rPr>
        <w:t>method</w:t>
      </w:r>
      <w:r>
        <w:rPr>
          <w:spacing w:val="-9"/>
          <w:w w:val="105"/>
          <w:sz w:val="18"/>
        </w:rPr>
        <w:t xml:space="preserve"> </w:t>
      </w:r>
      <w:r>
        <w:rPr>
          <w:w w:val="105"/>
          <w:sz w:val="18"/>
        </w:rPr>
        <w:t>is</w:t>
      </w:r>
      <w:r>
        <w:rPr>
          <w:spacing w:val="-9"/>
          <w:w w:val="105"/>
          <w:sz w:val="18"/>
        </w:rPr>
        <w:t xml:space="preserve"> </w:t>
      </w:r>
      <w:r>
        <w:rPr>
          <w:spacing w:val="-2"/>
          <w:w w:val="105"/>
          <w:sz w:val="18"/>
        </w:rPr>
        <w:t>available.</w:t>
      </w:r>
    </w:p>
    <w:p w14:paraId="1B630701">
      <w:pPr>
        <w:pStyle w:val="4"/>
        <w:numPr>
          <w:ilvl w:val="0"/>
          <w:numId w:val="32"/>
        </w:numPr>
        <w:tabs>
          <w:tab w:val="left" w:pos="517"/>
        </w:tabs>
        <w:ind w:left="517" w:hanging="255"/>
      </w:pPr>
      <w:r>
        <w:t xml:space="preserve">Success </w:t>
      </w:r>
      <w:r>
        <w:rPr>
          <w:spacing w:val="-2"/>
        </w:rPr>
        <w:t>Scenario</w:t>
      </w:r>
    </w:p>
    <w:p w14:paraId="41105F38">
      <w:pPr>
        <w:pStyle w:val="41"/>
        <w:numPr>
          <w:ilvl w:val="0"/>
          <w:numId w:val="56"/>
        </w:numPr>
        <w:tabs>
          <w:tab w:val="left" w:pos="478"/>
        </w:tabs>
        <w:spacing w:before="159"/>
        <w:ind w:left="478" w:hanging="216"/>
        <w:rPr>
          <w:sz w:val="18"/>
        </w:rPr>
      </w:pPr>
      <w:r>
        <w:rPr>
          <w:w w:val="105"/>
          <w:sz w:val="18"/>
        </w:rPr>
        <w:t>Customer</w:t>
      </w:r>
      <w:r>
        <w:rPr>
          <w:spacing w:val="-13"/>
          <w:w w:val="105"/>
          <w:sz w:val="18"/>
        </w:rPr>
        <w:t xml:space="preserve"> </w:t>
      </w:r>
      <w:r>
        <w:rPr>
          <w:w w:val="105"/>
          <w:sz w:val="18"/>
        </w:rPr>
        <w:t>confirms</w:t>
      </w:r>
      <w:r>
        <w:rPr>
          <w:spacing w:val="-13"/>
          <w:w w:val="105"/>
          <w:sz w:val="18"/>
        </w:rPr>
        <w:t xml:space="preserve"> </w:t>
      </w:r>
      <w:r>
        <w:rPr>
          <w:w w:val="105"/>
          <w:sz w:val="18"/>
        </w:rPr>
        <w:t>the</w:t>
      </w:r>
      <w:r>
        <w:rPr>
          <w:spacing w:val="-13"/>
          <w:w w:val="105"/>
          <w:sz w:val="18"/>
        </w:rPr>
        <w:t xml:space="preserve"> </w:t>
      </w:r>
      <w:r>
        <w:rPr>
          <w:spacing w:val="-2"/>
          <w:w w:val="105"/>
          <w:sz w:val="18"/>
        </w:rPr>
        <w:t>order.</w:t>
      </w:r>
    </w:p>
    <w:p w14:paraId="2C21C77A">
      <w:pPr>
        <w:pStyle w:val="41"/>
        <w:numPr>
          <w:ilvl w:val="0"/>
          <w:numId w:val="56"/>
        </w:numPr>
        <w:tabs>
          <w:tab w:val="left" w:pos="478"/>
        </w:tabs>
        <w:ind w:left="478" w:hanging="216"/>
        <w:rPr>
          <w:sz w:val="18"/>
        </w:rPr>
      </w:pPr>
      <w:r>
        <w:rPr>
          <w:w w:val="105"/>
          <w:sz w:val="18"/>
        </w:rPr>
        <w:t>The</w:t>
      </w:r>
      <w:r>
        <w:rPr>
          <w:spacing w:val="-13"/>
          <w:w w:val="105"/>
          <w:sz w:val="18"/>
        </w:rPr>
        <w:t xml:space="preserve"> </w:t>
      </w:r>
      <w:r>
        <w:rPr>
          <w:w w:val="105"/>
          <w:sz w:val="18"/>
        </w:rPr>
        <w:t>system</w:t>
      </w:r>
      <w:r>
        <w:rPr>
          <w:spacing w:val="-12"/>
          <w:w w:val="105"/>
          <w:sz w:val="18"/>
        </w:rPr>
        <w:t xml:space="preserve"> </w:t>
      </w:r>
      <w:r>
        <w:rPr>
          <w:w w:val="105"/>
          <w:sz w:val="18"/>
        </w:rPr>
        <w:t>displays</w:t>
      </w:r>
      <w:r>
        <w:rPr>
          <w:spacing w:val="-12"/>
          <w:w w:val="105"/>
          <w:sz w:val="18"/>
        </w:rPr>
        <w:t xml:space="preserve"> </w:t>
      </w:r>
      <w:r>
        <w:rPr>
          <w:w w:val="105"/>
          <w:sz w:val="18"/>
        </w:rPr>
        <w:t>the</w:t>
      </w:r>
      <w:r>
        <w:rPr>
          <w:spacing w:val="-12"/>
          <w:w w:val="105"/>
          <w:sz w:val="18"/>
        </w:rPr>
        <w:t xml:space="preserve"> </w:t>
      </w:r>
      <w:r>
        <w:rPr>
          <w:w w:val="105"/>
          <w:sz w:val="18"/>
        </w:rPr>
        <w:t>available</w:t>
      </w:r>
      <w:r>
        <w:rPr>
          <w:spacing w:val="-12"/>
          <w:w w:val="105"/>
          <w:sz w:val="18"/>
        </w:rPr>
        <w:t xml:space="preserve"> </w:t>
      </w:r>
      <w:r>
        <w:rPr>
          <w:w w:val="105"/>
          <w:sz w:val="18"/>
        </w:rPr>
        <w:t>payment</w:t>
      </w:r>
      <w:r>
        <w:rPr>
          <w:spacing w:val="-12"/>
          <w:w w:val="105"/>
          <w:sz w:val="18"/>
        </w:rPr>
        <w:t xml:space="preserve"> </w:t>
      </w:r>
      <w:r>
        <w:rPr>
          <w:spacing w:val="-2"/>
          <w:w w:val="105"/>
          <w:sz w:val="18"/>
        </w:rPr>
        <w:t>options.</w:t>
      </w:r>
    </w:p>
    <w:p w14:paraId="26EE6EE2">
      <w:pPr>
        <w:pStyle w:val="41"/>
        <w:numPr>
          <w:ilvl w:val="0"/>
          <w:numId w:val="56"/>
        </w:numPr>
        <w:tabs>
          <w:tab w:val="left" w:pos="478"/>
        </w:tabs>
        <w:ind w:left="478" w:hanging="216"/>
        <w:rPr>
          <w:sz w:val="18"/>
        </w:rPr>
      </w:pPr>
      <w:r>
        <w:rPr>
          <w:w w:val="105"/>
          <w:sz w:val="18"/>
        </w:rPr>
        <w:t>Customer</w:t>
      </w:r>
      <w:r>
        <w:rPr>
          <w:spacing w:val="-13"/>
          <w:w w:val="105"/>
          <w:sz w:val="18"/>
        </w:rPr>
        <w:t xml:space="preserve"> </w:t>
      </w:r>
      <w:r>
        <w:rPr>
          <w:w w:val="105"/>
          <w:sz w:val="18"/>
        </w:rPr>
        <w:t>selects</w:t>
      </w:r>
      <w:r>
        <w:rPr>
          <w:spacing w:val="-12"/>
          <w:w w:val="105"/>
          <w:sz w:val="18"/>
        </w:rPr>
        <w:t xml:space="preserve"> </w:t>
      </w:r>
      <w:r>
        <w:rPr>
          <w:w w:val="105"/>
          <w:sz w:val="18"/>
        </w:rPr>
        <w:t>a</w:t>
      </w:r>
      <w:r>
        <w:rPr>
          <w:spacing w:val="-12"/>
          <w:w w:val="105"/>
          <w:sz w:val="18"/>
        </w:rPr>
        <w:t xml:space="preserve"> </w:t>
      </w:r>
      <w:r>
        <w:rPr>
          <w:w w:val="105"/>
          <w:sz w:val="18"/>
        </w:rPr>
        <w:t>payment</w:t>
      </w:r>
      <w:r>
        <w:rPr>
          <w:spacing w:val="-12"/>
          <w:w w:val="105"/>
          <w:sz w:val="18"/>
        </w:rPr>
        <w:t xml:space="preserve"> </w:t>
      </w:r>
      <w:r>
        <w:rPr>
          <w:spacing w:val="-2"/>
          <w:w w:val="105"/>
          <w:sz w:val="18"/>
        </w:rPr>
        <w:t>method.</w:t>
      </w:r>
    </w:p>
    <w:p w14:paraId="2420AC98">
      <w:pPr>
        <w:pStyle w:val="41"/>
        <w:numPr>
          <w:ilvl w:val="0"/>
          <w:numId w:val="56"/>
        </w:numPr>
        <w:tabs>
          <w:tab w:val="left" w:pos="478"/>
        </w:tabs>
        <w:ind w:left="478" w:hanging="216"/>
        <w:rPr>
          <w:sz w:val="18"/>
        </w:rPr>
      </w:pPr>
      <w:r>
        <w:rPr>
          <w:w w:val="105"/>
          <w:sz w:val="18"/>
        </w:rPr>
        <w:t>Customer</w:t>
      </w:r>
      <w:r>
        <w:rPr>
          <w:spacing w:val="-14"/>
          <w:w w:val="105"/>
          <w:sz w:val="18"/>
        </w:rPr>
        <w:t xml:space="preserve"> </w:t>
      </w:r>
      <w:r>
        <w:rPr>
          <w:w w:val="105"/>
          <w:sz w:val="18"/>
        </w:rPr>
        <w:t>enters</w:t>
      </w:r>
      <w:r>
        <w:rPr>
          <w:spacing w:val="-13"/>
          <w:w w:val="105"/>
          <w:sz w:val="18"/>
        </w:rPr>
        <w:t xml:space="preserve"> </w:t>
      </w:r>
      <w:r>
        <w:rPr>
          <w:w w:val="105"/>
          <w:sz w:val="18"/>
        </w:rPr>
        <w:t>the</w:t>
      </w:r>
      <w:r>
        <w:rPr>
          <w:spacing w:val="-13"/>
          <w:w w:val="105"/>
          <w:sz w:val="18"/>
        </w:rPr>
        <w:t xml:space="preserve"> </w:t>
      </w:r>
      <w:r>
        <w:rPr>
          <w:w w:val="105"/>
          <w:sz w:val="18"/>
        </w:rPr>
        <w:t>required</w:t>
      </w:r>
      <w:r>
        <w:rPr>
          <w:spacing w:val="-13"/>
          <w:w w:val="105"/>
          <w:sz w:val="18"/>
        </w:rPr>
        <w:t xml:space="preserve"> </w:t>
      </w:r>
      <w:r>
        <w:rPr>
          <w:w w:val="105"/>
          <w:sz w:val="18"/>
        </w:rPr>
        <w:t>payment</w:t>
      </w:r>
      <w:r>
        <w:rPr>
          <w:spacing w:val="-13"/>
          <w:w w:val="105"/>
          <w:sz w:val="18"/>
        </w:rPr>
        <w:t xml:space="preserve"> </w:t>
      </w:r>
      <w:r>
        <w:rPr>
          <w:spacing w:val="-2"/>
          <w:w w:val="105"/>
          <w:sz w:val="18"/>
        </w:rPr>
        <w:t>information.</w:t>
      </w:r>
    </w:p>
    <w:p w14:paraId="148A0A8E">
      <w:pPr>
        <w:pStyle w:val="41"/>
        <w:numPr>
          <w:ilvl w:val="0"/>
          <w:numId w:val="56"/>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sends</w:t>
      </w:r>
      <w:r>
        <w:rPr>
          <w:spacing w:val="-11"/>
          <w:w w:val="105"/>
          <w:sz w:val="18"/>
        </w:rPr>
        <w:t xml:space="preserve"> </w:t>
      </w:r>
      <w:r>
        <w:rPr>
          <w:w w:val="105"/>
          <w:sz w:val="18"/>
        </w:rPr>
        <w:t>the</w:t>
      </w:r>
      <w:r>
        <w:rPr>
          <w:spacing w:val="-10"/>
          <w:w w:val="105"/>
          <w:sz w:val="18"/>
        </w:rPr>
        <w:t xml:space="preserve"> </w:t>
      </w:r>
      <w:r>
        <w:rPr>
          <w:w w:val="105"/>
          <w:sz w:val="18"/>
        </w:rPr>
        <w:t>payment</w:t>
      </w:r>
      <w:r>
        <w:rPr>
          <w:spacing w:val="-10"/>
          <w:w w:val="105"/>
          <w:sz w:val="18"/>
        </w:rPr>
        <w:t xml:space="preserve"> </w:t>
      </w:r>
      <w:r>
        <w:rPr>
          <w:w w:val="105"/>
          <w:sz w:val="18"/>
        </w:rPr>
        <w:t>request</w:t>
      </w:r>
      <w:r>
        <w:rPr>
          <w:spacing w:val="-11"/>
          <w:w w:val="105"/>
          <w:sz w:val="18"/>
        </w:rPr>
        <w:t xml:space="preserve"> </w:t>
      </w:r>
      <w:r>
        <w:rPr>
          <w:w w:val="105"/>
          <w:sz w:val="18"/>
        </w:rPr>
        <w:t>for</w:t>
      </w:r>
      <w:r>
        <w:rPr>
          <w:spacing w:val="-10"/>
          <w:w w:val="105"/>
          <w:sz w:val="18"/>
        </w:rPr>
        <w:t xml:space="preserve"> </w:t>
      </w:r>
      <w:r>
        <w:rPr>
          <w:spacing w:val="-2"/>
          <w:w w:val="105"/>
          <w:sz w:val="18"/>
        </w:rPr>
        <w:t>processing.</w:t>
      </w:r>
    </w:p>
    <w:p w14:paraId="0EC39A11">
      <w:pPr>
        <w:pStyle w:val="41"/>
        <w:numPr>
          <w:ilvl w:val="0"/>
          <w:numId w:val="56"/>
        </w:numPr>
        <w:tabs>
          <w:tab w:val="left" w:pos="478"/>
        </w:tabs>
        <w:ind w:left="478" w:hanging="216"/>
        <w:rPr>
          <w:sz w:val="18"/>
        </w:rPr>
      </w:pPr>
      <w:r>
        <w:rPr>
          <w:w w:val="105"/>
          <w:sz w:val="18"/>
        </w:rPr>
        <w:t>The</w:t>
      </w:r>
      <w:r>
        <w:rPr>
          <w:spacing w:val="-13"/>
          <w:w w:val="105"/>
          <w:sz w:val="18"/>
        </w:rPr>
        <w:t xml:space="preserve"> </w:t>
      </w:r>
      <w:r>
        <w:rPr>
          <w:w w:val="105"/>
          <w:sz w:val="18"/>
        </w:rPr>
        <w:t>payment</w:t>
      </w:r>
      <w:r>
        <w:rPr>
          <w:spacing w:val="-12"/>
          <w:w w:val="105"/>
          <w:sz w:val="18"/>
        </w:rPr>
        <w:t xml:space="preserve"> </w:t>
      </w:r>
      <w:r>
        <w:rPr>
          <w:w w:val="105"/>
          <w:sz w:val="18"/>
        </w:rPr>
        <w:t>service</w:t>
      </w:r>
      <w:r>
        <w:rPr>
          <w:spacing w:val="-12"/>
          <w:w w:val="105"/>
          <w:sz w:val="18"/>
        </w:rPr>
        <w:t xml:space="preserve"> </w:t>
      </w:r>
      <w:r>
        <w:rPr>
          <w:w w:val="105"/>
          <w:sz w:val="18"/>
        </w:rPr>
        <w:t>processes</w:t>
      </w:r>
      <w:r>
        <w:rPr>
          <w:spacing w:val="-12"/>
          <w:w w:val="105"/>
          <w:sz w:val="18"/>
        </w:rPr>
        <w:t xml:space="preserve"> </w:t>
      </w:r>
      <w:r>
        <w:rPr>
          <w:w w:val="105"/>
          <w:sz w:val="18"/>
        </w:rPr>
        <w:t>the</w:t>
      </w:r>
      <w:r>
        <w:rPr>
          <w:spacing w:val="-12"/>
          <w:w w:val="105"/>
          <w:sz w:val="18"/>
        </w:rPr>
        <w:t xml:space="preserve"> </w:t>
      </w:r>
      <w:r>
        <w:rPr>
          <w:spacing w:val="-2"/>
          <w:w w:val="105"/>
          <w:sz w:val="18"/>
        </w:rPr>
        <w:t>payment.</w:t>
      </w:r>
    </w:p>
    <w:p w14:paraId="00FA45A9">
      <w:pPr>
        <w:pStyle w:val="41"/>
        <w:numPr>
          <w:ilvl w:val="0"/>
          <w:numId w:val="56"/>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records</w:t>
      </w:r>
      <w:r>
        <w:rPr>
          <w:spacing w:val="-10"/>
          <w:w w:val="105"/>
          <w:sz w:val="18"/>
        </w:rPr>
        <w:t xml:space="preserve"> </w:t>
      </w:r>
      <w:r>
        <w:rPr>
          <w:w w:val="105"/>
          <w:sz w:val="18"/>
        </w:rPr>
        <w:t>the</w:t>
      </w:r>
      <w:r>
        <w:rPr>
          <w:spacing w:val="-10"/>
          <w:w w:val="105"/>
          <w:sz w:val="18"/>
        </w:rPr>
        <w:t xml:space="preserve"> </w:t>
      </w:r>
      <w:r>
        <w:rPr>
          <w:spacing w:val="-2"/>
          <w:w w:val="105"/>
          <w:sz w:val="18"/>
        </w:rPr>
        <w:t>payment.</w:t>
      </w:r>
    </w:p>
    <w:p w14:paraId="1C4F22D0">
      <w:pPr>
        <w:pStyle w:val="41"/>
        <w:numPr>
          <w:ilvl w:val="0"/>
          <w:numId w:val="56"/>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1"/>
          <w:w w:val="105"/>
          <w:sz w:val="18"/>
        </w:rPr>
        <w:t xml:space="preserve"> </w:t>
      </w:r>
      <w:r>
        <w:rPr>
          <w:w w:val="105"/>
          <w:sz w:val="18"/>
        </w:rPr>
        <w:t>displays</w:t>
      </w:r>
      <w:r>
        <w:rPr>
          <w:spacing w:val="-11"/>
          <w:w w:val="105"/>
          <w:sz w:val="18"/>
        </w:rPr>
        <w:t xml:space="preserve"> </w:t>
      </w:r>
      <w:r>
        <w:rPr>
          <w:w w:val="105"/>
          <w:sz w:val="18"/>
        </w:rPr>
        <w:t>a</w:t>
      </w:r>
      <w:r>
        <w:rPr>
          <w:spacing w:val="-11"/>
          <w:w w:val="105"/>
          <w:sz w:val="18"/>
        </w:rPr>
        <w:t xml:space="preserve"> </w:t>
      </w:r>
      <w:r>
        <w:rPr>
          <w:w w:val="105"/>
          <w:sz w:val="18"/>
        </w:rPr>
        <w:t>payment</w:t>
      </w:r>
      <w:r>
        <w:rPr>
          <w:spacing w:val="-10"/>
          <w:w w:val="105"/>
          <w:sz w:val="18"/>
        </w:rPr>
        <w:t xml:space="preserve"> </w:t>
      </w:r>
      <w:r>
        <w:rPr>
          <w:spacing w:val="-2"/>
          <w:w w:val="105"/>
          <w:sz w:val="18"/>
        </w:rPr>
        <w:t>confirmation.</w:t>
      </w:r>
    </w:p>
    <w:p w14:paraId="22F744CE">
      <w:pPr>
        <w:pStyle w:val="4"/>
        <w:numPr>
          <w:ilvl w:val="0"/>
          <w:numId w:val="32"/>
        </w:numPr>
        <w:tabs>
          <w:tab w:val="left" w:pos="517"/>
        </w:tabs>
        <w:ind w:left="517" w:hanging="255"/>
      </w:pPr>
      <w:r>
        <w:t xml:space="preserve">Alternative </w:t>
      </w:r>
      <w:r>
        <w:rPr>
          <w:spacing w:val="-2"/>
        </w:rPr>
        <w:t>Scenario</w:t>
      </w:r>
    </w:p>
    <w:p w14:paraId="03175D82">
      <w:pPr>
        <w:pStyle w:val="41"/>
        <w:numPr>
          <w:ilvl w:val="0"/>
          <w:numId w:val="57"/>
        </w:numPr>
        <w:spacing w:before="158"/>
        <w:rPr>
          <w:sz w:val="18"/>
        </w:rPr>
      </w:pPr>
      <w:r>
        <w:rPr>
          <w:w w:val="105"/>
          <w:sz w:val="18"/>
        </w:rPr>
        <w:t>The</w:t>
      </w:r>
      <w:r>
        <w:rPr>
          <w:spacing w:val="-11"/>
          <w:w w:val="105"/>
          <w:sz w:val="18"/>
        </w:rPr>
        <w:t xml:space="preserve"> </w:t>
      </w:r>
      <w:r>
        <w:rPr>
          <w:w w:val="105"/>
          <w:sz w:val="18"/>
        </w:rPr>
        <w:t>payment</w:t>
      </w:r>
      <w:r>
        <w:rPr>
          <w:spacing w:val="-11"/>
          <w:w w:val="105"/>
          <w:sz w:val="18"/>
        </w:rPr>
        <w:t xml:space="preserve"> </w:t>
      </w:r>
      <w:r>
        <w:rPr>
          <w:w w:val="105"/>
          <w:sz w:val="18"/>
        </w:rPr>
        <w:t>information</w:t>
      </w:r>
      <w:r>
        <w:rPr>
          <w:spacing w:val="-10"/>
          <w:w w:val="105"/>
          <w:sz w:val="18"/>
        </w:rPr>
        <w:t xml:space="preserve"> </w:t>
      </w:r>
      <w:r>
        <w:rPr>
          <w:w w:val="105"/>
          <w:sz w:val="18"/>
        </w:rPr>
        <w:t>is</w:t>
      </w:r>
      <w:r>
        <w:rPr>
          <w:spacing w:val="-11"/>
          <w:w w:val="105"/>
          <w:sz w:val="18"/>
        </w:rPr>
        <w:t xml:space="preserve"> </w:t>
      </w:r>
      <w:r>
        <w:rPr>
          <w:w w:val="105"/>
          <w:sz w:val="18"/>
        </w:rPr>
        <w:t>incorrect</w:t>
      </w:r>
      <w:r>
        <w:rPr>
          <w:spacing w:val="-11"/>
          <w:w w:val="105"/>
          <w:sz w:val="18"/>
        </w:rPr>
        <w:t xml:space="preserve"> </w:t>
      </w:r>
      <w:r>
        <w:rPr>
          <w:w w:val="105"/>
          <w:sz w:val="18"/>
        </w:rPr>
        <w:t>or</w:t>
      </w:r>
      <w:r>
        <w:rPr>
          <w:spacing w:val="-11"/>
          <w:w w:val="105"/>
          <w:sz w:val="18"/>
        </w:rPr>
        <w:t xml:space="preserve"> </w:t>
      </w:r>
      <w:r>
        <w:rPr>
          <w:w w:val="105"/>
          <w:sz w:val="18"/>
        </w:rPr>
        <w:t>the</w:t>
      </w:r>
      <w:r>
        <w:rPr>
          <w:spacing w:val="-11"/>
          <w:w w:val="105"/>
          <w:sz w:val="18"/>
        </w:rPr>
        <w:t xml:space="preserve"> </w:t>
      </w:r>
      <w:r>
        <w:rPr>
          <w:w w:val="105"/>
          <w:sz w:val="18"/>
        </w:rPr>
        <w:t>payment</w:t>
      </w:r>
      <w:r>
        <w:rPr>
          <w:spacing w:val="-10"/>
          <w:w w:val="105"/>
          <w:sz w:val="18"/>
        </w:rPr>
        <w:t xml:space="preserve"> </w:t>
      </w:r>
      <w:r>
        <w:rPr>
          <w:w w:val="105"/>
          <w:sz w:val="18"/>
        </w:rPr>
        <w:t>is</w:t>
      </w:r>
      <w:r>
        <w:rPr>
          <w:spacing w:val="-11"/>
          <w:w w:val="105"/>
          <w:sz w:val="18"/>
        </w:rPr>
        <w:t xml:space="preserve"> </w:t>
      </w:r>
      <w:r>
        <w:rPr>
          <w:spacing w:val="-2"/>
          <w:w w:val="105"/>
          <w:sz w:val="18"/>
        </w:rPr>
        <w:t>declined.</w:t>
      </w:r>
    </w:p>
    <w:p w14:paraId="326AE4B6">
      <w:pPr>
        <w:pStyle w:val="41"/>
        <w:numPr>
          <w:ilvl w:val="0"/>
          <w:numId w:val="57"/>
        </w:numPr>
        <w:tabs>
          <w:tab w:val="left" w:pos="478"/>
        </w:tabs>
        <w:rPr>
          <w:sz w:val="18"/>
        </w:rPr>
      </w:pPr>
      <w:r>
        <w:rPr>
          <w:w w:val="105"/>
          <w:sz w:val="18"/>
        </w:rPr>
        <w:t>The</w:t>
      </w:r>
      <w:r>
        <w:rPr>
          <w:spacing w:val="-11"/>
          <w:w w:val="105"/>
          <w:sz w:val="18"/>
        </w:rPr>
        <w:t xml:space="preserve"> </w:t>
      </w:r>
      <w:r>
        <w:rPr>
          <w:w w:val="105"/>
          <w:sz w:val="18"/>
        </w:rPr>
        <w:t>system</w:t>
      </w:r>
      <w:r>
        <w:rPr>
          <w:spacing w:val="-11"/>
          <w:w w:val="105"/>
          <w:sz w:val="18"/>
        </w:rPr>
        <w:t xml:space="preserve"> </w:t>
      </w:r>
      <w:r>
        <w:rPr>
          <w:w w:val="105"/>
          <w:sz w:val="18"/>
        </w:rPr>
        <w:t>displays</w:t>
      </w:r>
      <w:r>
        <w:rPr>
          <w:spacing w:val="-11"/>
          <w:w w:val="105"/>
          <w:sz w:val="18"/>
        </w:rPr>
        <w:t xml:space="preserve"> </w:t>
      </w:r>
      <w:r>
        <w:rPr>
          <w:w w:val="105"/>
          <w:sz w:val="18"/>
        </w:rPr>
        <w:t>a</w:t>
      </w:r>
      <w:r>
        <w:rPr>
          <w:spacing w:val="-11"/>
          <w:w w:val="105"/>
          <w:sz w:val="18"/>
        </w:rPr>
        <w:t xml:space="preserve"> </w:t>
      </w:r>
      <w:r>
        <w:rPr>
          <w:w w:val="105"/>
          <w:sz w:val="18"/>
        </w:rPr>
        <w:t>payment</w:t>
      </w:r>
      <w:r>
        <w:rPr>
          <w:spacing w:val="-11"/>
          <w:w w:val="105"/>
          <w:sz w:val="18"/>
        </w:rPr>
        <w:t xml:space="preserve"> </w:t>
      </w:r>
      <w:r>
        <w:rPr>
          <w:w w:val="105"/>
          <w:sz w:val="18"/>
        </w:rPr>
        <w:t>failure</w:t>
      </w:r>
      <w:r>
        <w:rPr>
          <w:spacing w:val="-11"/>
          <w:w w:val="105"/>
          <w:sz w:val="18"/>
        </w:rPr>
        <w:t xml:space="preserve"> </w:t>
      </w:r>
      <w:r>
        <w:rPr>
          <w:spacing w:val="-2"/>
          <w:w w:val="105"/>
          <w:sz w:val="18"/>
        </w:rPr>
        <w:t>message.</w:t>
      </w:r>
    </w:p>
    <w:p w14:paraId="49D4D6D9">
      <w:pPr>
        <w:pStyle w:val="41"/>
        <w:numPr>
          <w:ilvl w:val="0"/>
          <w:numId w:val="57"/>
        </w:numPr>
        <w:tabs>
          <w:tab w:val="left" w:pos="478"/>
        </w:tabs>
        <w:rPr>
          <w:sz w:val="18"/>
        </w:rPr>
      </w:pPr>
      <w:r>
        <w:rPr>
          <w:w w:val="105"/>
          <w:sz w:val="18"/>
        </w:rPr>
        <w:t>The</w:t>
      </w:r>
      <w:r>
        <w:rPr>
          <w:spacing w:val="-13"/>
          <w:w w:val="105"/>
          <w:sz w:val="18"/>
        </w:rPr>
        <w:t xml:space="preserve"> </w:t>
      </w:r>
      <w:r>
        <w:rPr>
          <w:w w:val="105"/>
          <w:sz w:val="18"/>
        </w:rPr>
        <w:t>customer</w:t>
      </w:r>
      <w:r>
        <w:rPr>
          <w:spacing w:val="-13"/>
          <w:w w:val="105"/>
          <w:sz w:val="18"/>
        </w:rPr>
        <w:t xml:space="preserve"> </w:t>
      </w:r>
      <w:r>
        <w:rPr>
          <w:w w:val="105"/>
          <w:sz w:val="18"/>
        </w:rPr>
        <w:t>corrects</w:t>
      </w:r>
      <w:r>
        <w:rPr>
          <w:spacing w:val="-12"/>
          <w:w w:val="105"/>
          <w:sz w:val="18"/>
        </w:rPr>
        <w:t xml:space="preserve"> </w:t>
      </w:r>
      <w:r>
        <w:rPr>
          <w:w w:val="105"/>
          <w:sz w:val="18"/>
        </w:rPr>
        <w:t>the</w:t>
      </w:r>
      <w:r>
        <w:rPr>
          <w:spacing w:val="-13"/>
          <w:w w:val="105"/>
          <w:sz w:val="18"/>
        </w:rPr>
        <w:t xml:space="preserve"> </w:t>
      </w:r>
      <w:r>
        <w:rPr>
          <w:w w:val="105"/>
          <w:sz w:val="18"/>
        </w:rPr>
        <w:t>payment</w:t>
      </w:r>
      <w:r>
        <w:rPr>
          <w:spacing w:val="-12"/>
          <w:w w:val="105"/>
          <w:sz w:val="18"/>
        </w:rPr>
        <w:t xml:space="preserve"> </w:t>
      </w:r>
      <w:r>
        <w:rPr>
          <w:w w:val="105"/>
          <w:sz w:val="18"/>
        </w:rPr>
        <w:t>information</w:t>
      </w:r>
      <w:r>
        <w:rPr>
          <w:spacing w:val="-13"/>
          <w:w w:val="105"/>
          <w:sz w:val="18"/>
        </w:rPr>
        <w:t xml:space="preserve"> </w:t>
      </w:r>
      <w:r>
        <w:rPr>
          <w:w w:val="105"/>
          <w:sz w:val="18"/>
        </w:rPr>
        <w:t>or</w:t>
      </w:r>
      <w:r>
        <w:rPr>
          <w:spacing w:val="-13"/>
          <w:w w:val="105"/>
          <w:sz w:val="18"/>
        </w:rPr>
        <w:t xml:space="preserve"> </w:t>
      </w:r>
      <w:r>
        <w:rPr>
          <w:w w:val="105"/>
          <w:sz w:val="18"/>
        </w:rPr>
        <w:t>selects</w:t>
      </w:r>
      <w:r>
        <w:rPr>
          <w:spacing w:val="-12"/>
          <w:w w:val="105"/>
          <w:sz w:val="18"/>
        </w:rPr>
        <w:t xml:space="preserve"> </w:t>
      </w:r>
      <w:r>
        <w:rPr>
          <w:w w:val="105"/>
          <w:sz w:val="18"/>
        </w:rPr>
        <w:t>another</w:t>
      </w:r>
      <w:r>
        <w:rPr>
          <w:spacing w:val="-13"/>
          <w:w w:val="105"/>
          <w:sz w:val="18"/>
        </w:rPr>
        <w:t xml:space="preserve"> </w:t>
      </w:r>
      <w:r>
        <w:rPr>
          <w:w w:val="105"/>
          <w:sz w:val="18"/>
        </w:rPr>
        <w:t>payment</w:t>
      </w:r>
      <w:r>
        <w:rPr>
          <w:spacing w:val="-12"/>
          <w:w w:val="105"/>
          <w:sz w:val="18"/>
        </w:rPr>
        <w:t xml:space="preserve"> </w:t>
      </w:r>
      <w:r>
        <w:rPr>
          <w:spacing w:val="-2"/>
          <w:w w:val="105"/>
          <w:sz w:val="18"/>
        </w:rPr>
        <w:t>method.</w:t>
      </w:r>
    </w:p>
    <w:p w14:paraId="054328ED">
      <w:pPr>
        <w:pStyle w:val="41"/>
        <w:numPr>
          <w:ilvl w:val="0"/>
          <w:numId w:val="57"/>
        </w:numPr>
        <w:tabs>
          <w:tab w:val="left" w:pos="478"/>
        </w:tabs>
        <w:spacing w:before="184"/>
        <w:rPr>
          <w:sz w:val="18"/>
        </w:rPr>
      </w:pPr>
      <w:r>
        <w:rPr>
          <w:w w:val="105"/>
          <w:sz w:val="18"/>
        </w:rPr>
        <w:t>The</w:t>
      </w:r>
      <w:r>
        <w:rPr>
          <w:spacing w:val="-11"/>
          <w:w w:val="105"/>
          <w:sz w:val="18"/>
        </w:rPr>
        <w:t xml:space="preserve"> </w:t>
      </w:r>
      <w:r>
        <w:rPr>
          <w:w w:val="105"/>
          <w:sz w:val="18"/>
        </w:rPr>
        <w:t>customer</w:t>
      </w:r>
      <w:r>
        <w:rPr>
          <w:spacing w:val="-11"/>
          <w:w w:val="105"/>
          <w:sz w:val="18"/>
        </w:rPr>
        <w:t xml:space="preserve"> </w:t>
      </w:r>
      <w:r>
        <w:rPr>
          <w:w w:val="105"/>
          <w:sz w:val="18"/>
        </w:rPr>
        <w:t>tries</w:t>
      </w:r>
      <w:r>
        <w:rPr>
          <w:spacing w:val="-11"/>
          <w:w w:val="105"/>
          <w:sz w:val="18"/>
        </w:rPr>
        <w:t xml:space="preserve"> </w:t>
      </w:r>
      <w:r>
        <w:rPr>
          <w:w w:val="105"/>
          <w:sz w:val="18"/>
        </w:rPr>
        <w:t>the</w:t>
      </w:r>
      <w:r>
        <w:rPr>
          <w:spacing w:val="-11"/>
          <w:w w:val="105"/>
          <w:sz w:val="18"/>
        </w:rPr>
        <w:t xml:space="preserve"> </w:t>
      </w:r>
      <w:r>
        <w:rPr>
          <w:w w:val="105"/>
          <w:sz w:val="18"/>
        </w:rPr>
        <w:t>payment</w:t>
      </w:r>
      <w:r>
        <w:rPr>
          <w:spacing w:val="-11"/>
          <w:w w:val="105"/>
          <w:sz w:val="18"/>
        </w:rPr>
        <w:t xml:space="preserve"> </w:t>
      </w:r>
      <w:r>
        <w:rPr>
          <w:spacing w:val="-2"/>
          <w:w w:val="105"/>
          <w:sz w:val="18"/>
        </w:rPr>
        <w:t>again.</w:t>
      </w:r>
    </w:p>
    <w:p w14:paraId="7C85BF0C">
      <w:pPr>
        <w:pStyle w:val="4"/>
        <w:numPr>
          <w:ilvl w:val="0"/>
          <w:numId w:val="32"/>
        </w:numPr>
        <w:tabs>
          <w:tab w:val="left" w:pos="517"/>
        </w:tabs>
        <w:ind w:left="517" w:hanging="255"/>
      </w:pPr>
      <w:r>
        <w:rPr>
          <w:spacing w:val="-2"/>
        </w:rPr>
        <w:t>Postconditions</w:t>
      </w:r>
    </w:p>
    <w:p w14:paraId="31FF1CFB">
      <w:pPr>
        <w:pStyle w:val="41"/>
        <w:numPr>
          <w:ilvl w:val="1"/>
          <w:numId w:val="32"/>
        </w:numPr>
        <w:tabs>
          <w:tab w:val="left" w:pos="378"/>
        </w:tabs>
        <w:spacing w:before="158"/>
        <w:ind w:left="378" w:hanging="116"/>
        <w:rPr>
          <w:sz w:val="18"/>
        </w:rPr>
      </w:pPr>
      <w:r>
        <w:rPr>
          <w:w w:val="105"/>
          <w:sz w:val="18"/>
        </w:rPr>
        <w:t>Successful</w:t>
      </w:r>
      <w:r>
        <w:rPr>
          <w:spacing w:val="-13"/>
          <w:w w:val="105"/>
          <w:sz w:val="18"/>
        </w:rPr>
        <w:t xml:space="preserve"> </w:t>
      </w:r>
      <w:r>
        <w:rPr>
          <w:w w:val="105"/>
          <w:sz w:val="18"/>
        </w:rPr>
        <w:t>payment</w:t>
      </w:r>
      <w:r>
        <w:rPr>
          <w:spacing w:val="-13"/>
          <w:w w:val="105"/>
          <w:sz w:val="18"/>
        </w:rPr>
        <w:t xml:space="preserve"> </w:t>
      </w:r>
      <w:r>
        <w:rPr>
          <w:w w:val="105"/>
          <w:sz w:val="18"/>
        </w:rPr>
        <w:t>is</w:t>
      </w:r>
      <w:r>
        <w:rPr>
          <w:spacing w:val="-13"/>
          <w:w w:val="105"/>
          <w:sz w:val="18"/>
        </w:rPr>
        <w:t xml:space="preserve"> </w:t>
      </w:r>
      <w:r>
        <w:rPr>
          <w:spacing w:val="-2"/>
          <w:w w:val="105"/>
          <w:sz w:val="18"/>
        </w:rPr>
        <w:t>recorded.</w:t>
      </w:r>
    </w:p>
    <w:p w14:paraId="23079922">
      <w:pPr>
        <w:pStyle w:val="41"/>
        <w:numPr>
          <w:ilvl w:val="1"/>
          <w:numId w:val="32"/>
        </w:numPr>
        <w:tabs>
          <w:tab w:val="left" w:pos="378"/>
        </w:tabs>
        <w:ind w:left="378" w:hanging="116"/>
        <w:rPr>
          <w:sz w:val="18"/>
        </w:rPr>
      </w:pPr>
      <w:r>
        <w:rPr>
          <w:w w:val="105"/>
          <w:sz w:val="18"/>
        </w:rPr>
        <w:t>The</w:t>
      </w:r>
      <w:r>
        <w:rPr>
          <w:spacing w:val="-9"/>
          <w:w w:val="105"/>
          <w:sz w:val="18"/>
        </w:rPr>
        <w:t xml:space="preserve"> </w:t>
      </w:r>
      <w:r>
        <w:rPr>
          <w:w w:val="105"/>
          <w:sz w:val="18"/>
        </w:rPr>
        <w:t>order</w:t>
      </w:r>
      <w:r>
        <w:rPr>
          <w:spacing w:val="-8"/>
          <w:w w:val="105"/>
          <w:sz w:val="18"/>
        </w:rPr>
        <w:t xml:space="preserve"> </w:t>
      </w:r>
      <w:r>
        <w:rPr>
          <w:w w:val="105"/>
          <w:sz w:val="18"/>
        </w:rPr>
        <w:t>is</w:t>
      </w:r>
      <w:r>
        <w:rPr>
          <w:spacing w:val="-8"/>
          <w:w w:val="105"/>
          <w:sz w:val="18"/>
        </w:rPr>
        <w:t xml:space="preserve"> </w:t>
      </w:r>
      <w:r>
        <w:rPr>
          <w:w w:val="105"/>
          <w:sz w:val="18"/>
        </w:rPr>
        <w:t>ready</w:t>
      </w:r>
      <w:r>
        <w:rPr>
          <w:spacing w:val="-9"/>
          <w:w w:val="105"/>
          <w:sz w:val="18"/>
        </w:rPr>
        <w:t xml:space="preserve"> </w:t>
      </w:r>
      <w:r>
        <w:rPr>
          <w:w w:val="105"/>
          <w:sz w:val="18"/>
        </w:rPr>
        <w:t>for</w:t>
      </w:r>
      <w:r>
        <w:rPr>
          <w:spacing w:val="-8"/>
          <w:w w:val="105"/>
          <w:sz w:val="18"/>
        </w:rPr>
        <w:t xml:space="preserve"> </w:t>
      </w:r>
      <w:r>
        <w:rPr>
          <w:w w:val="105"/>
          <w:sz w:val="18"/>
        </w:rPr>
        <w:t>further</w:t>
      </w:r>
      <w:r>
        <w:rPr>
          <w:spacing w:val="-8"/>
          <w:w w:val="105"/>
          <w:sz w:val="18"/>
        </w:rPr>
        <w:t xml:space="preserve"> </w:t>
      </w:r>
      <w:r>
        <w:rPr>
          <w:spacing w:val="-2"/>
          <w:w w:val="105"/>
          <w:sz w:val="18"/>
        </w:rPr>
        <w:t>processing.</w:t>
      </w:r>
    </w:p>
    <w:p w14:paraId="758A7FEB">
      <w:pPr>
        <w:pStyle w:val="4"/>
      </w:pPr>
      <w:r>
        <w:t xml:space="preserve">User </w:t>
      </w:r>
      <w:r>
        <w:rPr>
          <w:spacing w:val="-2"/>
        </w:rPr>
        <w:t>Stories</w:t>
      </w:r>
    </w:p>
    <w:p w14:paraId="5D5A6104">
      <w:pPr>
        <w:pStyle w:val="13"/>
        <w:spacing w:before="159"/>
        <w:ind w:left="262" w:firstLine="0"/>
        <w:rPr>
          <w:b/>
          <w:bCs/>
          <w:spacing w:val="-10"/>
          <w:w w:val="105"/>
        </w:rPr>
      </w:pPr>
      <w:r>
        <w:rPr>
          <w:b/>
          <w:bCs/>
          <w:w w:val="105"/>
        </w:rPr>
        <w:t>User</w:t>
      </w:r>
      <w:r>
        <w:rPr>
          <w:b/>
          <w:bCs/>
          <w:spacing w:val="-10"/>
          <w:w w:val="105"/>
        </w:rPr>
        <w:t xml:space="preserve"> </w:t>
      </w:r>
      <w:r>
        <w:rPr>
          <w:b/>
          <w:bCs/>
          <w:w w:val="105"/>
        </w:rPr>
        <w:t>Story</w:t>
      </w:r>
      <w:r>
        <w:rPr>
          <w:b/>
          <w:bCs/>
          <w:spacing w:val="-10"/>
          <w:w w:val="105"/>
        </w:rPr>
        <w:t xml:space="preserve"> </w:t>
      </w:r>
      <w:r>
        <w:rPr>
          <w:b/>
          <w:bCs/>
          <w:w w:val="105"/>
        </w:rPr>
        <w:t>1:</w:t>
      </w:r>
      <w:r>
        <w:rPr>
          <w:b/>
          <w:bCs/>
          <w:spacing w:val="-10"/>
          <w:w w:val="105"/>
        </w:rPr>
        <w:t xml:space="preserve"> </w:t>
      </w:r>
    </w:p>
    <w:p w14:paraId="6F48C006">
      <w:pPr>
        <w:pStyle w:val="13"/>
        <w:spacing w:before="159"/>
        <w:rPr>
          <w:b/>
          <w:bCs/>
          <w:spacing w:val="-10"/>
          <w:w w:val="105"/>
        </w:rPr>
      </w:pPr>
    </w:p>
    <w:p w14:paraId="54FBA3C2">
      <w:pPr>
        <w:pStyle w:val="13"/>
        <w:spacing w:before="159"/>
        <w:ind w:left="262" w:firstLine="0"/>
        <w:rPr>
          <w:spacing w:val="-10"/>
          <w:w w:val="105"/>
        </w:rPr>
      </w:pPr>
      <w:r>
        <w:rPr>
          <w:spacing w:val="-10"/>
          <w:w w:val="105"/>
        </w:rPr>
        <w:t xml:space="preserve">As a customer, I want to pay for my order through the available payment options so that my order can be </w:t>
      </w:r>
    </w:p>
    <w:p w14:paraId="54C633CD">
      <w:pPr>
        <w:pStyle w:val="13"/>
        <w:spacing w:before="159"/>
        <w:ind w:left="262" w:firstLine="0"/>
        <w:rPr>
          <w:spacing w:val="-10"/>
          <w:w w:val="105"/>
        </w:rPr>
      </w:pPr>
      <w:r>
        <w:rPr>
          <w:spacing w:val="-10"/>
          <w:w w:val="105"/>
        </w:rPr>
        <w:t>processed successfully.</w:t>
      </w:r>
    </w:p>
    <w:p w14:paraId="52BE0FA5">
      <w:pPr>
        <w:pStyle w:val="13"/>
        <w:spacing w:before="159"/>
        <w:ind w:left="262" w:firstLine="0"/>
        <w:rPr>
          <w:b/>
          <w:bCs/>
        </w:rPr>
      </w:pPr>
      <w:r>
        <w:rPr>
          <w:b/>
          <w:bCs/>
          <w:w w:val="105"/>
        </w:rPr>
        <w:t>Making</w:t>
      </w:r>
      <w:r>
        <w:rPr>
          <w:b/>
          <w:bCs/>
          <w:spacing w:val="-10"/>
          <w:w w:val="105"/>
        </w:rPr>
        <w:t xml:space="preserve"> </w:t>
      </w:r>
      <w:r>
        <w:rPr>
          <w:b/>
          <w:bCs/>
          <w:w w:val="105"/>
        </w:rPr>
        <w:t>payment</w:t>
      </w:r>
      <w:r>
        <w:rPr>
          <w:b/>
          <w:bCs/>
          <w:spacing w:val="-10"/>
          <w:w w:val="105"/>
        </w:rPr>
        <w:t xml:space="preserve"> </w:t>
      </w:r>
      <w:r>
        <w:rPr>
          <w:b/>
          <w:bCs/>
          <w:w w:val="105"/>
        </w:rPr>
        <w:t>for</w:t>
      </w:r>
      <w:r>
        <w:rPr>
          <w:b/>
          <w:bCs/>
          <w:spacing w:val="-9"/>
          <w:w w:val="105"/>
        </w:rPr>
        <w:t xml:space="preserve"> </w:t>
      </w:r>
      <w:r>
        <w:rPr>
          <w:b/>
          <w:bCs/>
          <w:w w:val="105"/>
        </w:rPr>
        <w:t>an</w:t>
      </w:r>
      <w:r>
        <w:rPr>
          <w:b/>
          <w:bCs/>
          <w:spacing w:val="-10"/>
          <w:w w:val="105"/>
        </w:rPr>
        <w:t xml:space="preserve"> </w:t>
      </w:r>
      <w:r>
        <w:rPr>
          <w:b/>
          <w:bCs/>
          <w:spacing w:val="-2"/>
          <w:w w:val="105"/>
        </w:rPr>
        <w:t>order</w:t>
      </w:r>
    </w:p>
    <w:p w14:paraId="606B146A">
      <w:pPr>
        <w:pStyle w:val="41"/>
        <w:numPr>
          <w:ilvl w:val="2"/>
          <w:numId w:val="58"/>
        </w:numPr>
        <w:tabs>
          <w:tab w:val="left" w:pos="694"/>
        </w:tabs>
        <w:spacing w:before="167"/>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06FB20CB">
      <w:pPr>
        <w:pStyle w:val="41"/>
        <w:numPr>
          <w:ilvl w:val="2"/>
          <w:numId w:val="58"/>
        </w:numPr>
        <w:tabs>
          <w:tab w:val="left" w:pos="694"/>
        </w:tabs>
        <w:spacing w:before="154"/>
        <w:rPr>
          <w:sz w:val="18"/>
        </w:rPr>
      </w:pPr>
      <w:r>
        <w:rPr>
          <w:rFonts w:ascii="Arial" w:hAnsi="Arial"/>
          <w:b/>
          <w:sz w:val="18"/>
        </w:rPr>
        <w:t>What:</w:t>
      </w:r>
      <w:r>
        <w:rPr>
          <w:rFonts w:ascii="Arial" w:hAnsi="Arial"/>
          <w:b/>
          <w:spacing w:val="3"/>
          <w:sz w:val="18"/>
        </w:rPr>
        <w:t xml:space="preserve"> </w:t>
      </w:r>
      <w:r>
        <w:rPr>
          <w:sz w:val="18"/>
        </w:rPr>
        <w:t>I</w:t>
      </w:r>
      <w:r>
        <w:rPr>
          <w:spacing w:val="4"/>
          <w:sz w:val="18"/>
        </w:rPr>
        <w:t xml:space="preserve"> </w:t>
      </w:r>
      <w:r>
        <w:rPr>
          <w:sz w:val="18"/>
        </w:rPr>
        <w:t>want</w:t>
      </w:r>
      <w:r>
        <w:rPr>
          <w:spacing w:val="4"/>
          <w:sz w:val="18"/>
        </w:rPr>
        <w:t xml:space="preserve"> </w:t>
      </w:r>
      <w:r>
        <w:rPr>
          <w:sz w:val="18"/>
        </w:rPr>
        <w:t>to</w:t>
      </w:r>
      <w:r>
        <w:rPr>
          <w:spacing w:val="4"/>
          <w:sz w:val="18"/>
        </w:rPr>
        <w:t xml:space="preserve"> </w:t>
      </w:r>
      <w:r>
        <w:rPr>
          <w:sz w:val="18"/>
        </w:rPr>
        <w:t>select</w:t>
      </w:r>
      <w:r>
        <w:rPr>
          <w:spacing w:val="4"/>
          <w:sz w:val="18"/>
        </w:rPr>
        <w:t xml:space="preserve"> </w:t>
      </w:r>
      <w:r>
        <w:rPr>
          <w:sz w:val="18"/>
        </w:rPr>
        <w:t>a</w:t>
      </w:r>
      <w:r>
        <w:rPr>
          <w:spacing w:val="3"/>
          <w:sz w:val="18"/>
        </w:rPr>
        <w:t xml:space="preserve"> </w:t>
      </w:r>
      <w:r>
        <w:rPr>
          <w:sz w:val="18"/>
        </w:rPr>
        <w:t>payment</w:t>
      </w:r>
      <w:r>
        <w:rPr>
          <w:spacing w:val="4"/>
          <w:sz w:val="18"/>
        </w:rPr>
        <w:t xml:space="preserve"> </w:t>
      </w:r>
      <w:r>
        <w:rPr>
          <w:sz w:val="18"/>
        </w:rPr>
        <w:t>method</w:t>
      </w:r>
      <w:r>
        <w:rPr>
          <w:spacing w:val="4"/>
          <w:sz w:val="18"/>
        </w:rPr>
        <w:t xml:space="preserve"> </w:t>
      </w:r>
      <w:r>
        <w:rPr>
          <w:sz w:val="18"/>
        </w:rPr>
        <w:t>and</w:t>
      </w:r>
      <w:r>
        <w:rPr>
          <w:spacing w:val="4"/>
          <w:sz w:val="18"/>
        </w:rPr>
        <w:t xml:space="preserve"> </w:t>
      </w:r>
      <w:r>
        <w:rPr>
          <w:sz w:val="18"/>
        </w:rPr>
        <w:t>enter</w:t>
      </w:r>
      <w:r>
        <w:rPr>
          <w:spacing w:val="4"/>
          <w:sz w:val="18"/>
        </w:rPr>
        <w:t xml:space="preserve"> </w:t>
      </w:r>
      <w:r>
        <w:rPr>
          <w:sz w:val="18"/>
        </w:rPr>
        <w:t>my</w:t>
      </w:r>
      <w:r>
        <w:rPr>
          <w:spacing w:val="4"/>
          <w:sz w:val="18"/>
        </w:rPr>
        <w:t xml:space="preserve"> </w:t>
      </w:r>
      <w:r>
        <w:rPr>
          <w:sz w:val="18"/>
        </w:rPr>
        <w:t>payment</w:t>
      </w:r>
      <w:r>
        <w:rPr>
          <w:spacing w:val="3"/>
          <w:sz w:val="18"/>
        </w:rPr>
        <w:t xml:space="preserve"> </w:t>
      </w:r>
      <w:r>
        <w:rPr>
          <w:spacing w:val="-2"/>
          <w:sz w:val="18"/>
        </w:rPr>
        <w:t>information.</w:t>
      </w:r>
    </w:p>
    <w:p w14:paraId="6B25D001">
      <w:pPr>
        <w:pStyle w:val="41"/>
        <w:numPr>
          <w:ilvl w:val="2"/>
          <w:numId w:val="58"/>
        </w:numPr>
        <w:tabs>
          <w:tab w:val="left" w:pos="694"/>
        </w:tabs>
        <w:spacing w:before="153"/>
        <w:rPr>
          <w:sz w:val="18"/>
        </w:rPr>
      </w:pPr>
      <w:r>
        <w:rPr>
          <w:rFonts w:ascii="Arial" w:hAnsi="Arial"/>
          <w:b/>
          <w:sz w:val="18"/>
        </w:rPr>
        <w:t>Why:</w:t>
      </w:r>
      <w:r>
        <w:rPr>
          <w:rFonts w:ascii="Arial" w:hAnsi="Arial"/>
          <w:b/>
          <w:spacing w:val="2"/>
          <w:sz w:val="18"/>
        </w:rPr>
        <w:t xml:space="preserve"> </w:t>
      </w:r>
      <w:r>
        <w:rPr>
          <w:sz w:val="18"/>
        </w:rPr>
        <w:t>I</w:t>
      </w:r>
      <w:r>
        <w:rPr>
          <w:spacing w:val="3"/>
          <w:sz w:val="18"/>
        </w:rPr>
        <w:t xml:space="preserve"> </w:t>
      </w:r>
      <w:r>
        <w:rPr>
          <w:sz w:val="18"/>
        </w:rPr>
        <w:t>can</w:t>
      </w:r>
      <w:r>
        <w:rPr>
          <w:spacing w:val="2"/>
          <w:sz w:val="18"/>
        </w:rPr>
        <w:t xml:space="preserve"> </w:t>
      </w:r>
      <w:r>
        <w:rPr>
          <w:sz w:val="18"/>
        </w:rPr>
        <w:t>pay</w:t>
      </w:r>
      <w:r>
        <w:rPr>
          <w:spacing w:val="3"/>
          <w:sz w:val="18"/>
        </w:rPr>
        <w:t xml:space="preserve"> </w:t>
      </w:r>
      <w:r>
        <w:rPr>
          <w:sz w:val="18"/>
        </w:rPr>
        <w:t>for</w:t>
      </w:r>
      <w:r>
        <w:rPr>
          <w:spacing w:val="2"/>
          <w:sz w:val="18"/>
        </w:rPr>
        <w:t xml:space="preserve"> </w:t>
      </w:r>
      <w:r>
        <w:rPr>
          <w:sz w:val="18"/>
        </w:rPr>
        <w:t>my</w:t>
      </w:r>
      <w:r>
        <w:rPr>
          <w:spacing w:val="3"/>
          <w:sz w:val="18"/>
        </w:rPr>
        <w:t xml:space="preserve"> </w:t>
      </w:r>
      <w:r>
        <w:rPr>
          <w:spacing w:val="-2"/>
          <w:sz w:val="18"/>
        </w:rPr>
        <w:t>order.</w:t>
      </w:r>
    </w:p>
    <w:p w14:paraId="24A9A269">
      <w:pPr>
        <w:pStyle w:val="13"/>
        <w:spacing w:before="169"/>
        <w:ind w:left="262" w:firstLine="0"/>
        <w:rPr>
          <w:b/>
          <w:bCs/>
        </w:rPr>
      </w:pPr>
      <w:r>
        <w:rPr>
          <w:b/>
          <w:bCs/>
        </w:rPr>
        <w:t>Acceptance</w:t>
      </w:r>
      <w:r>
        <w:rPr>
          <w:b/>
          <w:bCs/>
          <w:spacing w:val="29"/>
        </w:rPr>
        <w:t xml:space="preserve"> </w:t>
      </w:r>
      <w:r>
        <w:rPr>
          <w:b/>
          <w:bCs/>
          <w:spacing w:val="-2"/>
        </w:rPr>
        <w:t>Criteria:</w:t>
      </w:r>
    </w:p>
    <w:p w14:paraId="1AC86D4A">
      <w:pPr>
        <w:pStyle w:val="41"/>
        <w:numPr>
          <w:ilvl w:val="0"/>
          <w:numId w:val="59"/>
        </w:numPr>
        <w:tabs>
          <w:tab w:val="left" w:pos="694"/>
        </w:tabs>
        <w:spacing w:before="168"/>
        <w:rPr>
          <w:sz w:val="18"/>
        </w:rPr>
      </w:pPr>
      <w:r>
        <w:rPr>
          <w:sz w:val="18"/>
        </w:rPr>
        <w:t>Scenario:</w:t>
      </w:r>
      <w:r>
        <w:rPr>
          <w:spacing w:val="8"/>
          <w:sz w:val="18"/>
        </w:rPr>
        <w:t xml:space="preserve"> </w:t>
      </w:r>
      <w:r>
        <w:rPr>
          <w:sz w:val="18"/>
        </w:rPr>
        <w:t>Successful</w:t>
      </w:r>
      <w:r>
        <w:rPr>
          <w:spacing w:val="8"/>
          <w:sz w:val="18"/>
        </w:rPr>
        <w:t xml:space="preserve"> </w:t>
      </w:r>
      <w:r>
        <w:rPr>
          <w:spacing w:val="-2"/>
          <w:sz w:val="18"/>
        </w:rPr>
        <w:t>payment</w:t>
      </w:r>
    </w:p>
    <w:p w14:paraId="16156CE1">
      <w:pPr>
        <w:pStyle w:val="41"/>
        <w:numPr>
          <w:ilvl w:val="0"/>
          <w:numId w:val="59"/>
        </w:numPr>
        <w:tabs>
          <w:tab w:val="left" w:pos="694"/>
        </w:tabs>
        <w:spacing w:before="58"/>
        <w:rPr>
          <w:sz w:val="18"/>
        </w:rPr>
      </w:pPr>
      <w:r>
        <w:rPr>
          <w:rFonts w:ascii="Arial" w:hAnsi="Arial"/>
          <w:b/>
          <w:sz w:val="18"/>
        </w:rPr>
        <w:t>Given:</w:t>
      </w:r>
      <w:r>
        <w:rPr>
          <w:rFonts w:ascii="Arial" w:hAnsi="Arial"/>
          <w:b/>
          <w:spacing w:val="3"/>
          <w:sz w:val="18"/>
        </w:rPr>
        <w:t xml:space="preserve"> </w:t>
      </w:r>
      <w:r>
        <w:rPr>
          <w:sz w:val="18"/>
        </w:rPr>
        <w:t>a</w:t>
      </w:r>
      <w:r>
        <w:rPr>
          <w:spacing w:val="4"/>
          <w:sz w:val="18"/>
        </w:rPr>
        <w:t xml:space="preserve"> </w:t>
      </w:r>
      <w:r>
        <w:rPr>
          <w:sz w:val="18"/>
        </w:rPr>
        <w:t>valid</w:t>
      </w:r>
      <w:r>
        <w:rPr>
          <w:spacing w:val="4"/>
          <w:sz w:val="18"/>
        </w:rPr>
        <w:t xml:space="preserve"> </w:t>
      </w:r>
      <w:r>
        <w:rPr>
          <w:sz w:val="18"/>
        </w:rPr>
        <w:t>order</w:t>
      </w:r>
      <w:r>
        <w:rPr>
          <w:spacing w:val="3"/>
          <w:sz w:val="18"/>
        </w:rPr>
        <w:t xml:space="preserve"> </w:t>
      </w:r>
      <w:r>
        <w:rPr>
          <w:sz w:val="18"/>
        </w:rPr>
        <w:t>and</w:t>
      </w:r>
      <w:r>
        <w:rPr>
          <w:spacing w:val="4"/>
          <w:sz w:val="18"/>
        </w:rPr>
        <w:t xml:space="preserve"> </w:t>
      </w:r>
      <w:r>
        <w:rPr>
          <w:sz w:val="18"/>
        </w:rPr>
        <w:t>amount</w:t>
      </w:r>
      <w:r>
        <w:rPr>
          <w:spacing w:val="4"/>
          <w:sz w:val="18"/>
        </w:rPr>
        <w:t xml:space="preserve"> </w:t>
      </w:r>
      <w:r>
        <w:rPr>
          <w:sz w:val="18"/>
        </w:rPr>
        <w:t>are</w:t>
      </w:r>
      <w:r>
        <w:rPr>
          <w:spacing w:val="4"/>
          <w:sz w:val="18"/>
        </w:rPr>
        <w:t xml:space="preserve"> </w:t>
      </w:r>
      <w:r>
        <w:rPr>
          <w:spacing w:val="-2"/>
          <w:sz w:val="18"/>
        </w:rPr>
        <w:t>available.</w:t>
      </w:r>
    </w:p>
    <w:p w14:paraId="4EFEA1AB">
      <w:pPr>
        <w:pStyle w:val="41"/>
        <w:numPr>
          <w:ilvl w:val="0"/>
          <w:numId w:val="59"/>
        </w:numPr>
        <w:tabs>
          <w:tab w:val="left" w:pos="694"/>
        </w:tabs>
        <w:spacing w:before="153"/>
        <w:rPr>
          <w:sz w:val="18"/>
        </w:rPr>
      </w:pPr>
      <w:r>
        <w:rPr>
          <w:rFonts w:ascii="Arial" w:hAnsi="Arial"/>
          <w:b/>
          <w:sz w:val="18"/>
        </w:rPr>
        <w:t>And:</w:t>
      </w:r>
      <w:r>
        <w:rPr>
          <w:rFonts w:ascii="Arial" w:hAnsi="Arial"/>
          <w:b/>
          <w:spacing w:val="3"/>
          <w:sz w:val="18"/>
        </w:rPr>
        <w:t xml:space="preserve"> </w:t>
      </w:r>
      <w:r>
        <w:rPr>
          <w:sz w:val="18"/>
        </w:rPr>
        <w:t>a</w:t>
      </w:r>
      <w:r>
        <w:rPr>
          <w:spacing w:val="4"/>
          <w:sz w:val="18"/>
        </w:rPr>
        <w:t xml:space="preserve"> </w:t>
      </w:r>
      <w:r>
        <w:rPr>
          <w:sz w:val="18"/>
        </w:rPr>
        <w:t>payment</w:t>
      </w:r>
      <w:r>
        <w:rPr>
          <w:spacing w:val="4"/>
          <w:sz w:val="18"/>
        </w:rPr>
        <w:t xml:space="preserve"> </w:t>
      </w:r>
      <w:r>
        <w:rPr>
          <w:sz w:val="18"/>
        </w:rPr>
        <w:t>method</w:t>
      </w:r>
      <w:r>
        <w:rPr>
          <w:spacing w:val="4"/>
          <w:sz w:val="18"/>
        </w:rPr>
        <w:t xml:space="preserve"> </w:t>
      </w:r>
      <w:r>
        <w:rPr>
          <w:sz w:val="18"/>
        </w:rPr>
        <w:t>is</w:t>
      </w:r>
      <w:r>
        <w:rPr>
          <w:spacing w:val="4"/>
          <w:sz w:val="18"/>
        </w:rPr>
        <w:t xml:space="preserve"> </w:t>
      </w:r>
      <w:r>
        <w:rPr>
          <w:spacing w:val="-2"/>
          <w:sz w:val="18"/>
        </w:rPr>
        <w:t>available.</w:t>
      </w:r>
    </w:p>
    <w:p w14:paraId="198D043A">
      <w:pPr>
        <w:pStyle w:val="41"/>
        <w:numPr>
          <w:ilvl w:val="0"/>
          <w:numId w:val="59"/>
        </w:numPr>
        <w:tabs>
          <w:tab w:val="left" w:pos="694"/>
        </w:tabs>
        <w:spacing w:before="153"/>
        <w:rPr>
          <w:sz w:val="18"/>
        </w:rPr>
      </w:pPr>
      <w:r>
        <w:rPr>
          <w:rFonts w:ascii="Arial" w:hAnsi="Arial"/>
          <w:b/>
          <w:sz w:val="18"/>
        </w:rPr>
        <w:t>When:</w:t>
      </w:r>
      <w:r>
        <w:rPr>
          <w:rFonts w:ascii="Arial" w:hAnsi="Arial"/>
          <w:b/>
          <w:spacing w:val="5"/>
          <w:sz w:val="18"/>
        </w:rPr>
        <w:t xml:space="preserve"> </w:t>
      </w:r>
      <w:r>
        <w:rPr>
          <w:sz w:val="18"/>
        </w:rPr>
        <w:t>the</w:t>
      </w:r>
      <w:r>
        <w:rPr>
          <w:spacing w:val="5"/>
          <w:sz w:val="18"/>
        </w:rPr>
        <w:t xml:space="preserve"> </w:t>
      </w:r>
      <w:r>
        <w:rPr>
          <w:sz w:val="18"/>
        </w:rPr>
        <w:t>customer</w:t>
      </w:r>
      <w:r>
        <w:rPr>
          <w:spacing w:val="6"/>
          <w:sz w:val="18"/>
        </w:rPr>
        <w:t xml:space="preserve"> </w:t>
      </w:r>
      <w:r>
        <w:rPr>
          <w:sz w:val="18"/>
        </w:rPr>
        <w:t>submits</w:t>
      </w:r>
      <w:r>
        <w:rPr>
          <w:spacing w:val="5"/>
          <w:sz w:val="18"/>
        </w:rPr>
        <w:t xml:space="preserve"> </w:t>
      </w:r>
      <w:r>
        <w:rPr>
          <w:sz w:val="18"/>
        </w:rPr>
        <w:t>valid</w:t>
      </w:r>
      <w:r>
        <w:rPr>
          <w:spacing w:val="5"/>
          <w:sz w:val="18"/>
        </w:rPr>
        <w:t xml:space="preserve"> </w:t>
      </w:r>
      <w:r>
        <w:rPr>
          <w:sz w:val="18"/>
        </w:rPr>
        <w:t>payment</w:t>
      </w:r>
      <w:r>
        <w:rPr>
          <w:spacing w:val="6"/>
          <w:sz w:val="18"/>
        </w:rPr>
        <w:t xml:space="preserve"> </w:t>
      </w:r>
      <w:r>
        <w:rPr>
          <w:spacing w:val="-2"/>
          <w:sz w:val="18"/>
        </w:rPr>
        <w:t>information.</w:t>
      </w:r>
    </w:p>
    <w:p w14:paraId="51E7D626">
      <w:pPr>
        <w:pStyle w:val="41"/>
        <w:numPr>
          <w:ilvl w:val="0"/>
          <w:numId w:val="59"/>
        </w:numPr>
        <w:tabs>
          <w:tab w:val="left" w:pos="694"/>
        </w:tabs>
        <w:spacing w:before="154"/>
        <w:rPr>
          <w:sz w:val="18"/>
        </w:rPr>
      </w:pPr>
      <w:r>
        <w:rPr>
          <w:rFonts w:ascii="Arial" w:hAnsi="Arial"/>
          <w:b/>
          <w:sz w:val="18"/>
        </w:rPr>
        <w:t>Then:</w:t>
      </w:r>
      <w:r>
        <w:rPr>
          <w:rFonts w:ascii="Arial" w:hAnsi="Arial"/>
          <w:b/>
          <w:spacing w:val="4"/>
          <w:sz w:val="18"/>
        </w:rPr>
        <w:t xml:space="preserve"> </w:t>
      </w:r>
      <w:r>
        <w:rPr>
          <w:sz w:val="18"/>
        </w:rPr>
        <w:t>the</w:t>
      </w:r>
      <w:r>
        <w:rPr>
          <w:spacing w:val="5"/>
          <w:sz w:val="18"/>
        </w:rPr>
        <w:t xml:space="preserve"> </w:t>
      </w:r>
      <w:r>
        <w:rPr>
          <w:sz w:val="18"/>
        </w:rPr>
        <w:t>payment</w:t>
      </w:r>
      <w:r>
        <w:rPr>
          <w:spacing w:val="4"/>
          <w:sz w:val="18"/>
        </w:rPr>
        <w:t xml:space="preserve"> </w:t>
      </w:r>
      <w:r>
        <w:rPr>
          <w:sz w:val="18"/>
        </w:rPr>
        <w:t>service</w:t>
      </w:r>
      <w:r>
        <w:rPr>
          <w:spacing w:val="5"/>
          <w:sz w:val="18"/>
        </w:rPr>
        <w:t xml:space="preserve"> </w:t>
      </w:r>
      <w:r>
        <w:rPr>
          <w:sz w:val="18"/>
        </w:rPr>
        <w:t>processes</w:t>
      </w:r>
      <w:r>
        <w:rPr>
          <w:spacing w:val="5"/>
          <w:sz w:val="18"/>
        </w:rPr>
        <w:t xml:space="preserve"> </w:t>
      </w:r>
      <w:r>
        <w:rPr>
          <w:sz w:val="18"/>
        </w:rPr>
        <w:t>the</w:t>
      </w:r>
      <w:r>
        <w:rPr>
          <w:spacing w:val="4"/>
          <w:sz w:val="18"/>
        </w:rPr>
        <w:t xml:space="preserve"> </w:t>
      </w:r>
      <w:r>
        <w:rPr>
          <w:sz w:val="18"/>
        </w:rPr>
        <w:t>payment</w:t>
      </w:r>
      <w:r>
        <w:rPr>
          <w:spacing w:val="5"/>
          <w:sz w:val="18"/>
        </w:rPr>
        <w:t xml:space="preserve"> </w:t>
      </w:r>
      <w:r>
        <w:rPr>
          <w:sz w:val="18"/>
        </w:rPr>
        <w:t>and</w:t>
      </w:r>
      <w:r>
        <w:rPr>
          <w:spacing w:val="4"/>
          <w:sz w:val="18"/>
        </w:rPr>
        <w:t xml:space="preserve"> </w:t>
      </w:r>
      <w:r>
        <w:rPr>
          <w:sz w:val="18"/>
        </w:rPr>
        <w:t>the</w:t>
      </w:r>
      <w:r>
        <w:rPr>
          <w:spacing w:val="5"/>
          <w:sz w:val="18"/>
        </w:rPr>
        <w:t xml:space="preserve"> </w:t>
      </w:r>
      <w:r>
        <w:rPr>
          <w:sz w:val="18"/>
        </w:rPr>
        <w:t>system</w:t>
      </w:r>
      <w:r>
        <w:rPr>
          <w:spacing w:val="5"/>
          <w:sz w:val="18"/>
        </w:rPr>
        <w:t xml:space="preserve"> </w:t>
      </w:r>
      <w:r>
        <w:rPr>
          <w:sz w:val="18"/>
        </w:rPr>
        <w:t>records</w:t>
      </w:r>
      <w:r>
        <w:rPr>
          <w:spacing w:val="4"/>
          <w:sz w:val="18"/>
        </w:rPr>
        <w:t xml:space="preserve"> </w:t>
      </w:r>
      <w:r>
        <w:rPr>
          <w:sz w:val="18"/>
        </w:rPr>
        <w:t>the</w:t>
      </w:r>
      <w:r>
        <w:rPr>
          <w:spacing w:val="5"/>
          <w:sz w:val="18"/>
        </w:rPr>
        <w:t xml:space="preserve"> </w:t>
      </w:r>
      <w:r>
        <w:rPr>
          <w:sz w:val="18"/>
        </w:rPr>
        <w:t>payment</w:t>
      </w:r>
      <w:r>
        <w:rPr>
          <w:spacing w:val="4"/>
          <w:sz w:val="18"/>
        </w:rPr>
        <w:t xml:space="preserve"> </w:t>
      </w:r>
      <w:r>
        <w:rPr>
          <w:sz w:val="18"/>
        </w:rPr>
        <w:t>ID</w:t>
      </w:r>
      <w:r>
        <w:rPr>
          <w:spacing w:val="5"/>
          <w:sz w:val="18"/>
        </w:rPr>
        <w:t xml:space="preserve"> </w:t>
      </w:r>
      <w:r>
        <w:rPr>
          <w:sz w:val="18"/>
        </w:rPr>
        <w:t>and</w:t>
      </w:r>
      <w:r>
        <w:rPr>
          <w:spacing w:val="5"/>
          <w:sz w:val="18"/>
        </w:rPr>
        <w:t xml:space="preserve"> </w:t>
      </w:r>
      <w:r>
        <w:rPr>
          <w:spacing w:val="-2"/>
          <w:sz w:val="18"/>
        </w:rPr>
        <w:t>status.</w:t>
      </w:r>
    </w:p>
    <w:p w14:paraId="460F48AB">
      <w:pPr>
        <w:pStyle w:val="13"/>
        <w:spacing w:before="168"/>
        <w:ind w:left="262" w:firstLine="0"/>
        <w:rPr>
          <w:b/>
          <w:bCs/>
          <w:w w:val="105"/>
        </w:rPr>
      </w:pPr>
      <w:r>
        <w:rPr>
          <w:b/>
          <w:bCs/>
          <w:w w:val="105"/>
        </w:rPr>
        <w:t>User</w:t>
      </w:r>
      <w:r>
        <w:rPr>
          <w:b/>
          <w:bCs/>
          <w:spacing w:val="-11"/>
          <w:w w:val="105"/>
        </w:rPr>
        <w:t xml:space="preserve"> </w:t>
      </w:r>
      <w:r>
        <w:rPr>
          <w:b/>
          <w:bCs/>
          <w:w w:val="105"/>
        </w:rPr>
        <w:t>Story</w:t>
      </w:r>
      <w:r>
        <w:rPr>
          <w:b/>
          <w:bCs/>
          <w:spacing w:val="-11"/>
          <w:w w:val="105"/>
        </w:rPr>
        <w:t xml:space="preserve"> </w:t>
      </w:r>
      <w:r>
        <w:rPr>
          <w:b/>
          <w:bCs/>
          <w:w w:val="105"/>
        </w:rPr>
        <w:t>2:</w:t>
      </w:r>
    </w:p>
    <w:p w14:paraId="5363B24B">
      <w:pPr>
        <w:pStyle w:val="13"/>
        <w:spacing w:before="168"/>
        <w:ind w:left="262" w:firstLine="0"/>
      </w:pPr>
      <w:r>
        <w:t>As a customer, I want the system to inform me if my payment is declined so that I can correct the issue or choose another payment method.</w:t>
      </w:r>
    </w:p>
    <w:p w14:paraId="32BBCFD9">
      <w:pPr>
        <w:pStyle w:val="41"/>
        <w:numPr>
          <w:ilvl w:val="2"/>
          <w:numId w:val="60"/>
        </w:numPr>
        <w:tabs>
          <w:tab w:val="left" w:pos="694"/>
        </w:tabs>
        <w:spacing w:before="168"/>
        <w:rPr>
          <w:sz w:val="18"/>
        </w:rPr>
      </w:pPr>
      <w:r>
        <w:rPr>
          <w:rFonts w:ascii="Arial" w:hAnsi="Arial"/>
          <w:b/>
          <w:sz w:val="18"/>
        </w:rPr>
        <w:t>Who:</w:t>
      </w:r>
      <w:r>
        <w:rPr>
          <w:rFonts w:ascii="Arial" w:hAnsi="Arial"/>
          <w:b/>
          <w:spacing w:val="3"/>
          <w:sz w:val="18"/>
        </w:rPr>
        <w:t xml:space="preserve"> </w:t>
      </w:r>
      <w:r>
        <w:rPr>
          <w:sz w:val="18"/>
        </w:rPr>
        <w:t>I</w:t>
      </w:r>
      <w:r>
        <w:rPr>
          <w:spacing w:val="4"/>
          <w:sz w:val="18"/>
        </w:rPr>
        <w:t xml:space="preserve"> </w:t>
      </w:r>
      <w:r>
        <w:rPr>
          <w:sz w:val="18"/>
        </w:rPr>
        <w:t>am</w:t>
      </w:r>
      <w:r>
        <w:rPr>
          <w:spacing w:val="3"/>
          <w:sz w:val="18"/>
        </w:rPr>
        <w:t xml:space="preserve"> </w:t>
      </w:r>
      <w:r>
        <w:rPr>
          <w:sz w:val="18"/>
        </w:rPr>
        <w:t>a</w:t>
      </w:r>
      <w:r>
        <w:rPr>
          <w:spacing w:val="4"/>
          <w:sz w:val="18"/>
        </w:rPr>
        <w:t xml:space="preserve"> </w:t>
      </w:r>
      <w:r>
        <w:rPr>
          <w:sz w:val="18"/>
        </w:rPr>
        <w:t>customer</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bakery</w:t>
      </w:r>
      <w:r>
        <w:rPr>
          <w:spacing w:val="4"/>
          <w:sz w:val="18"/>
        </w:rPr>
        <w:t xml:space="preserve"> </w:t>
      </w:r>
      <w:r>
        <w:rPr>
          <w:sz w:val="18"/>
        </w:rPr>
        <w:t>ordering</w:t>
      </w:r>
      <w:r>
        <w:rPr>
          <w:spacing w:val="3"/>
          <w:sz w:val="18"/>
        </w:rPr>
        <w:t xml:space="preserve"> </w:t>
      </w:r>
      <w:r>
        <w:rPr>
          <w:spacing w:val="-2"/>
          <w:sz w:val="18"/>
        </w:rPr>
        <w:t>system.</w:t>
      </w:r>
    </w:p>
    <w:p w14:paraId="6A21812F">
      <w:pPr>
        <w:pStyle w:val="41"/>
        <w:numPr>
          <w:ilvl w:val="2"/>
          <w:numId w:val="60"/>
        </w:numPr>
        <w:tabs>
          <w:tab w:val="left" w:pos="694"/>
        </w:tabs>
        <w:spacing w:before="153"/>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3"/>
          <w:sz w:val="18"/>
        </w:rPr>
        <w:t xml:space="preserve"> </w:t>
      </w:r>
      <w:r>
        <w:rPr>
          <w:sz w:val="18"/>
        </w:rPr>
        <w:t>to</w:t>
      </w:r>
      <w:r>
        <w:rPr>
          <w:spacing w:val="4"/>
          <w:sz w:val="18"/>
        </w:rPr>
        <w:t xml:space="preserve"> </w:t>
      </w:r>
      <w:r>
        <w:rPr>
          <w:sz w:val="18"/>
        </w:rPr>
        <w:t>know</w:t>
      </w:r>
      <w:r>
        <w:rPr>
          <w:spacing w:val="3"/>
          <w:sz w:val="18"/>
        </w:rPr>
        <w:t xml:space="preserve"> </w:t>
      </w:r>
      <w:r>
        <w:rPr>
          <w:sz w:val="18"/>
        </w:rPr>
        <w:t>when</w:t>
      </w:r>
      <w:r>
        <w:rPr>
          <w:spacing w:val="3"/>
          <w:sz w:val="18"/>
        </w:rPr>
        <w:t xml:space="preserve"> </w:t>
      </w:r>
      <w:r>
        <w:rPr>
          <w:sz w:val="18"/>
        </w:rPr>
        <w:t>my</w:t>
      </w:r>
      <w:r>
        <w:rPr>
          <w:spacing w:val="4"/>
          <w:sz w:val="18"/>
        </w:rPr>
        <w:t xml:space="preserve"> </w:t>
      </w:r>
      <w:r>
        <w:rPr>
          <w:sz w:val="18"/>
        </w:rPr>
        <w:t>payment</w:t>
      </w:r>
      <w:r>
        <w:rPr>
          <w:spacing w:val="3"/>
          <w:sz w:val="18"/>
        </w:rPr>
        <w:t xml:space="preserve"> </w:t>
      </w:r>
      <w:r>
        <w:rPr>
          <w:sz w:val="18"/>
        </w:rPr>
        <w:t>is</w:t>
      </w:r>
      <w:r>
        <w:rPr>
          <w:spacing w:val="3"/>
          <w:sz w:val="18"/>
        </w:rPr>
        <w:t xml:space="preserve"> </w:t>
      </w:r>
      <w:r>
        <w:rPr>
          <w:spacing w:val="-2"/>
          <w:sz w:val="18"/>
        </w:rPr>
        <w:t>declined.</w:t>
      </w:r>
    </w:p>
    <w:p w14:paraId="2265E19C">
      <w:pPr>
        <w:pStyle w:val="41"/>
        <w:numPr>
          <w:ilvl w:val="2"/>
          <w:numId w:val="60"/>
        </w:numPr>
        <w:tabs>
          <w:tab w:val="left" w:pos="694"/>
        </w:tabs>
        <w:spacing w:before="154"/>
        <w:rPr>
          <w:sz w:val="18"/>
        </w:rPr>
      </w:pPr>
      <w:r>
        <w:rPr>
          <w:rFonts w:ascii="Arial" w:hAnsi="Arial"/>
          <w:b/>
          <w:sz w:val="18"/>
        </w:rPr>
        <w:t>Why:</w:t>
      </w:r>
      <w:r>
        <w:rPr>
          <w:rFonts w:ascii="Arial" w:hAnsi="Arial"/>
          <w:b/>
          <w:spacing w:val="4"/>
          <w:sz w:val="18"/>
        </w:rPr>
        <w:t xml:space="preserve"> </w:t>
      </w:r>
      <w:r>
        <w:rPr>
          <w:sz w:val="18"/>
        </w:rPr>
        <w:t>I</w:t>
      </w:r>
      <w:r>
        <w:rPr>
          <w:spacing w:val="4"/>
          <w:sz w:val="18"/>
        </w:rPr>
        <w:t xml:space="preserve"> </w:t>
      </w:r>
      <w:r>
        <w:rPr>
          <w:sz w:val="18"/>
        </w:rPr>
        <w:t>can</w:t>
      </w:r>
      <w:r>
        <w:rPr>
          <w:spacing w:val="4"/>
          <w:sz w:val="18"/>
        </w:rPr>
        <w:t xml:space="preserve"> </w:t>
      </w:r>
      <w:r>
        <w:rPr>
          <w:sz w:val="18"/>
        </w:rPr>
        <w:t>correct</w:t>
      </w:r>
      <w:r>
        <w:rPr>
          <w:spacing w:val="4"/>
          <w:sz w:val="18"/>
        </w:rPr>
        <w:t xml:space="preserve"> </w:t>
      </w:r>
      <w:r>
        <w:rPr>
          <w:sz w:val="18"/>
        </w:rPr>
        <w:t>the</w:t>
      </w:r>
      <w:r>
        <w:rPr>
          <w:spacing w:val="4"/>
          <w:sz w:val="18"/>
        </w:rPr>
        <w:t xml:space="preserve"> </w:t>
      </w:r>
      <w:r>
        <w:rPr>
          <w:sz w:val="18"/>
        </w:rPr>
        <w:t>information</w:t>
      </w:r>
      <w:r>
        <w:rPr>
          <w:spacing w:val="4"/>
          <w:sz w:val="18"/>
        </w:rPr>
        <w:t xml:space="preserve"> </w:t>
      </w:r>
      <w:r>
        <w:rPr>
          <w:sz w:val="18"/>
        </w:rPr>
        <w:t>or</w:t>
      </w:r>
      <w:r>
        <w:rPr>
          <w:spacing w:val="4"/>
          <w:sz w:val="18"/>
        </w:rPr>
        <w:t xml:space="preserve"> </w:t>
      </w:r>
      <w:r>
        <w:rPr>
          <w:sz w:val="18"/>
        </w:rPr>
        <w:t>try</w:t>
      </w:r>
      <w:r>
        <w:rPr>
          <w:spacing w:val="5"/>
          <w:sz w:val="18"/>
        </w:rPr>
        <w:t xml:space="preserve"> </w:t>
      </w:r>
      <w:r>
        <w:rPr>
          <w:sz w:val="18"/>
        </w:rPr>
        <w:t>another</w:t>
      </w:r>
      <w:r>
        <w:rPr>
          <w:spacing w:val="4"/>
          <w:sz w:val="18"/>
        </w:rPr>
        <w:t xml:space="preserve"> </w:t>
      </w:r>
      <w:r>
        <w:rPr>
          <w:sz w:val="18"/>
        </w:rPr>
        <w:t>payment</w:t>
      </w:r>
      <w:r>
        <w:rPr>
          <w:spacing w:val="4"/>
          <w:sz w:val="18"/>
        </w:rPr>
        <w:t xml:space="preserve"> </w:t>
      </w:r>
      <w:r>
        <w:rPr>
          <w:spacing w:val="-2"/>
          <w:sz w:val="18"/>
        </w:rPr>
        <w:t>method.</w:t>
      </w:r>
    </w:p>
    <w:p w14:paraId="398CE8FA">
      <w:pPr>
        <w:pStyle w:val="13"/>
        <w:spacing w:before="168"/>
        <w:ind w:left="262" w:firstLine="0"/>
        <w:rPr>
          <w:b/>
          <w:bCs/>
        </w:rPr>
      </w:pPr>
      <w:r>
        <w:rPr>
          <w:b/>
          <w:bCs/>
        </w:rPr>
        <w:t>Acceptance</w:t>
      </w:r>
      <w:r>
        <w:rPr>
          <w:b/>
          <w:bCs/>
          <w:spacing w:val="29"/>
        </w:rPr>
        <w:t xml:space="preserve"> </w:t>
      </w:r>
      <w:r>
        <w:rPr>
          <w:b/>
          <w:bCs/>
          <w:spacing w:val="-2"/>
        </w:rPr>
        <w:t>Criteria:</w:t>
      </w:r>
    </w:p>
    <w:p w14:paraId="6DD28759">
      <w:pPr>
        <w:pStyle w:val="41"/>
        <w:numPr>
          <w:ilvl w:val="0"/>
          <w:numId w:val="61"/>
        </w:numPr>
        <w:tabs>
          <w:tab w:val="left" w:pos="694"/>
        </w:tabs>
        <w:spacing w:before="168"/>
        <w:rPr>
          <w:sz w:val="18"/>
        </w:rPr>
      </w:pPr>
      <w:r>
        <w:rPr>
          <w:sz w:val="18"/>
        </w:rPr>
        <w:t>Scenario:</w:t>
      </w:r>
      <w:r>
        <w:rPr>
          <w:spacing w:val="7"/>
          <w:sz w:val="18"/>
        </w:rPr>
        <w:t xml:space="preserve"> </w:t>
      </w:r>
      <w:r>
        <w:rPr>
          <w:sz w:val="18"/>
        </w:rPr>
        <w:t>Payment</w:t>
      </w:r>
      <w:r>
        <w:rPr>
          <w:spacing w:val="7"/>
          <w:sz w:val="18"/>
        </w:rPr>
        <w:t xml:space="preserve"> </w:t>
      </w:r>
      <w:r>
        <w:rPr>
          <w:spacing w:val="-2"/>
          <w:sz w:val="18"/>
        </w:rPr>
        <w:t>failure</w:t>
      </w:r>
    </w:p>
    <w:p w14:paraId="409F5AF1">
      <w:pPr>
        <w:pStyle w:val="41"/>
        <w:numPr>
          <w:ilvl w:val="0"/>
          <w:numId w:val="61"/>
        </w:numPr>
        <w:tabs>
          <w:tab w:val="left" w:pos="694"/>
        </w:tabs>
        <w:spacing w:before="154"/>
        <w:rPr>
          <w:sz w:val="18"/>
        </w:rPr>
      </w:pPr>
      <w:r>
        <w:rPr>
          <w:rFonts w:ascii="Arial" w:hAnsi="Arial"/>
          <w:b/>
          <w:sz w:val="18"/>
        </w:rPr>
        <w:t>Given:</w:t>
      </w:r>
      <w:r>
        <w:rPr>
          <w:rFonts w:ascii="Arial" w:hAnsi="Arial"/>
          <w:b/>
          <w:spacing w:val="4"/>
          <w:sz w:val="18"/>
        </w:rPr>
        <w:t xml:space="preserve"> </w:t>
      </w:r>
      <w:r>
        <w:rPr>
          <w:sz w:val="18"/>
        </w:rPr>
        <w:t>the</w:t>
      </w:r>
      <w:r>
        <w:rPr>
          <w:spacing w:val="5"/>
          <w:sz w:val="18"/>
        </w:rPr>
        <w:t xml:space="preserve"> </w:t>
      </w:r>
      <w:r>
        <w:rPr>
          <w:sz w:val="18"/>
        </w:rPr>
        <w:t>payment</w:t>
      </w:r>
      <w:r>
        <w:rPr>
          <w:spacing w:val="5"/>
          <w:sz w:val="18"/>
        </w:rPr>
        <w:t xml:space="preserve"> </w:t>
      </w:r>
      <w:r>
        <w:rPr>
          <w:sz w:val="18"/>
        </w:rPr>
        <w:t>service</w:t>
      </w:r>
      <w:r>
        <w:rPr>
          <w:spacing w:val="5"/>
          <w:sz w:val="18"/>
        </w:rPr>
        <w:t xml:space="preserve"> </w:t>
      </w:r>
      <w:r>
        <w:rPr>
          <w:sz w:val="18"/>
        </w:rPr>
        <w:t>rejects</w:t>
      </w:r>
      <w:r>
        <w:rPr>
          <w:spacing w:val="4"/>
          <w:sz w:val="18"/>
        </w:rPr>
        <w:t xml:space="preserve"> </w:t>
      </w:r>
      <w:r>
        <w:rPr>
          <w:sz w:val="18"/>
        </w:rPr>
        <w:t>the</w:t>
      </w:r>
      <w:r>
        <w:rPr>
          <w:spacing w:val="5"/>
          <w:sz w:val="18"/>
        </w:rPr>
        <w:t xml:space="preserve"> </w:t>
      </w:r>
      <w:r>
        <w:rPr>
          <w:spacing w:val="-2"/>
          <w:sz w:val="18"/>
        </w:rPr>
        <w:t>payment.</w:t>
      </w:r>
    </w:p>
    <w:p w14:paraId="3C70A1E6">
      <w:pPr>
        <w:pStyle w:val="41"/>
        <w:numPr>
          <w:ilvl w:val="0"/>
          <w:numId w:val="61"/>
        </w:numPr>
        <w:tabs>
          <w:tab w:val="left" w:pos="694"/>
        </w:tabs>
        <w:spacing w:before="153"/>
        <w:rPr>
          <w:sz w:val="18"/>
        </w:rPr>
      </w:pPr>
      <w:r>
        <w:rPr>
          <w:rFonts w:ascii="Arial" w:hAnsi="Arial"/>
          <w:b/>
          <w:sz w:val="18"/>
        </w:rPr>
        <w:t>When:</w:t>
      </w:r>
      <w:r>
        <w:rPr>
          <w:rFonts w:ascii="Arial" w:hAnsi="Arial"/>
          <w:b/>
          <w:spacing w:val="4"/>
          <w:sz w:val="18"/>
        </w:rPr>
        <w:t xml:space="preserve"> </w:t>
      </w:r>
      <w:r>
        <w:rPr>
          <w:sz w:val="18"/>
        </w:rPr>
        <w:t>the</w:t>
      </w:r>
      <w:r>
        <w:rPr>
          <w:spacing w:val="5"/>
          <w:sz w:val="18"/>
        </w:rPr>
        <w:t xml:space="preserve"> </w:t>
      </w:r>
      <w:r>
        <w:rPr>
          <w:sz w:val="18"/>
        </w:rPr>
        <w:t>system</w:t>
      </w:r>
      <w:r>
        <w:rPr>
          <w:spacing w:val="4"/>
          <w:sz w:val="18"/>
        </w:rPr>
        <w:t xml:space="preserve"> </w:t>
      </w:r>
      <w:r>
        <w:rPr>
          <w:sz w:val="18"/>
        </w:rPr>
        <w:t>receives</w:t>
      </w:r>
      <w:r>
        <w:rPr>
          <w:spacing w:val="5"/>
          <w:sz w:val="18"/>
        </w:rPr>
        <w:t xml:space="preserve"> </w:t>
      </w:r>
      <w:r>
        <w:rPr>
          <w:sz w:val="18"/>
        </w:rPr>
        <w:t>the</w:t>
      </w:r>
      <w:r>
        <w:rPr>
          <w:spacing w:val="5"/>
          <w:sz w:val="18"/>
        </w:rPr>
        <w:t xml:space="preserve"> </w:t>
      </w:r>
      <w:r>
        <w:rPr>
          <w:sz w:val="18"/>
        </w:rPr>
        <w:t>failure</w:t>
      </w:r>
      <w:r>
        <w:rPr>
          <w:spacing w:val="4"/>
          <w:sz w:val="18"/>
        </w:rPr>
        <w:t xml:space="preserve"> </w:t>
      </w:r>
      <w:r>
        <w:rPr>
          <w:spacing w:val="-2"/>
          <w:sz w:val="18"/>
        </w:rPr>
        <w:t>response.</w:t>
      </w:r>
    </w:p>
    <w:p w14:paraId="47FFBFEF">
      <w:pPr>
        <w:pStyle w:val="41"/>
        <w:numPr>
          <w:ilvl w:val="0"/>
          <w:numId w:val="61"/>
        </w:numPr>
        <w:tabs>
          <w:tab w:val="left" w:pos="694"/>
        </w:tabs>
        <w:spacing w:before="153"/>
        <w:rPr>
          <w:sz w:val="18"/>
        </w:rPr>
      </w:pPr>
      <w:r>
        <w:rPr>
          <w:rFonts w:ascii="Arial" w:hAnsi="Arial"/>
          <w:b/>
          <w:sz w:val="18"/>
        </w:rPr>
        <w:t>Then:</w:t>
      </w:r>
      <w:r>
        <w:rPr>
          <w:rFonts w:ascii="Arial" w:hAnsi="Arial"/>
          <w:b/>
          <w:spacing w:val="4"/>
          <w:sz w:val="18"/>
        </w:rPr>
        <w:t xml:space="preserve"> </w:t>
      </w:r>
      <w:r>
        <w:rPr>
          <w:sz w:val="18"/>
        </w:rPr>
        <w:t>the</w:t>
      </w:r>
      <w:r>
        <w:rPr>
          <w:spacing w:val="5"/>
          <w:sz w:val="18"/>
        </w:rPr>
        <w:t xml:space="preserve"> </w:t>
      </w:r>
      <w:r>
        <w:rPr>
          <w:sz w:val="18"/>
        </w:rPr>
        <w:t>system</w:t>
      </w:r>
      <w:r>
        <w:rPr>
          <w:spacing w:val="5"/>
          <w:sz w:val="18"/>
        </w:rPr>
        <w:t xml:space="preserve"> </w:t>
      </w:r>
      <w:r>
        <w:rPr>
          <w:sz w:val="18"/>
        </w:rPr>
        <w:t>displays</w:t>
      </w:r>
      <w:r>
        <w:rPr>
          <w:spacing w:val="5"/>
          <w:sz w:val="18"/>
        </w:rPr>
        <w:t xml:space="preserve"> </w:t>
      </w:r>
      <w:r>
        <w:rPr>
          <w:sz w:val="18"/>
        </w:rPr>
        <w:t>the</w:t>
      </w:r>
      <w:r>
        <w:rPr>
          <w:spacing w:val="5"/>
          <w:sz w:val="18"/>
        </w:rPr>
        <w:t xml:space="preserve"> </w:t>
      </w:r>
      <w:r>
        <w:rPr>
          <w:sz w:val="18"/>
        </w:rPr>
        <w:t>payment</w:t>
      </w:r>
      <w:r>
        <w:rPr>
          <w:spacing w:val="5"/>
          <w:sz w:val="18"/>
        </w:rPr>
        <w:t xml:space="preserve"> </w:t>
      </w:r>
      <w:r>
        <w:rPr>
          <w:spacing w:val="-2"/>
          <w:sz w:val="18"/>
        </w:rPr>
        <w:t>status.</w:t>
      </w:r>
    </w:p>
    <w:p w14:paraId="39730353">
      <w:pPr>
        <w:pStyle w:val="41"/>
        <w:numPr>
          <w:ilvl w:val="0"/>
          <w:numId w:val="61"/>
        </w:numPr>
        <w:tabs>
          <w:tab w:val="left" w:pos="694"/>
        </w:tabs>
        <w:spacing w:before="154"/>
        <w:rPr>
          <w:sz w:val="18"/>
        </w:rPr>
      </w:pPr>
      <w:r>
        <w:rPr>
          <w:rFonts w:ascii="Arial" w:hAnsi="Arial"/>
          <w:b/>
          <w:sz w:val="18"/>
        </w:rPr>
        <w:t>And:</w:t>
      </w:r>
      <w:r>
        <w:rPr>
          <w:rFonts w:ascii="Arial" w:hAnsi="Arial"/>
          <w:b/>
          <w:spacing w:val="4"/>
          <w:sz w:val="18"/>
        </w:rPr>
        <w:t xml:space="preserve"> </w:t>
      </w:r>
      <w:r>
        <w:rPr>
          <w:sz w:val="18"/>
        </w:rPr>
        <w:t>the</w:t>
      </w:r>
      <w:r>
        <w:rPr>
          <w:spacing w:val="5"/>
          <w:sz w:val="18"/>
        </w:rPr>
        <w:t xml:space="preserve"> </w:t>
      </w:r>
      <w:r>
        <w:rPr>
          <w:sz w:val="18"/>
        </w:rPr>
        <w:t>customer</w:t>
      </w:r>
      <w:r>
        <w:rPr>
          <w:spacing w:val="5"/>
          <w:sz w:val="18"/>
        </w:rPr>
        <w:t xml:space="preserve"> </w:t>
      </w:r>
      <w:r>
        <w:rPr>
          <w:sz w:val="18"/>
        </w:rPr>
        <w:t>can</w:t>
      </w:r>
      <w:r>
        <w:rPr>
          <w:spacing w:val="5"/>
          <w:sz w:val="18"/>
        </w:rPr>
        <w:t xml:space="preserve"> </w:t>
      </w:r>
      <w:r>
        <w:rPr>
          <w:sz w:val="18"/>
        </w:rPr>
        <w:t>retry</w:t>
      </w:r>
      <w:r>
        <w:rPr>
          <w:spacing w:val="5"/>
          <w:sz w:val="18"/>
        </w:rPr>
        <w:t xml:space="preserve"> </w:t>
      </w:r>
      <w:r>
        <w:rPr>
          <w:sz w:val="18"/>
        </w:rPr>
        <w:t>with</w:t>
      </w:r>
      <w:r>
        <w:rPr>
          <w:spacing w:val="5"/>
          <w:sz w:val="18"/>
        </w:rPr>
        <w:t xml:space="preserve"> </w:t>
      </w:r>
      <w:r>
        <w:rPr>
          <w:sz w:val="18"/>
        </w:rPr>
        <w:t>corrected</w:t>
      </w:r>
      <w:r>
        <w:rPr>
          <w:spacing w:val="5"/>
          <w:sz w:val="18"/>
        </w:rPr>
        <w:t xml:space="preserve"> </w:t>
      </w:r>
      <w:r>
        <w:rPr>
          <w:sz w:val="18"/>
        </w:rPr>
        <w:t>informat</w:t>
      </w:r>
      <w:r>
        <w:rPr>
          <w:sz w:val="18"/>
          <w:rPrChange w:id="1193" w:author="SHARIF ULLAH" w:date="2026-10-07T14:26:00Z">
            <w:rPr/>
          </w:rPrChange>
        </w:rPr>
        <w:t>ion</w:t>
      </w:r>
      <w:r>
        <w:rPr>
          <w:spacing w:val="5"/>
          <w:sz w:val="18"/>
          <w:rPrChange w:id="1194" w:author="SHARIF ULLAH" w:date="2026-10-07T14:26:00Z">
            <w:rPr>
              <w:spacing w:val="5"/>
            </w:rPr>
          </w:rPrChange>
        </w:rPr>
        <w:t xml:space="preserve"> </w:t>
      </w:r>
      <w:r>
        <w:rPr>
          <w:sz w:val="18"/>
          <w:rPrChange w:id="1195" w:author="SHARIF ULLAH" w:date="2026-10-07T14:26:00Z">
            <w:rPr/>
          </w:rPrChange>
        </w:rPr>
        <w:t>or</w:t>
      </w:r>
      <w:r>
        <w:rPr>
          <w:spacing w:val="5"/>
          <w:sz w:val="18"/>
          <w:rPrChange w:id="1196" w:author="SHARIF ULLAH" w:date="2026-10-07T14:26:00Z">
            <w:rPr>
              <w:spacing w:val="5"/>
            </w:rPr>
          </w:rPrChange>
        </w:rPr>
        <w:t xml:space="preserve"> </w:t>
      </w:r>
      <w:r>
        <w:rPr>
          <w:sz w:val="18"/>
          <w:rPrChange w:id="1197" w:author="SHARIF ULLAH" w:date="2026-10-07T14:26:00Z">
            <w:rPr/>
          </w:rPrChange>
        </w:rPr>
        <w:t>another</w:t>
      </w:r>
      <w:r>
        <w:rPr>
          <w:spacing w:val="5"/>
          <w:sz w:val="18"/>
          <w:rPrChange w:id="1198" w:author="SHARIF ULLAH" w:date="2026-10-07T14:26:00Z">
            <w:rPr>
              <w:spacing w:val="5"/>
            </w:rPr>
          </w:rPrChange>
        </w:rPr>
        <w:t xml:space="preserve"> </w:t>
      </w:r>
      <w:r>
        <w:rPr>
          <w:sz w:val="18"/>
          <w:rPrChange w:id="1199" w:author="SHARIF ULLAH" w:date="2026-10-07T14:26:00Z">
            <w:rPr/>
          </w:rPrChange>
        </w:rPr>
        <w:t>payment</w:t>
      </w:r>
      <w:r>
        <w:rPr>
          <w:spacing w:val="5"/>
          <w:sz w:val="18"/>
          <w:rPrChange w:id="1200" w:author="SHARIF ULLAH" w:date="2026-10-07T14:26:00Z">
            <w:rPr>
              <w:spacing w:val="5"/>
            </w:rPr>
          </w:rPrChange>
        </w:rPr>
        <w:t xml:space="preserve"> </w:t>
      </w:r>
      <w:r>
        <w:rPr>
          <w:spacing w:val="-2"/>
          <w:sz w:val="18"/>
          <w:rPrChange w:id="1201" w:author="SHARIF ULLAH" w:date="2026-10-07T14:26:00Z">
            <w:rPr>
              <w:spacing w:val="-2"/>
            </w:rPr>
          </w:rPrChange>
        </w:rPr>
        <w:t>method.</w:t>
      </w:r>
    </w:p>
    <w:p w14:paraId="5ABC60D7">
      <w:pPr>
        <w:tabs>
          <w:tab w:val="left" w:pos="694"/>
        </w:tabs>
        <w:spacing w:before="154"/>
        <w:rPr>
          <w:ins w:id="1202" w:author="SHARIF ULLAH" w:date="2026-10-07T14:26:00Z"/>
          <w:spacing w:val="0"/>
          <w:sz w:val="18"/>
          <w:rPrChange w:id="1203" w:author="SHARIF ULLAH" w:date="2026-10-07T14:26:00Z">
            <w:rPr>
              <w:ins w:id="1204" w:author="SHARIF ULLAH" w:date="2026-10-07T14:26:00Z"/>
              <w:spacing w:val="-2"/>
              <w:sz w:val="18"/>
            </w:rPr>
          </w:rPrChange>
        </w:rPr>
      </w:pPr>
      <w:r>
        <w:rPr>
          <w:sz w:val="18"/>
          <w14:ligatures w14:val="none"/>
        </w:rPr>
        <w:drawing>
          <wp:inline distT="0" distB="0" distL="0" distR="0">
            <wp:extent cx="6663690" cy="3750310"/>
            <wp:effectExtent l="0" t="0" r="3810" b="2540"/>
            <wp:docPr id="770346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6068"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3690" cy="3750310"/>
                    </a:xfrm>
                    <a:prstGeom prst="rect">
                      <a:avLst/>
                    </a:prstGeom>
                  </pic:spPr>
                </pic:pic>
              </a:graphicData>
            </a:graphic>
          </wp:inline>
        </w:drawing>
      </w:r>
    </w:p>
    <w:p w14:paraId="70E4A99A">
      <w:pPr>
        <w:tabs>
          <w:tab w:val="left" w:pos="694"/>
        </w:tabs>
        <w:spacing w:before="154"/>
        <w:rPr>
          <w:ins w:id="1205" w:author="SHARIF ULLAH" w:date="2026-10-07T14:26:00Z"/>
          <w:b/>
          <w:bCs/>
          <w:sz w:val="28"/>
          <w:szCs w:val="28"/>
          <w:rPrChange w:id="1206" w:author="SHARIF ULLAH" w:date="2026-10-07T14:37:00Z">
            <w:rPr>
              <w:ins w:id="1207" w:author="SHARIF ULLAH" w:date="2026-10-07T14:26:00Z"/>
              <w:b/>
              <w:bCs/>
              <w:sz w:val="18"/>
            </w:rPr>
          </w:rPrChange>
        </w:rPr>
      </w:pPr>
      <w:ins w:id="1208" w:author="SHARIF ULLAH" w:date="2026-10-07T14:27:00Z">
        <w:r>
          <w:rPr>
            <w:b/>
            <w:bCs/>
            <w:sz w:val="28"/>
            <w:szCs w:val="28"/>
            <w:rPrChange w:id="1209" w:author="SHARIF ULLAH" w:date="2026-10-07T14:37:00Z">
              <w:rPr>
                <w:b/>
                <w:bCs/>
                <w:sz w:val="18"/>
              </w:rPr>
            </w:rPrChange>
          </w:rPr>
          <w:t>5.</w:t>
        </w:r>
      </w:ins>
      <w:ins w:id="1210" w:author="SHARIF ULLAH" w:date="2026-10-07T14:26:00Z">
        <w:r>
          <w:rPr>
            <w:b/>
            <w:bCs/>
            <w:sz w:val="28"/>
            <w:szCs w:val="28"/>
            <w:rPrChange w:id="1211" w:author="SHARIF ULLAH" w:date="2026-10-07T14:37:00Z">
              <w:rPr>
                <w:b/>
                <w:bCs/>
                <w:sz w:val="18"/>
              </w:rPr>
            </w:rPrChange>
          </w:rPr>
          <w:t>Use Case Text: Process Payment</w:t>
        </w:r>
      </w:ins>
    </w:p>
    <w:p w14:paraId="0F4B6765">
      <w:pPr>
        <w:tabs>
          <w:tab w:val="left" w:pos="694"/>
        </w:tabs>
        <w:spacing w:before="154"/>
        <w:rPr>
          <w:ins w:id="1212" w:author="SHARIF ULLAH" w:date="2026-10-07T14:26:00Z"/>
          <w:b/>
          <w:bCs/>
          <w:sz w:val="18"/>
        </w:rPr>
      </w:pPr>
      <w:ins w:id="1213" w:author="SHARIF ULLAH" w:date="2026-10-07T14:26:00Z">
        <w:r>
          <w:rPr>
            <w:b/>
            <w:bCs/>
            <w:sz w:val="18"/>
          </w:rPr>
          <w:t>Inputs:</w:t>
        </w:r>
      </w:ins>
    </w:p>
    <w:p w14:paraId="5ACA3746">
      <w:pPr>
        <w:numPr>
          <w:ilvl w:val="0"/>
          <w:numId w:val="62"/>
        </w:numPr>
        <w:tabs>
          <w:tab w:val="left" w:pos="694"/>
        </w:tabs>
        <w:spacing w:before="154"/>
        <w:rPr>
          <w:ins w:id="1214" w:author="SHARIF ULLAH" w:date="2026-10-07T14:26:00Z"/>
          <w:sz w:val="18"/>
        </w:rPr>
      </w:pPr>
      <w:ins w:id="1215" w:author="SHARIF ULLAH" w:date="2026-10-07T14:26:00Z">
        <w:r>
          <w:rPr>
            <w:sz w:val="18"/>
          </w:rPr>
          <w:t>Payment Information</w:t>
        </w:r>
      </w:ins>
    </w:p>
    <w:p w14:paraId="1AB7715E">
      <w:pPr>
        <w:numPr>
          <w:ilvl w:val="0"/>
          <w:numId w:val="62"/>
        </w:numPr>
        <w:tabs>
          <w:tab w:val="left" w:pos="694"/>
        </w:tabs>
        <w:spacing w:before="154"/>
        <w:rPr>
          <w:ins w:id="1216" w:author="SHARIF ULLAH" w:date="2026-10-07T14:26:00Z"/>
          <w:sz w:val="18"/>
        </w:rPr>
      </w:pPr>
      <w:ins w:id="1217" w:author="SHARIF ULLAH" w:date="2026-10-07T14:26:00Z">
        <w:r>
          <w:rPr>
            <w:sz w:val="18"/>
          </w:rPr>
          <w:t>Payment Amount</w:t>
        </w:r>
      </w:ins>
    </w:p>
    <w:p w14:paraId="0A84DD12">
      <w:pPr>
        <w:numPr>
          <w:ilvl w:val="0"/>
          <w:numId w:val="62"/>
        </w:numPr>
        <w:tabs>
          <w:tab w:val="left" w:pos="694"/>
        </w:tabs>
        <w:spacing w:before="154"/>
        <w:rPr>
          <w:ins w:id="1218" w:author="SHARIF ULLAH" w:date="2026-10-07T14:26:00Z"/>
          <w:sz w:val="18"/>
        </w:rPr>
      </w:pPr>
      <w:ins w:id="1219" w:author="SHARIF ULLAH" w:date="2026-10-07T14:26:00Z">
        <w:r>
          <w:rPr>
            <w:sz w:val="18"/>
          </w:rPr>
          <w:t>Customer Order</w:t>
        </w:r>
      </w:ins>
    </w:p>
    <w:p w14:paraId="2621BEAD">
      <w:pPr>
        <w:tabs>
          <w:tab w:val="left" w:pos="694"/>
        </w:tabs>
        <w:spacing w:before="154"/>
        <w:rPr>
          <w:ins w:id="1220" w:author="SHARIF ULLAH" w:date="2026-10-07T14:26:00Z"/>
          <w:b/>
          <w:bCs/>
          <w:sz w:val="18"/>
        </w:rPr>
      </w:pPr>
      <w:ins w:id="1221" w:author="SHARIF ULLAH" w:date="2026-10-07T14:26:00Z">
        <w:r>
          <w:rPr>
            <w:b/>
            <w:bCs/>
            <w:sz w:val="18"/>
          </w:rPr>
          <w:t>Outputs:</w:t>
        </w:r>
      </w:ins>
    </w:p>
    <w:p w14:paraId="779CC318">
      <w:pPr>
        <w:numPr>
          <w:ilvl w:val="0"/>
          <w:numId w:val="63"/>
        </w:numPr>
        <w:tabs>
          <w:tab w:val="left" w:pos="694"/>
        </w:tabs>
        <w:spacing w:before="154"/>
        <w:rPr>
          <w:ins w:id="1222" w:author="SHARIF ULLAH" w:date="2026-10-07T14:26:00Z"/>
          <w:sz w:val="18"/>
        </w:rPr>
      </w:pPr>
      <w:ins w:id="1223" w:author="SHARIF ULLAH" w:date="2026-10-07T14:26:00Z">
        <w:r>
          <w:rPr>
            <w:sz w:val="18"/>
          </w:rPr>
          <w:t>Payment Status</w:t>
        </w:r>
      </w:ins>
    </w:p>
    <w:p w14:paraId="53F55E2A">
      <w:pPr>
        <w:numPr>
          <w:ilvl w:val="0"/>
          <w:numId w:val="63"/>
        </w:numPr>
        <w:tabs>
          <w:tab w:val="left" w:pos="694"/>
        </w:tabs>
        <w:spacing w:before="154"/>
        <w:rPr>
          <w:ins w:id="1224" w:author="SHARIF ULLAH" w:date="2026-10-07T14:26:00Z"/>
          <w:sz w:val="18"/>
        </w:rPr>
      </w:pPr>
      <w:ins w:id="1225" w:author="SHARIF ULLAH" w:date="2026-10-07T14:26:00Z">
        <w:r>
          <w:rPr>
            <w:sz w:val="18"/>
          </w:rPr>
          <w:t>Payment Confirmation</w:t>
        </w:r>
      </w:ins>
    </w:p>
    <w:p w14:paraId="072A4136">
      <w:pPr>
        <w:tabs>
          <w:tab w:val="left" w:pos="694"/>
        </w:tabs>
        <w:spacing w:before="154"/>
        <w:rPr>
          <w:ins w:id="1226" w:author="SHARIF ULLAH" w:date="2026-10-07T14:26:00Z"/>
          <w:b/>
          <w:bCs/>
          <w:sz w:val="18"/>
        </w:rPr>
      </w:pPr>
      <w:ins w:id="1227" w:author="SHARIF ULLAH" w:date="2026-10-07T14:26:00Z">
        <w:r>
          <w:rPr>
            <w:b/>
            <w:bCs/>
            <w:sz w:val="18"/>
          </w:rPr>
          <w:t>1. Primary Actor:</w:t>
        </w:r>
      </w:ins>
    </w:p>
    <w:p w14:paraId="7B1460D2">
      <w:pPr>
        <w:tabs>
          <w:tab w:val="left" w:pos="694"/>
        </w:tabs>
        <w:spacing w:before="154"/>
        <w:rPr>
          <w:ins w:id="1228" w:author="SHARIF ULLAH" w:date="2026-10-07T14:26:00Z"/>
          <w:sz w:val="18"/>
        </w:rPr>
      </w:pPr>
      <w:ins w:id="1229" w:author="SHARIF ULLAH" w:date="2026-10-07T14:26:00Z">
        <w:r>
          <w:rPr>
            <w:sz w:val="18"/>
          </w:rPr>
          <w:t>Payment Service</w:t>
        </w:r>
      </w:ins>
    </w:p>
    <w:p w14:paraId="57D35EEF">
      <w:pPr>
        <w:tabs>
          <w:tab w:val="left" w:pos="694"/>
        </w:tabs>
        <w:spacing w:before="154"/>
        <w:rPr>
          <w:ins w:id="1230" w:author="SHARIF ULLAH" w:date="2026-10-07T14:26:00Z"/>
          <w:b/>
          <w:bCs/>
          <w:sz w:val="18"/>
        </w:rPr>
      </w:pPr>
      <w:ins w:id="1231" w:author="SHARIF ULLAH" w:date="2026-10-07T14:26:00Z">
        <w:r>
          <w:rPr>
            <w:b/>
            <w:bCs/>
            <w:sz w:val="18"/>
          </w:rPr>
          <w:t>2. Preconditions</w:t>
        </w:r>
      </w:ins>
    </w:p>
    <w:p w14:paraId="62EDE065">
      <w:pPr>
        <w:numPr>
          <w:ilvl w:val="0"/>
          <w:numId w:val="64"/>
        </w:numPr>
        <w:tabs>
          <w:tab w:val="left" w:pos="694"/>
        </w:tabs>
        <w:spacing w:before="154"/>
        <w:rPr>
          <w:ins w:id="1232" w:author="SHARIF ULLAH" w:date="2026-10-07T14:26:00Z"/>
          <w:sz w:val="18"/>
        </w:rPr>
      </w:pPr>
      <w:ins w:id="1233" w:author="SHARIF ULLAH" w:date="2026-10-07T14:26:00Z">
        <w:r>
          <w:rPr>
            <w:sz w:val="18"/>
          </w:rPr>
          <w:t>A customer order exists.</w:t>
        </w:r>
      </w:ins>
    </w:p>
    <w:p w14:paraId="5AC68045">
      <w:pPr>
        <w:numPr>
          <w:ilvl w:val="0"/>
          <w:numId w:val="64"/>
        </w:numPr>
        <w:tabs>
          <w:tab w:val="left" w:pos="694"/>
        </w:tabs>
        <w:spacing w:before="154"/>
        <w:rPr>
          <w:ins w:id="1234" w:author="SHARIF ULLAH" w:date="2026-10-07T14:26:00Z"/>
          <w:sz w:val="18"/>
        </w:rPr>
      </w:pPr>
      <w:ins w:id="1235" w:author="SHARIF ULLAH" w:date="2026-10-07T14:26:00Z">
        <w:r>
          <w:rPr>
            <w:sz w:val="18"/>
          </w:rPr>
          <w:t>Payment information has been provided.</w:t>
        </w:r>
      </w:ins>
    </w:p>
    <w:p w14:paraId="0C33C165">
      <w:pPr>
        <w:numPr>
          <w:ilvl w:val="0"/>
          <w:numId w:val="64"/>
        </w:numPr>
        <w:tabs>
          <w:tab w:val="left" w:pos="694"/>
        </w:tabs>
        <w:spacing w:before="154"/>
        <w:rPr>
          <w:ins w:id="1236" w:author="SHARIF ULLAH" w:date="2026-10-07T14:26:00Z"/>
          <w:sz w:val="18"/>
        </w:rPr>
      </w:pPr>
      <w:ins w:id="1237" w:author="SHARIF ULLAH" w:date="2026-10-07T14:26:00Z">
        <w:r>
          <w:rPr>
            <w:sz w:val="18"/>
          </w:rPr>
          <w:t>The payment service is available.</w:t>
        </w:r>
      </w:ins>
    </w:p>
    <w:p w14:paraId="388EE981">
      <w:pPr>
        <w:numPr>
          <w:ilvl w:val="0"/>
          <w:numId w:val="64"/>
        </w:numPr>
        <w:tabs>
          <w:tab w:val="left" w:pos="694"/>
        </w:tabs>
        <w:spacing w:before="154"/>
        <w:rPr>
          <w:ins w:id="1238" w:author="SHARIF ULLAH" w:date="2026-10-07T14:26:00Z"/>
          <w:sz w:val="18"/>
        </w:rPr>
      </w:pPr>
      <w:ins w:id="1239" w:author="SHARIF ULLAH" w:date="2026-10-07T14:26:00Z">
        <w:r>
          <w:rPr>
            <w:sz w:val="18"/>
          </w:rPr>
          <w:t>The payment amount is available.</w:t>
        </w:r>
      </w:ins>
    </w:p>
    <w:p w14:paraId="5DA0BAF9">
      <w:pPr>
        <w:tabs>
          <w:tab w:val="left" w:pos="694"/>
        </w:tabs>
        <w:spacing w:before="154"/>
        <w:rPr>
          <w:ins w:id="1240" w:author="SHARIF ULLAH" w:date="2026-10-07T14:26:00Z"/>
          <w:b/>
          <w:bCs/>
          <w:sz w:val="18"/>
        </w:rPr>
      </w:pPr>
      <w:ins w:id="1241" w:author="SHARIF ULLAH" w:date="2026-10-07T14:26:00Z">
        <w:r>
          <w:rPr>
            <w:b/>
            <w:bCs/>
            <w:sz w:val="18"/>
          </w:rPr>
          <w:t>3. Success Scenario</w:t>
        </w:r>
      </w:ins>
    </w:p>
    <w:p w14:paraId="7A31DCBD">
      <w:pPr>
        <w:numPr>
          <w:ilvl w:val="0"/>
          <w:numId w:val="65"/>
        </w:numPr>
        <w:tabs>
          <w:tab w:val="left" w:pos="694"/>
        </w:tabs>
        <w:spacing w:before="154"/>
        <w:rPr>
          <w:ins w:id="1242" w:author="SHARIF ULLAH" w:date="2026-10-07T14:26:00Z"/>
          <w:sz w:val="18"/>
        </w:rPr>
      </w:pPr>
      <w:ins w:id="1243" w:author="SHARIF ULLAH" w:date="2026-10-07T14:26:00Z">
        <w:r>
          <w:rPr>
            <w:sz w:val="18"/>
          </w:rPr>
          <w:t>The bakery system sends the customer's payment request to the payment service.</w:t>
        </w:r>
      </w:ins>
    </w:p>
    <w:p w14:paraId="65EE2948">
      <w:pPr>
        <w:numPr>
          <w:ilvl w:val="0"/>
          <w:numId w:val="65"/>
        </w:numPr>
        <w:tabs>
          <w:tab w:val="left" w:pos="694"/>
        </w:tabs>
        <w:spacing w:before="154"/>
        <w:rPr>
          <w:ins w:id="1244" w:author="SHARIF ULLAH" w:date="2026-10-07T14:26:00Z"/>
          <w:sz w:val="18"/>
        </w:rPr>
      </w:pPr>
      <w:ins w:id="1245" w:author="SHARIF ULLAH" w:date="2026-10-07T14:26:00Z">
        <w:r>
          <w:rPr>
            <w:sz w:val="18"/>
          </w:rPr>
          <w:t>The payment service receives the payment details.</w:t>
        </w:r>
      </w:ins>
    </w:p>
    <w:p w14:paraId="7CB29B46">
      <w:pPr>
        <w:numPr>
          <w:ilvl w:val="0"/>
          <w:numId w:val="65"/>
        </w:numPr>
        <w:tabs>
          <w:tab w:val="left" w:pos="694"/>
        </w:tabs>
        <w:spacing w:before="154"/>
        <w:rPr>
          <w:ins w:id="1246" w:author="SHARIF ULLAH" w:date="2026-10-07T14:26:00Z"/>
          <w:sz w:val="18"/>
        </w:rPr>
      </w:pPr>
      <w:ins w:id="1247" w:author="SHARIF ULLAH" w:date="2026-10-07T14:26:00Z">
        <w:r>
          <w:rPr>
            <w:sz w:val="18"/>
          </w:rPr>
          <w:t>The payment service validates the information.</w:t>
        </w:r>
      </w:ins>
    </w:p>
    <w:p w14:paraId="6AFBD0C0">
      <w:pPr>
        <w:numPr>
          <w:ilvl w:val="0"/>
          <w:numId w:val="65"/>
        </w:numPr>
        <w:tabs>
          <w:tab w:val="left" w:pos="694"/>
        </w:tabs>
        <w:spacing w:before="154"/>
        <w:rPr>
          <w:ins w:id="1248" w:author="SHARIF ULLAH" w:date="2026-10-07T14:26:00Z"/>
          <w:sz w:val="18"/>
        </w:rPr>
      </w:pPr>
      <w:ins w:id="1249" w:author="SHARIF ULLAH" w:date="2026-10-07T14:26:00Z">
        <w:r>
          <w:rPr>
            <w:sz w:val="18"/>
          </w:rPr>
          <w:t>The payment service processes the transaction.</w:t>
        </w:r>
      </w:ins>
    </w:p>
    <w:p w14:paraId="59844D8F">
      <w:pPr>
        <w:numPr>
          <w:ilvl w:val="0"/>
          <w:numId w:val="65"/>
        </w:numPr>
        <w:tabs>
          <w:tab w:val="left" w:pos="694"/>
        </w:tabs>
        <w:spacing w:before="154"/>
        <w:rPr>
          <w:ins w:id="1250" w:author="SHARIF ULLAH" w:date="2026-10-07T14:26:00Z"/>
          <w:sz w:val="18"/>
        </w:rPr>
      </w:pPr>
      <w:ins w:id="1251" w:author="SHARIF ULLAH" w:date="2026-10-07T14:26:00Z">
        <w:r>
          <w:rPr>
            <w:sz w:val="18"/>
          </w:rPr>
          <w:t>The payment is approved.</w:t>
        </w:r>
      </w:ins>
    </w:p>
    <w:p w14:paraId="43A051DF">
      <w:pPr>
        <w:numPr>
          <w:ilvl w:val="0"/>
          <w:numId w:val="65"/>
        </w:numPr>
        <w:tabs>
          <w:tab w:val="left" w:pos="694"/>
        </w:tabs>
        <w:spacing w:before="154"/>
        <w:rPr>
          <w:ins w:id="1252" w:author="SHARIF ULLAH" w:date="2026-10-07T14:26:00Z"/>
          <w:sz w:val="18"/>
        </w:rPr>
      </w:pPr>
      <w:ins w:id="1253" w:author="SHARIF ULLAH" w:date="2026-10-07T14:26:00Z">
        <w:r>
          <w:rPr>
            <w:sz w:val="18"/>
          </w:rPr>
          <w:t>The payment service sends a successful payment response to the bakery system.</w:t>
        </w:r>
      </w:ins>
    </w:p>
    <w:p w14:paraId="7871B991">
      <w:pPr>
        <w:numPr>
          <w:ilvl w:val="0"/>
          <w:numId w:val="65"/>
        </w:numPr>
        <w:tabs>
          <w:tab w:val="left" w:pos="694"/>
        </w:tabs>
        <w:spacing w:before="154"/>
        <w:rPr>
          <w:ins w:id="1254" w:author="SHARIF ULLAH" w:date="2026-10-07T14:26:00Z"/>
          <w:sz w:val="18"/>
        </w:rPr>
      </w:pPr>
      <w:ins w:id="1255" w:author="SHARIF ULLAH" w:date="2026-10-07T14:26:00Z">
        <w:r>
          <w:rPr>
            <w:sz w:val="18"/>
          </w:rPr>
          <w:t>The bakery system records the successful payment.</w:t>
        </w:r>
      </w:ins>
    </w:p>
    <w:p w14:paraId="3DE8DC8C">
      <w:pPr>
        <w:numPr>
          <w:ilvl w:val="0"/>
          <w:numId w:val="65"/>
        </w:numPr>
        <w:tabs>
          <w:tab w:val="left" w:pos="694"/>
        </w:tabs>
        <w:spacing w:before="154"/>
        <w:rPr>
          <w:ins w:id="1256" w:author="SHARIF ULLAH" w:date="2026-10-07T14:26:00Z"/>
          <w:sz w:val="18"/>
        </w:rPr>
      </w:pPr>
      <w:ins w:id="1257" w:author="SHARIF ULLAH" w:date="2026-10-07T14:26:00Z">
        <w:r>
          <w:rPr>
            <w:sz w:val="18"/>
          </w:rPr>
          <w:t>The order is confirmed.</w:t>
        </w:r>
      </w:ins>
    </w:p>
    <w:p w14:paraId="2961BDDA">
      <w:pPr>
        <w:tabs>
          <w:tab w:val="left" w:pos="694"/>
        </w:tabs>
        <w:spacing w:before="154"/>
        <w:rPr>
          <w:ins w:id="1258" w:author="SHARIF ULLAH" w:date="2026-10-07T14:26:00Z"/>
          <w:b/>
          <w:bCs/>
          <w:sz w:val="18"/>
        </w:rPr>
      </w:pPr>
      <w:ins w:id="1259" w:author="SHARIF ULLAH" w:date="2026-10-07T14:26:00Z">
        <w:r>
          <w:rPr>
            <w:b/>
            <w:bCs/>
            <w:sz w:val="18"/>
          </w:rPr>
          <w:t>4. Alternative Scenario</w:t>
        </w:r>
      </w:ins>
    </w:p>
    <w:p w14:paraId="25BD299E">
      <w:pPr>
        <w:numPr>
          <w:ilvl w:val="0"/>
          <w:numId w:val="66"/>
        </w:numPr>
        <w:tabs>
          <w:tab w:val="left" w:pos="694"/>
        </w:tabs>
        <w:spacing w:before="154"/>
        <w:rPr>
          <w:ins w:id="1260" w:author="SHARIF ULLAH" w:date="2026-10-07T14:26:00Z"/>
          <w:sz w:val="18"/>
        </w:rPr>
      </w:pPr>
      <w:ins w:id="1261" w:author="SHARIF ULLAH" w:date="2026-10-07T14:26:00Z">
        <w:r>
          <w:rPr>
            <w:sz w:val="18"/>
          </w:rPr>
          <w:t>The payment service receives invalid payment information.</w:t>
        </w:r>
      </w:ins>
    </w:p>
    <w:p w14:paraId="64F24892">
      <w:pPr>
        <w:numPr>
          <w:ilvl w:val="0"/>
          <w:numId w:val="66"/>
        </w:numPr>
        <w:tabs>
          <w:tab w:val="left" w:pos="694"/>
        </w:tabs>
        <w:spacing w:before="154"/>
        <w:rPr>
          <w:ins w:id="1262" w:author="SHARIF ULLAH" w:date="2026-10-07T14:26:00Z"/>
          <w:sz w:val="18"/>
        </w:rPr>
      </w:pPr>
      <w:ins w:id="1263" w:author="SHARIF ULLAH" w:date="2026-10-07T14:26:00Z">
        <w:r>
          <w:rPr>
            <w:sz w:val="18"/>
          </w:rPr>
          <w:t>The payment service rejects the transaction.</w:t>
        </w:r>
      </w:ins>
    </w:p>
    <w:p w14:paraId="3DD6EF64">
      <w:pPr>
        <w:numPr>
          <w:ilvl w:val="0"/>
          <w:numId w:val="66"/>
        </w:numPr>
        <w:tabs>
          <w:tab w:val="left" w:pos="694"/>
        </w:tabs>
        <w:spacing w:before="154"/>
        <w:rPr>
          <w:ins w:id="1264" w:author="SHARIF ULLAH" w:date="2026-10-07T14:26:00Z"/>
          <w:sz w:val="18"/>
        </w:rPr>
      </w:pPr>
      <w:ins w:id="1265" w:author="SHARIF ULLAH" w:date="2026-10-07T14:26:00Z">
        <w:r>
          <w:rPr>
            <w:sz w:val="18"/>
          </w:rPr>
          <w:t>The payment service sends a failure response to the bakery system.</w:t>
        </w:r>
      </w:ins>
    </w:p>
    <w:p w14:paraId="79AAADCF">
      <w:pPr>
        <w:numPr>
          <w:ilvl w:val="0"/>
          <w:numId w:val="66"/>
        </w:numPr>
        <w:tabs>
          <w:tab w:val="left" w:pos="694"/>
        </w:tabs>
        <w:spacing w:before="154"/>
        <w:rPr>
          <w:ins w:id="1266" w:author="SHARIF ULLAH" w:date="2026-10-07T14:26:00Z"/>
          <w:sz w:val="18"/>
        </w:rPr>
      </w:pPr>
      <w:ins w:id="1267" w:author="SHARIF ULLAH" w:date="2026-10-07T14:26:00Z">
        <w:r>
          <w:rPr>
            <w:sz w:val="18"/>
          </w:rPr>
          <w:t>The system informs the customer that the payment was unsuccessful.</w:t>
        </w:r>
      </w:ins>
    </w:p>
    <w:p w14:paraId="23DAE047">
      <w:pPr>
        <w:numPr>
          <w:ilvl w:val="0"/>
          <w:numId w:val="66"/>
        </w:numPr>
        <w:tabs>
          <w:tab w:val="left" w:pos="694"/>
        </w:tabs>
        <w:spacing w:before="154"/>
        <w:rPr>
          <w:ins w:id="1268" w:author="SHARIF ULLAH" w:date="2026-10-07T14:26:00Z"/>
          <w:sz w:val="18"/>
        </w:rPr>
      </w:pPr>
      <w:ins w:id="1269" w:author="SHARIF ULLAH" w:date="2026-10-07T14:26:00Z">
        <w:r>
          <w:rPr>
            <w:sz w:val="18"/>
          </w:rPr>
          <w:t>Customer tries another payment method or enters the correct information.</w:t>
        </w:r>
      </w:ins>
    </w:p>
    <w:p w14:paraId="1EDAC3DC">
      <w:pPr>
        <w:tabs>
          <w:tab w:val="left" w:pos="694"/>
        </w:tabs>
        <w:spacing w:before="154"/>
        <w:rPr>
          <w:ins w:id="1270" w:author="SHARIF ULLAH" w:date="2026-10-07T14:26:00Z"/>
          <w:b/>
          <w:bCs/>
          <w:sz w:val="18"/>
        </w:rPr>
      </w:pPr>
      <w:ins w:id="1271" w:author="SHARIF ULLAH" w:date="2026-10-07T14:26:00Z">
        <w:r>
          <w:rPr>
            <w:b/>
            <w:bCs/>
            <w:sz w:val="18"/>
          </w:rPr>
          <w:t>5. Postconditions</w:t>
        </w:r>
      </w:ins>
    </w:p>
    <w:p w14:paraId="49988E03">
      <w:pPr>
        <w:numPr>
          <w:ilvl w:val="0"/>
          <w:numId w:val="67"/>
        </w:numPr>
        <w:tabs>
          <w:tab w:val="left" w:pos="694"/>
        </w:tabs>
        <w:spacing w:before="154"/>
        <w:rPr>
          <w:ins w:id="1272" w:author="SHARIF ULLAH" w:date="2026-10-07T14:26:00Z"/>
          <w:sz w:val="18"/>
        </w:rPr>
      </w:pPr>
      <w:ins w:id="1273" w:author="SHARIF ULLAH" w:date="2026-10-07T14:26:00Z">
        <w:r>
          <w:rPr>
            <w:sz w:val="18"/>
          </w:rPr>
          <w:t>If successful, the payment is recorded and the order is confirmed.</w:t>
        </w:r>
      </w:ins>
    </w:p>
    <w:p w14:paraId="7C8CE0AD">
      <w:pPr>
        <w:numPr>
          <w:ilvl w:val="0"/>
          <w:numId w:val="67"/>
        </w:numPr>
        <w:tabs>
          <w:tab w:val="left" w:pos="694"/>
        </w:tabs>
        <w:spacing w:before="154"/>
        <w:rPr>
          <w:ins w:id="1274" w:author="SHARIF ULLAH" w:date="2026-10-07T14:26:00Z"/>
          <w:sz w:val="18"/>
        </w:rPr>
      </w:pPr>
      <w:ins w:id="1275" w:author="SHARIF ULLAH" w:date="2026-10-07T14:26:00Z">
        <w:r>
          <w:rPr>
            <w:sz w:val="18"/>
          </w:rPr>
          <w:t>If unsuccessful, the payment is not recorded as successful and the customer can retry.</w:t>
        </w:r>
      </w:ins>
    </w:p>
    <w:p w14:paraId="43945A03">
      <w:pPr>
        <w:tabs>
          <w:tab w:val="left" w:pos="694"/>
        </w:tabs>
        <w:spacing w:before="154"/>
        <w:rPr>
          <w:ins w:id="1276" w:author="SHARIF ULLAH" w:date="2026-10-07T14:26:00Z"/>
          <w:sz w:val="18"/>
        </w:rPr>
      </w:pPr>
      <w:ins w:id="1277" w:author="SHARIF ULLAH" w:date="2026-10-07T14:26:00Z">
        <w:r>
          <w:rPr>
            <w:sz w:val="18"/>
          </w:rPr>
          <w:pict>
            <v:rect id="_x0000_i1030" o:spt="1" style="height:1.5pt;width:0pt;" fillcolor="#A0A0A0" filled="t" stroked="f" coordsize="21600,21600" o:hr="t" o:hrstd="t" o:hralign="center">
              <v:path/>
              <v:fill on="t" focussize="0,0"/>
              <v:stroke on="f"/>
              <v:imagedata o:title=""/>
              <o:lock v:ext="edit"/>
              <w10:wrap type="none"/>
              <w10:anchorlock/>
            </v:rect>
          </w:pict>
        </w:r>
      </w:ins>
    </w:p>
    <w:p w14:paraId="2D4E0706">
      <w:pPr>
        <w:tabs>
          <w:tab w:val="left" w:pos="694"/>
        </w:tabs>
        <w:spacing w:before="154"/>
        <w:rPr>
          <w:ins w:id="1279" w:author="SHARIF ULLAH" w:date="2026-10-07T14:26:00Z"/>
          <w:b/>
          <w:bCs/>
          <w:sz w:val="18"/>
        </w:rPr>
      </w:pPr>
      <w:ins w:id="1280" w:author="SHARIF ULLAH" w:date="2026-10-07T14:26:00Z">
        <w:r>
          <w:rPr>
            <w:b/>
            <w:bCs/>
            <w:sz w:val="18"/>
          </w:rPr>
          <w:t>User Stories</w:t>
        </w:r>
      </w:ins>
    </w:p>
    <w:p w14:paraId="2570342B">
      <w:pPr>
        <w:tabs>
          <w:tab w:val="left" w:pos="694"/>
        </w:tabs>
        <w:spacing w:before="154"/>
        <w:rPr>
          <w:ins w:id="1281" w:author="SHARIF ULLAH" w:date="2026-10-07T14:26:00Z"/>
          <w:b/>
          <w:bCs/>
          <w:sz w:val="18"/>
        </w:rPr>
      </w:pPr>
      <w:ins w:id="1282" w:author="SHARIF ULLAH" w:date="2026-10-07T14:26:00Z">
        <w:r>
          <w:rPr>
            <w:b/>
            <w:bCs/>
            <w:sz w:val="18"/>
          </w:rPr>
          <w:t>User Story 1:</w:t>
        </w:r>
      </w:ins>
    </w:p>
    <w:p w14:paraId="5C8E17EE">
      <w:pPr>
        <w:tabs>
          <w:tab w:val="left" w:pos="694"/>
        </w:tabs>
        <w:spacing w:before="154"/>
        <w:rPr>
          <w:ins w:id="1283" w:author="SHARIF ULLAH" w:date="2026-10-07T14:26:00Z"/>
          <w:sz w:val="18"/>
        </w:rPr>
      </w:pPr>
      <w:ins w:id="1284" w:author="SHARIF ULLAH" w:date="2026-10-07T14:26:00Z">
        <w:r>
          <w:rPr>
            <w:sz w:val="18"/>
          </w:rPr>
          <w:t>As a customer, I want my payment to be processed so that my order can be confirmed.</w:t>
        </w:r>
      </w:ins>
    </w:p>
    <w:p w14:paraId="5238FC26">
      <w:pPr>
        <w:tabs>
          <w:tab w:val="left" w:pos="694"/>
        </w:tabs>
        <w:spacing w:before="154"/>
        <w:rPr>
          <w:ins w:id="1285" w:author="SHARIF ULLAH" w:date="2026-10-07T14:26:00Z"/>
          <w:sz w:val="18"/>
        </w:rPr>
      </w:pPr>
      <w:ins w:id="1286" w:author="SHARIF ULLAH" w:date="2026-10-07T14:26:00Z">
        <w:r>
          <w:rPr>
            <w:b/>
            <w:bCs/>
            <w:sz w:val="18"/>
          </w:rPr>
          <w:t>I. Who:</w:t>
        </w:r>
      </w:ins>
      <w:ins w:id="1287" w:author="SHARIF ULLAH" w:date="2026-10-07T14:26:00Z">
        <w:r>
          <w:rPr>
            <w:sz w:val="18"/>
          </w:rPr>
          <w:t xml:space="preserve"> I am a customer of the bakery ordering system.</w:t>
        </w:r>
      </w:ins>
    </w:p>
    <w:p w14:paraId="6F2E0CDA">
      <w:pPr>
        <w:tabs>
          <w:tab w:val="left" w:pos="694"/>
        </w:tabs>
        <w:spacing w:before="154"/>
        <w:rPr>
          <w:ins w:id="1288" w:author="SHARIF ULLAH" w:date="2026-10-07T14:26:00Z"/>
          <w:sz w:val="18"/>
        </w:rPr>
      </w:pPr>
      <w:ins w:id="1289" w:author="SHARIF ULLAH" w:date="2026-10-07T14:26:00Z">
        <w:r>
          <w:rPr>
            <w:b/>
            <w:bCs/>
            <w:sz w:val="18"/>
          </w:rPr>
          <w:t>II. What:</w:t>
        </w:r>
      </w:ins>
      <w:ins w:id="1290" w:author="SHARIF ULLAH" w:date="2026-10-07T14:26:00Z">
        <w:r>
          <w:rPr>
            <w:sz w:val="18"/>
          </w:rPr>
          <w:t xml:space="preserve"> I want my payment to be processed.</w:t>
        </w:r>
      </w:ins>
    </w:p>
    <w:p w14:paraId="54AFF93C">
      <w:pPr>
        <w:tabs>
          <w:tab w:val="left" w:pos="694"/>
        </w:tabs>
        <w:spacing w:before="154"/>
        <w:rPr>
          <w:ins w:id="1291" w:author="SHARIF ULLAH" w:date="2026-10-07T14:26:00Z"/>
          <w:sz w:val="18"/>
        </w:rPr>
      </w:pPr>
      <w:ins w:id="1292" w:author="SHARIF ULLAH" w:date="2026-10-07T14:26:00Z">
        <w:r>
          <w:rPr>
            <w:b/>
            <w:bCs/>
            <w:sz w:val="18"/>
          </w:rPr>
          <w:t>III. Why:</w:t>
        </w:r>
      </w:ins>
      <w:ins w:id="1293" w:author="SHARIF ULLAH" w:date="2026-10-07T14:26:00Z">
        <w:r>
          <w:rPr>
            <w:sz w:val="18"/>
          </w:rPr>
          <w:t xml:space="preserve"> My order can be confirmed after successful payment.</w:t>
        </w:r>
      </w:ins>
    </w:p>
    <w:p w14:paraId="7DF95E51">
      <w:pPr>
        <w:tabs>
          <w:tab w:val="left" w:pos="694"/>
        </w:tabs>
        <w:spacing w:before="154"/>
        <w:rPr>
          <w:ins w:id="1294" w:author="SHARIF ULLAH" w:date="2026-10-07T14:26:00Z"/>
          <w:b/>
          <w:bCs/>
          <w:sz w:val="18"/>
        </w:rPr>
      </w:pPr>
      <w:ins w:id="1295" w:author="SHARIF ULLAH" w:date="2026-10-07T14:26:00Z">
        <w:r>
          <w:rPr>
            <w:b/>
            <w:bCs/>
            <w:sz w:val="18"/>
          </w:rPr>
          <w:t>Scenario: Successful payment processing</w:t>
        </w:r>
      </w:ins>
    </w:p>
    <w:p w14:paraId="62A43C5D">
      <w:pPr>
        <w:tabs>
          <w:tab w:val="left" w:pos="694"/>
        </w:tabs>
        <w:spacing w:before="154"/>
        <w:rPr>
          <w:ins w:id="1296" w:author="SHARIF ULLAH" w:date="2026-10-07T14:26:00Z"/>
          <w:sz w:val="18"/>
        </w:rPr>
      </w:pPr>
      <w:ins w:id="1297" w:author="SHARIF ULLAH" w:date="2026-10-07T14:26:00Z">
        <w:r>
          <w:rPr>
            <w:b/>
            <w:bCs/>
            <w:sz w:val="18"/>
          </w:rPr>
          <w:t>Given:</w:t>
        </w:r>
      </w:ins>
      <w:ins w:id="1298" w:author="SHARIF ULLAH" w:date="2026-10-07T14:26:00Z">
        <w:r>
          <w:rPr>
            <w:sz w:val="18"/>
          </w:rPr>
          <w:t xml:space="preserve"> a customer order exists and payment information has been provided.</w:t>
        </w:r>
      </w:ins>
    </w:p>
    <w:p w14:paraId="51ACAE33">
      <w:pPr>
        <w:tabs>
          <w:tab w:val="left" w:pos="694"/>
        </w:tabs>
        <w:spacing w:before="154"/>
        <w:rPr>
          <w:ins w:id="1299" w:author="SHARIF ULLAH" w:date="2026-10-07T14:26:00Z"/>
          <w:sz w:val="18"/>
        </w:rPr>
      </w:pPr>
      <w:ins w:id="1300" w:author="SHARIF ULLAH" w:date="2026-10-07T14:26:00Z">
        <w:r>
          <w:rPr>
            <w:b/>
            <w:bCs/>
            <w:sz w:val="18"/>
          </w:rPr>
          <w:t>And:</w:t>
        </w:r>
      </w:ins>
      <w:ins w:id="1301" w:author="SHARIF ULLAH" w:date="2026-10-07T14:26:00Z">
        <w:r>
          <w:rPr>
            <w:sz w:val="18"/>
          </w:rPr>
          <w:t xml:space="preserve"> the payment service is available and the payment amount is available.</w:t>
        </w:r>
      </w:ins>
    </w:p>
    <w:p w14:paraId="68A3C260">
      <w:pPr>
        <w:tabs>
          <w:tab w:val="left" w:pos="694"/>
        </w:tabs>
        <w:spacing w:before="154"/>
        <w:rPr>
          <w:ins w:id="1302" w:author="SHARIF ULLAH" w:date="2026-10-07T14:26:00Z"/>
          <w:sz w:val="18"/>
        </w:rPr>
      </w:pPr>
      <w:ins w:id="1303" w:author="SHARIF ULLAH" w:date="2026-10-07T14:26:00Z">
        <w:r>
          <w:rPr>
            <w:b/>
            <w:bCs/>
            <w:sz w:val="18"/>
          </w:rPr>
          <w:t>When:</w:t>
        </w:r>
      </w:ins>
      <w:ins w:id="1304" w:author="SHARIF ULLAH" w:date="2026-10-07T14:26:00Z">
        <w:r>
          <w:rPr>
            <w:sz w:val="18"/>
          </w:rPr>
          <w:t xml:space="preserve"> the bakery system sends the payment request to the payment service.</w:t>
        </w:r>
      </w:ins>
    </w:p>
    <w:p w14:paraId="6D64D3A2">
      <w:pPr>
        <w:tabs>
          <w:tab w:val="left" w:pos="694"/>
        </w:tabs>
        <w:spacing w:before="154"/>
        <w:rPr>
          <w:ins w:id="1305" w:author="SHARIF ULLAH" w:date="2026-10-07T14:26:00Z"/>
          <w:sz w:val="18"/>
        </w:rPr>
      </w:pPr>
      <w:ins w:id="1306" w:author="SHARIF ULLAH" w:date="2026-10-07T14:26:00Z">
        <w:r>
          <w:rPr>
            <w:b/>
            <w:bCs/>
            <w:sz w:val="18"/>
          </w:rPr>
          <w:t>Then:</w:t>
        </w:r>
      </w:ins>
      <w:ins w:id="1307" w:author="SHARIF ULLAH" w:date="2026-10-07T14:26:00Z">
        <w:r>
          <w:rPr>
            <w:sz w:val="18"/>
          </w:rPr>
          <w:t xml:space="preserve"> the payment service validates and processes the transaction.</w:t>
        </w:r>
      </w:ins>
    </w:p>
    <w:p w14:paraId="5017EA3B">
      <w:pPr>
        <w:tabs>
          <w:tab w:val="left" w:pos="694"/>
        </w:tabs>
        <w:spacing w:before="154"/>
        <w:rPr>
          <w:ins w:id="1308" w:author="SHARIF ULLAH" w:date="2026-10-07T14:26:00Z"/>
          <w:sz w:val="18"/>
        </w:rPr>
      </w:pPr>
      <w:ins w:id="1309" w:author="SHARIF ULLAH" w:date="2026-10-07T14:26:00Z">
        <w:r>
          <w:rPr>
            <w:b/>
            <w:bCs/>
            <w:sz w:val="18"/>
          </w:rPr>
          <w:t>And:</w:t>
        </w:r>
      </w:ins>
      <w:ins w:id="1310" w:author="SHARIF ULLAH" w:date="2026-10-07T14:26:00Z">
        <w:r>
          <w:rPr>
            <w:sz w:val="18"/>
          </w:rPr>
          <w:t xml:space="preserve"> the payment is approved and the order is confirmed.</w:t>
        </w:r>
      </w:ins>
    </w:p>
    <w:p w14:paraId="4081C75B">
      <w:pPr>
        <w:tabs>
          <w:tab w:val="left" w:pos="694"/>
        </w:tabs>
        <w:spacing w:before="154"/>
        <w:rPr>
          <w:ins w:id="1311" w:author="SHARIF ULLAH" w:date="2026-10-07T14:26:00Z"/>
          <w:sz w:val="18"/>
        </w:rPr>
      </w:pPr>
      <w:ins w:id="1312" w:author="SHARIF ULLAH" w:date="2026-10-07T14:26:00Z">
        <w:r>
          <w:rPr>
            <w:sz w:val="18"/>
          </w:rPr>
          <w:pict>
            <v:rect id="_x0000_i1031" o:spt="1" style="height:1.5pt;width:0pt;" fillcolor="#A0A0A0" filled="t" stroked="f" coordsize="21600,21600" o:hr="t" o:hrstd="t" o:hralign="center">
              <v:path/>
              <v:fill on="t" focussize="0,0"/>
              <v:stroke on="f"/>
              <v:imagedata o:title=""/>
              <o:lock v:ext="edit"/>
              <w10:wrap type="none"/>
              <w10:anchorlock/>
            </v:rect>
          </w:pict>
        </w:r>
      </w:ins>
    </w:p>
    <w:p w14:paraId="4DC9B371">
      <w:pPr>
        <w:tabs>
          <w:tab w:val="left" w:pos="694"/>
        </w:tabs>
        <w:spacing w:before="154"/>
        <w:rPr>
          <w:ins w:id="1314" w:author="SHARIF ULLAH" w:date="2026-10-07T14:26:00Z"/>
          <w:b/>
          <w:bCs/>
          <w:sz w:val="18"/>
        </w:rPr>
      </w:pPr>
      <w:ins w:id="1315" w:author="SHARIF ULLAH" w:date="2026-10-07T14:26:00Z">
        <w:r>
          <w:rPr>
            <w:b/>
            <w:bCs/>
            <w:sz w:val="18"/>
          </w:rPr>
          <w:t>User Story 2:</w:t>
        </w:r>
      </w:ins>
    </w:p>
    <w:p w14:paraId="4DF5D788">
      <w:pPr>
        <w:tabs>
          <w:tab w:val="left" w:pos="694"/>
        </w:tabs>
        <w:spacing w:before="154"/>
        <w:rPr>
          <w:ins w:id="1316" w:author="SHARIF ULLAH" w:date="2026-10-07T14:26:00Z"/>
          <w:sz w:val="18"/>
        </w:rPr>
      </w:pPr>
      <w:ins w:id="1317" w:author="SHARIF ULLAH" w:date="2026-10-07T14:26:00Z">
        <w:r>
          <w:rPr>
            <w:sz w:val="18"/>
          </w:rPr>
          <w:t>As a customer, I want to be informed when my payment is unsuccessful so that I can try another payment method or enter the correct information.</w:t>
        </w:r>
      </w:ins>
    </w:p>
    <w:p w14:paraId="6B5A624E">
      <w:pPr>
        <w:tabs>
          <w:tab w:val="left" w:pos="694"/>
        </w:tabs>
        <w:spacing w:before="154"/>
        <w:rPr>
          <w:ins w:id="1318" w:author="SHARIF ULLAH" w:date="2026-10-07T14:26:00Z"/>
          <w:sz w:val="18"/>
        </w:rPr>
      </w:pPr>
      <w:ins w:id="1319" w:author="SHARIF ULLAH" w:date="2026-10-07T14:26:00Z">
        <w:r>
          <w:rPr>
            <w:b/>
            <w:bCs/>
            <w:sz w:val="18"/>
          </w:rPr>
          <w:t>I. Who:</w:t>
        </w:r>
      </w:ins>
      <w:ins w:id="1320" w:author="SHARIF ULLAH" w:date="2026-10-07T14:26:00Z">
        <w:r>
          <w:rPr>
            <w:sz w:val="18"/>
          </w:rPr>
          <w:t xml:space="preserve"> I am a customer of the bakery ordering system.</w:t>
        </w:r>
      </w:ins>
    </w:p>
    <w:p w14:paraId="057A4BBE">
      <w:pPr>
        <w:tabs>
          <w:tab w:val="left" w:pos="694"/>
        </w:tabs>
        <w:spacing w:before="154"/>
        <w:rPr>
          <w:ins w:id="1321" w:author="SHARIF ULLAH" w:date="2026-10-07T14:26:00Z"/>
          <w:sz w:val="18"/>
        </w:rPr>
      </w:pPr>
      <w:ins w:id="1322" w:author="SHARIF ULLAH" w:date="2026-10-07T14:26:00Z">
        <w:r>
          <w:rPr>
            <w:b/>
            <w:bCs/>
            <w:sz w:val="18"/>
          </w:rPr>
          <w:t>II. What:</w:t>
        </w:r>
      </w:ins>
      <w:ins w:id="1323" w:author="SHARIF ULLAH" w:date="2026-10-07T14:26:00Z">
        <w:r>
          <w:rPr>
            <w:sz w:val="18"/>
          </w:rPr>
          <w:t xml:space="preserve"> I want to know when my payment is unsuccessful.</w:t>
        </w:r>
      </w:ins>
    </w:p>
    <w:p w14:paraId="3FB85FD0">
      <w:pPr>
        <w:tabs>
          <w:tab w:val="left" w:pos="694"/>
        </w:tabs>
        <w:spacing w:before="154"/>
        <w:rPr>
          <w:ins w:id="1324" w:author="SHARIF ULLAH" w:date="2026-10-07T14:26:00Z"/>
          <w:sz w:val="18"/>
        </w:rPr>
      </w:pPr>
      <w:ins w:id="1325" w:author="SHARIF ULLAH" w:date="2026-10-07T14:26:00Z">
        <w:r>
          <w:rPr>
            <w:b/>
            <w:bCs/>
            <w:sz w:val="18"/>
          </w:rPr>
          <w:t>III. Why:</w:t>
        </w:r>
      </w:ins>
      <w:ins w:id="1326" w:author="SHARIF ULLAH" w:date="2026-10-07T14:26:00Z">
        <w:r>
          <w:rPr>
            <w:sz w:val="18"/>
          </w:rPr>
          <w:t xml:space="preserve"> I can correct my payment information or try another payment method.</w:t>
        </w:r>
      </w:ins>
    </w:p>
    <w:p w14:paraId="1F407359">
      <w:pPr>
        <w:tabs>
          <w:tab w:val="left" w:pos="694"/>
        </w:tabs>
        <w:spacing w:before="154"/>
        <w:rPr>
          <w:ins w:id="1327" w:author="SHARIF ULLAH" w:date="2026-10-07T14:26:00Z"/>
          <w:b/>
          <w:bCs/>
          <w:sz w:val="18"/>
        </w:rPr>
      </w:pPr>
      <w:ins w:id="1328" w:author="SHARIF ULLAH" w:date="2026-10-07T14:26:00Z">
        <w:r>
          <w:rPr>
            <w:b/>
            <w:bCs/>
            <w:sz w:val="18"/>
          </w:rPr>
          <w:t>Acceptance Criteria:</w:t>
        </w:r>
      </w:ins>
    </w:p>
    <w:p w14:paraId="0695ED6F">
      <w:pPr>
        <w:tabs>
          <w:tab w:val="left" w:pos="694"/>
        </w:tabs>
        <w:spacing w:before="154"/>
        <w:rPr>
          <w:ins w:id="1329" w:author="SHARIF ULLAH" w:date="2026-10-07T14:26:00Z"/>
          <w:sz w:val="18"/>
        </w:rPr>
      </w:pPr>
      <w:ins w:id="1330" w:author="SHARIF ULLAH" w:date="2026-10-07T14:26:00Z">
        <w:r>
          <w:rPr>
            <w:b/>
            <w:bCs/>
            <w:sz w:val="18"/>
          </w:rPr>
          <w:t>Scenario: Unsuccessful payment</w:t>
        </w:r>
      </w:ins>
    </w:p>
    <w:p w14:paraId="40C27578">
      <w:pPr>
        <w:tabs>
          <w:tab w:val="left" w:pos="694"/>
        </w:tabs>
        <w:spacing w:before="154"/>
        <w:rPr>
          <w:ins w:id="1331" w:author="SHARIF ULLAH" w:date="2026-10-07T14:26:00Z"/>
          <w:sz w:val="18"/>
        </w:rPr>
      </w:pPr>
      <w:ins w:id="1332" w:author="SHARIF ULLAH" w:date="2026-10-07T14:26:00Z">
        <w:r>
          <w:rPr>
            <w:b/>
            <w:bCs/>
            <w:sz w:val="18"/>
          </w:rPr>
          <w:t>Given:</w:t>
        </w:r>
      </w:ins>
      <w:ins w:id="1333" w:author="SHARIF ULLAH" w:date="2026-10-07T14:26:00Z">
        <w:r>
          <w:rPr>
            <w:sz w:val="18"/>
          </w:rPr>
          <w:t xml:space="preserve"> the payment service receives invalid payment information.</w:t>
        </w:r>
      </w:ins>
    </w:p>
    <w:p w14:paraId="7F2154A2">
      <w:pPr>
        <w:tabs>
          <w:tab w:val="left" w:pos="694"/>
        </w:tabs>
        <w:spacing w:before="154"/>
        <w:rPr>
          <w:ins w:id="1334" w:author="SHARIF ULLAH" w:date="2026-10-07T14:26:00Z"/>
          <w:sz w:val="18"/>
        </w:rPr>
      </w:pPr>
      <w:ins w:id="1335" w:author="SHARIF ULLAH" w:date="2026-10-07T14:26:00Z">
        <w:r>
          <w:rPr>
            <w:b/>
            <w:bCs/>
            <w:sz w:val="18"/>
          </w:rPr>
          <w:t>When:</w:t>
        </w:r>
      </w:ins>
      <w:ins w:id="1336" w:author="SHARIF ULLAH" w:date="2026-10-07T14:26:00Z">
        <w:r>
          <w:rPr>
            <w:sz w:val="18"/>
          </w:rPr>
          <w:t xml:space="preserve"> the payment service processes the transaction.</w:t>
        </w:r>
      </w:ins>
    </w:p>
    <w:p w14:paraId="3CB8B51A">
      <w:pPr>
        <w:tabs>
          <w:tab w:val="left" w:pos="694"/>
        </w:tabs>
        <w:spacing w:before="154"/>
        <w:rPr>
          <w:ins w:id="1337" w:author="SHARIF ULLAH" w:date="2026-10-07T14:26:00Z"/>
          <w:sz w:val="18"/>
        </w:rPr>
      </w:pPr>
      <w:ins w:id="1338" w:author="SHARIF ULLAH" w:date="2026-10-07T14:26:00Z">
        <w:r>
          <w:rPr>
            <w:b/>
            <w:bCs/>
            <w:sz w:val="18"/>
          </w:rPr>
          <w:t>Then:</w:t>
        </w:r>
      </w:ins>
      <w:ins w:id="1339" w:author="SHARIF ULLAH" w:date="2026-10-07T14:26:00Z">
        <w:r>
          <w:rPr>
            <w:sz w:val="18"/>
          </w:rPr>
          <w:t xml:space="preserve"> the payment service rejects the transaction and sends a failure response.</w:t>
        </w:r>
      </w:ins>
    </w:p>
    <w:p w14:paraId="15086FCE">
      <w:pPr>
        <w:tabs>
          <w:tab w:val="left" w:pos="694"/>
        </w:tabs>
        <w:spacing w:before="154"/>
        <w:rPr>
          <w:ins w:id="1340" w:author="SHARIF ULLAH" w:date="2026-10-07T14:26:00Z"/>
          <w:sz w:val="18"/>
        </w:rPr>
      </w:pPr>
      <w:ins w:id="1341" w:author="SHARIF ULLAH" w:date="2026-10-07T14:26:00Z">
        <w:r>
          <w:rPr>
            <w:b/>
            <w:bCs/>
            <w:sz w:val="18"/>
          </w:rPr>
          <w:t>And:</w:t>
        </w:r>
      </w:ins>
      <w:ins w:id="1342" w:author="SHARIF ULLAH" w:date="2026-10-07T14:26:00Z">
        <w:r>
          <w:rPr>
            <w:sz w:val="18"/>
          </w:rPr>
          <w:t xml:space="preserve"> the system informs the customer that the payment was unsuccessful.</w:t>
        </w:r>
      </w:ins>
    </w:p>
    <w:p w14:paraId="7FB5DEA4">
      <w:pPr>
        <w:tabs>
          <w:tab w:val="left" w:pos="694"/>
        </w:tabs>
        <w:spacing w:before="154"/>
        <w:rPr>
          <w:ins w:id="1343" w:author="SHARIF ULLAH" w:date="2026-10-07T14:26:00Z"/>
          <w:sz w:val="18"/>
        </w:rPr>
      </w:pPr>
      <w:ins w:id="1344" w:author="SHARIF ULLAH" w:date="2026-10-07T14:26:00Z">
        <w:r>
          <w:rPr>
            <w:b/>
            <w:bCs/>
            <w:sz w:val="18"/>
          </w:rPr>
          <w:t>And:</w:t>
        </w:r>
      </w:ins>
      <w:ins w:id="1345" w:author="SHARIF ULLAH" w:date="2026-10-07T14:26:00Z">
        <w:r>
          <w:rPr>
            <w:sz w:val="18"/>
          </w:rPr>
          <w:t xml:space="preserve"> the customer can try another payment method or enter the correct information.</w:t>
        </w:r>
      </w:ins>
    </w:p>
    <w:p w14:paraId="151ED7E8">
      <w:pPr>
        <w:tabs>
          <w:tab w:val="left" w:pos="694"/>
        </w:tabs>
        <w:spacing w:before="154"/>
        <w:rPr>
          <w:ins w:id="1346" w:author="SHARIF ULLAH" w:date="2026-10-07T14:28:00Z"/>
          <w:sz w:val="18"/>
        </w:rPr>
      </w:pPr>
    </w:p>
    <w:p w14:paraId="0BA859E1">
      <w:pPr>
        <w:tabs>
          <w:tab w:val="left" w:pos="694"/>
        </w:tabs>
        <w:spacing w:before="154"/>
        <w:rPr>
          <w:ins w:id="1347" w:author="SHARIF ULLAH" w:date="2026-10-07T14:28:00Z"/>
          <w:b/>
          <w:bCs/>
          <w:sz w:val="28"/>
          <w:szCs w:val="28"/>
          <w:rPrChange w:id="1348" w:author="SHARIF ULLAH" w:date="2026-10-07T14:37:00Z">
            <w:rPr>
              <w:ins w:id="1349" w:author="SHARIF ULLAH" w:date="2026-10-07T14:28:00Z"/>
              <w:b/>
              <w:bCs/>
              <w:sz w:val="18"/>
            </w:rPr>
          </w:rPrChange>
        </w:rPr>
      </w:pPr>
      <w:ins w:id="1350" w:author="SHARIF ULLAH" w:date="2026-10-07T14:29:00Z">
        <w:r>
          <w:rPr>
            <w:b/>
            <w:bCs/>
            <w:sz w:val="28"/>
            <w:szCs w:val="28"/>
            <w:rPrChange w:id="1351" w:author="SHARIF ULLAH" w:date="2026-10-07T14:37:00Z">
              <w:rPr>
                <w:b/>
                <w:bCs/>
              </w:rPr>
            </w:rPrChange>
          </w:rPr>
          <w:t>6.</w:t>
        </w:r>
      </w:ins>
      <w:ins w:id="1352" w:author="SHARIF ULLAH" w:date="2026-10-07T14:28:00Z">
        <w:r>
          <w:rPr>
            <w:b/>
            <w:bCs/>
            <w:sz w:val="28"/>
            <w:szCs w:val="28"/>
            <w:rPrChange w:id="1353" w:author="SHARIF ULLAH" w:date="2026-10-07T14:37:00Z">
              <w:rPr>
                <w:b/>
                <w:bCs/>
                <w:sz w:val="18"/>
              </w:rPr>
            </w:rPrChange>
          </w:rPr>
          <w:t>Use Case Text: Assign Salesman</w:t>
        </w:r>
      </w:ins>
    </w:p>
    <w:p w14:paraId="548CD485">
      <w:pPr>
        <w:tabs>
          <w:tab w:val="left" w:pos="694"/>
        </w:tabs>
        <w:spacing w:before="154"/>
        <w:rPr>
          <w:ins w:id="1354" w:author="SHARIF ULLAH" w:date="2026-10-07T14:28:00Z"/>
          <w:b/>
          <w:bCs/>
          <w:sz w:val="18"/>
        </w:rPr>
      </w:pPr>
      <w:ins w:id="1355" w:author="SHARIF ULLAH" w:date="2026-10-07T14:28:00Z">
        <w:r>
          <w:rPr>
            <w:b/>
            <w:bCs/>
            <w:sz w:val="18"/>
          </w:rPr>
          <w:t>Inputs:</w:t>
        </w:r>
      </w:ins>
    </w:p>
    <w:p w14:paraId="39C1CC9B">
      <w:pPr>
        <w:numPr>
          <w:ilvl w:val="0"/>
          <w:numId w:val="68"/>
        </w:numPr>
        <w:tabs>
          <w:tab w:val="left" w:pos="694"/>
        </w:tabs>
        <w:spacing w:before="154"/>
        <w:rPr>
          <w:ins w:id="1356" w:author="SHARIF ULLAH" w:date="2026-10-07T14:28:00Z"/>
          <w:sz w:val="18"/>
        </w:rPr>
      </w:pPr>
      <w:ins w:id="1357" w:author="SHARIF ULLAH" w:date="2026-10-07T14:28:00Z">
        <w:r>
          <w:rPr>
            <w:sz w:val="18"/>
          </w:rPr>
          <w:t>Order ID</w:t>
        </w:r>
      </w:ins>
    </w:p>
    <w:p w14:paraId="5AD32B6D">
      <w:pPr>
        <w:numPr>
          <w:ilvl w:val="0"/>
          <w:numId w:val="68"/>
        </w:numPr>
        <w:tabs>
          <w:tab w:val="left" w:pos="694"/>
        </w:tabs>
        <w:spacing w:before="154"/>
        <w:rPr>
          <w:ins w:id="1358" w:author="SHARIF ULLAH" w:date="2026-10-07T14:28:00Z"/>
          <w:sz w:val="18"/>
        </w:rPr>
      </w:pPr>
      <w:ins w:id="1359" w:author="SHARIF ULLAH" w:date="2026-10-07T14:28:00Z">
        <w:r>
          <w:rPr>
            <w:sz w:val="18"/>
          </w:rPr>
          <w:t>Salesman ID</w:t>
        </w:r>
      </w:ins>
    </w:p>
    <w:p w14:paraId="7235DB9F">
      <w:pPr>
        <w:numPr>
          <w:ilvl w:val="0"/>
          <w:numId w:val="68"/>
        </w:numPr>
        <w:tabs>
          <w:tab w:val="left" w:pos="694"/>
        </w:tabs>
        <w:spacing w:before="154"/>
        <w:rPr>
          <w:ins w:id="1360" w:author="SHARIF ULLAH" w:date="2026-10-07T14:28:00Z"/>
          <w:sz w:val="18"/>
        </w:rPr>
      </w:pPr>
      <w:ins w:id="1361" w:author="SHARIF ULLAH" w:date="2026-10-07T14:28:00Z">
        <w:r>
          <w:rPr>
            <w:sz w:val="18"/>
          </w:rPr>
          <w:t>Assignment Information</w:t>
        </w:r>
      </w:ins>
    </w:p>
    <w:p w14:paraId="1737599A">
      <w:pPr>
        <w:tabs>
          <w:tab w:val="left" w:pos="694"/>
        </w:tabs>
        <w:spacing w:before="154"/>
        <w:rPr>
          <w:ins w:id="1362" w:author="SHARIF ULLAH" w:date="2026-10-07T14:28:00Z"/>
          <w:b/>
          <w:bCs/>
          <w:sz w:val="18"/>
        </w:rPr>
      </w:pPr>
      <w:ins w:id="1363" w:author="SHARIF ULLAH" w:date="2026-10-07T14:28:00Z">
        <w:r>
          <w:rPr>
            <w:b/>
            <w:bCs/>
            <w:sz w:val="18"/>
          </w:rPr>
          <w:t>Outputs:</w:t>
        </w:r>
      </w:ins>
    </w:p>
    <w:p w14:paraId="41751FB8">
      <w:pPr>
        <w:numPr>
          <w:ilvl w:val="0"/>
          <w:numId w:val="69"/>
        </w:numPr>
        <w:tabs>
          <w:tab w:val="left" w:pos="694"/>
        </w:tabs>
        <w:spacing w:before="154"/>
        <w:rPr>
          <w:ins w:id="1364" w:author="SHARIF ULLAH" w:date="2026-10-07T14:28:00Z"/>
          <w:sz w:val="18"/>
        </w:rPr>
      </w:pPr>
      <w:ins w:id="1365" w:author="SHARIF ULLAH" w:date="2026-10-07T14:28:00Z">
        <w:r>
          <w:rPr>
            <w:sz w:val="18"/>
          </w:rPr>
          <w:t>Assignment ID</w:t>
        </w:r>
      </w:ins>
    </w:p>
    <w:p w14:paraId="454EA737">
      <w:pPr>
        <w:numPr>
          <w:ilvl w:val="0"/>
          <w:numId w:val="69"/>
        </w:numPr>
        <w:tabs>
          <w:tab w:val="left" w:pos="694"/>
        </w:tabs>
        <w:spacing w:before="154"/>
        <w:rPr>
          <w:ins w:id="1366" w:author="SHARIF ULLAH" w:date="2026-10-07T14:28:00Z"/>
          <w:sz w:val="18"/>
        </w:rPr>
      </w:pPr>
      <w:ins w:id="1367" w:author="SHARIF ULLAH" w:date="2026-10-07T14:28:00Z">
        <w:r>
          <w:rPr>
            <w:sz w:val="18"/>
          </w:rPr>
          <w:t>Assignment Status</w:t>
        </w:r>
      </w:ins>
    </w:p>
    <w:p w14:paraId="7571CCDB">
      <w:pPr>
        <w:tabs>
          <w:tab w:val="left" w:pos="694"/>
        </w:tabs>
        <w:spacing w:before="154"/>
        <w:rPr>
          <w:ins w:id="1368" w:author="SHARIF ULLAH" w:date="2026-10-07T14:28:00Z"/>
          <w:b/>
          <w:bCs/>
          <w:sz w:val="18"/>
        </w:rPr>
      </w:pPr>
      <w:ins w:id="1369" w:author="SHARIF ULLAH" w:date="2026-10-07T14:28:00Z">
        <w:r>
          <w:rPr>
            <w:b/>
            <w:bCs/>
            <w:sz w:val="18"/>
          </w:rPr>
          <w:t>1. Primary Actor:</w:t>
        </w:r>
      </w:ins>
    </w:p>
    <w:p w14:paraId="29CCF2A2">
      <w:pPr>
        <w:tabs>
          <w:tab w:val="left" w:pos="694"/>
        </w:tabs>
        <w:spacing w:before="154"/>
        <w:rPr>
          <w:ins w:id="1370" w:author="SHARIF ULLAH" w:date="2026-10-07T14:28:00Z"/>
          <w:sz w:val="18"/>
        </w:rPr>
      </w:pPr>
      <w:ins w:id="1371" w:author="SHARIF ULLAH" w:date="2026-10-07T14:28:00Z">
        <w:r>
          <w:rPr>
            <w:sz w:val="18"/>
          </w:rPr>
          <w:t>Bakery Staff</w:t>
        </w:r>
      </w:ins>
    </w:p>
    <w:p w14:paraId="3684FB1B">
      <w:pPr>
        <w:tabs>
          <w:tab w:val="left" w:pos="694"/>
        </w:tabs>
        <w:spacing w:before="154"/>
        <w:rPr>
          <w:ins w:id="1372" w:author="SHARIF ULLAH" w:date="2026-10-07T14:28:00Z"/>
          <w:b/>
          <w:bCs/>
          <w:sz w:val="18"/>
        </w:rPr>
      </w:pPr>
      <w:ins w:id="1373" w:author="SHARIF ULLAH" w:date="2026-10-07T14:28:00Z">
        <w:r>
          <w:rPr>
            <w:b/>
            <w:bCs/>
            <w:sz w:val="18"/>
          </w:rPr>
          <w:t>2. Preconditions</w:t>
        </w:r>
      </w:ins>
    </w:p>
    <w:p w14:paraId="26A214E0">
      <w:pPr>
        <w:numPr>
          <w:ilvl w:val="0"/>
          <w:numId w:val="70"/>
        </w:numPr>
        <w:tabs>
          <w:tab w:val="left" w:pos="694"/>
        </w:tabs>
        <w:spacing w:before="154"/>
        <w:rPr>
          <w:ins w:id="1374" w:author="SHARIF ULLAH" w:date="2026-10-07T14:28:00Z"/>
          <w:sz w:val="18"/>
        </w:rPr>
      </w:pPr>
      <w:ins w:id="1375" w:author="SHARIF ULLAH" w:date="2026-10-07T14:28:00Z">
        <w:r>
          <w:rPr>
            <w:sz w:val="18"/>
          </w:rPr>
          <w:t>Bakery staff is logged in.</w:t>
        </w:r>
      </w:ins>
    </w:p>
    <w:p w14:paraId="33079597">
      <w:pPr>
        <w:numPr>
          <w:ilvl w:val="0"/>
          <w:numId w:val="70"/>
        </w:numPr>
        <w:tabs>
          <w:tab w:val="left" w:pos="694"/>
        </w:tabs>
        <w:spacing w:before="154"/>
        <w:rPr>
          <w:ins w:id="1376" w:author="SHARIF ULLAH" w:date="2026-10-07T14:28:00Z"/>
          <w:sz w:val="18"/>
        </w:rPr>
      </w:pPr>
      <w:ins w:id="1377" w:author="SHARIF ULLAH" w:date="2026-10-07T14:28:00Z">
        <w:r>
          <w:rPr>
            <w:sz w:val="18"/>
          </w:rPr>
          <w:t>A valid customer order exists.</w:t>
        </w:r>
      </w:ins>
    </w:p>
    <w:p w14:paraId="45028EE2">
      <w:pPr>
        <w:numPr>
          <w:ilvl w:val="0"/>
          <w:numId w:val="70"/>
        </w:numPr>
        <w:tabs>
          <w:tab w:val="left" w:pos="694"/>
        </w:tabs>
        <w:spacing w:before="154"/>
        <w:rPr>
          <w:ins w:id="1378" w:author="SHARIF ULLAH" w:date="2026-10-07T14:28:00Z"/>
          <w:sz w:val="18"/>
        </w:rPr>
      </w:pPr>
      <w:ins w:id="1379" w:author="SHARIF ULLAH" w:date="2026-10-07T14:28:00Z">
        <w:r>
          <w:rPr>
            <w:sz w:val="18"/>
          </w:rPr>
          <w:t>A salesman is available in the system.</w:t>
        </w:r>
      </w:ins>
    </w:p>
    <w:p w14:paraId="0E304374">
      <w:pPr>
        <w:numPr>
          <w:ilvl w:val="0"/>
          <w:numId w:val="70"/>
        </w:numPr>
        <w:tabs>
          <w:tab w:val="left" w:pos="694"/>
        </w:tabs>
        <w:spacing w:before="154"/>
        <w:rPr>
          <w:ins w:id="1380" w:author="SHARIF ULLAH" w:date="2026-10-07T14:28:00Z"/>
          <w:sz w:val="18"/>
        </w:rPr>
      </w:pPr>
      <w:ins w:id="1381" w:author="SHARIF ULLAH" w:date="2026-10-07T14:28:00Z">
        <w:r>
          <w:rPr>
            <w:sz w:val="18"/>
          </w:rPr>
          <w:t>Staff has permission to assign a salesman.</w:t>
        </w:r>
      </w:ins>
    </w:p>
    <w:p w14:paraId="6C987A53">
      <w:pPr>
        <w:tabs>
          <w:tab w:val="left" w:pos="694"/>
        </w:tabs>
        <w:spacing w:before="154"/>
        <w:rPr>
          <w:ins w:id="1382" w:author="SHARIF ULLAH" w:date="2026-10-07T14:28:00Z"/>
          <w:b/>
          <w:bCs/>
          <w:sz w:val="18"/>
        </w:rPr>
      </w:pPr>
      <w:ins w:id="1383" w:author="SHARIF ULLAH" w:date="2026-10-07T14:28:00Z">
        <w:r>
          <w:rPr>
            <w:b/>
            <w:bCs/>
            <w:sz w:val="18"/>
          </w:rPr>
          <w:t>3. Success Scenario</w:t>
        </w:r>
      </w:ins>
    </w:p>
    <w:p w14:paraId="3099C368">
      <w:pPr>
        <w:numPr>
          <w:ilvl w:val="0"/>
          <w:numId w:val="71"/>
        </w:numPr>
        <w:tabs>
          <w:tab w:val="left" w:pos="694"/>
        </w:tabs>
        <w:spacing w:before="154"/>
        <w:rPr>
          <w:ins w:id="1384" w:author="SHARIF ULLAH" w:date="2026-10-07T14:28:00Z"/>
          <w:sz w:val="18"/>
        </w:rPr>
      </w:pPr>
      <w:ins w:id="1385" w:author="SHARIF ULLAH" w:date="2026-10-07T14:28:00Z">
        <w:r>
          <w:rPr>
            <w:sz w:val="18"/>
          </w:rPr>
          <w:t>Bakery staff logs into the system.</w:t>
        </w:r>
      </w:ins>
    </w:p>
    <w:p w14:paraId="15EA2CFF">
      <w:pPr>
        <w:numPr>
          <w:ilvl w:val="0"/>
          <w:numId w:val="71"/>
        </w:numPr>
        <w:tabs>
          <w:tab w:val="left" w:pos="694"/>
        </w:tabs>
        <w:spacing w:before="154"/>
        <w:rPr>
          <w:ins w:id="1386" w:author="SHARIF ULLAH" w:date="2026-10-07T14:28:00Z"/>
          <w:sz w:val="18"/>
        </w:rPr>
      </w:pPr>
      <w:ins w:id="1387" w:author="SHARIF ULLAH" w:date="2026-10-07T14:28:00Z">
        <w:r>
          <w:rPr>
            <w:sz w:val="18"/>
          </w:rPr>
          <w:t>Staff selects an existing customer order.</w:t>
        </w:r>
      </w:ins>
    </w:p>
    <w:p w14:paraId="53CCFFAA">
      <w:pPr>
        <w:numPr>
          <w:ilvl w:val="0"/>
          <w:numId w:val="71"/>
        </w:numPr>
        <w:tabs>
          <w:tab w:val="left" w:pos="694"/>
        </w:tabs>
        <w:spacing w:before="154"/>
        <w:rPr>
          <w:ins w:id="1388" w:author="SHARIF ULLAH" w:date="2026-10-07T14:28:00Z"/>
          <w:sz w:val="18"/>
        </w:rPr>
      </w:pPr>
      <w:ins w:id="1389" w:author="SHARIF ULLAH" w:date="2026-10-07T14:28:00Z">
        <w:r>
          <w:rPr>
            <w:sz w:val="18"/>
          </w:rPr>
          <w:t>Staff selects Assign Salesman.</w:t>
        </w:r>
      </w:ins>
    </w:p>
    <w:p w14:paraId="7A78EC1B">
      <w:pPr>
        <w:numPr>
          <w:ilvl w:val="0"/>
          <w:numId w:val="71"/>
        </w:numPr>
        <w:tabs>
          <w:tab w:val="left" w:pos="694"/>
        </w:tabs>
        <w:spacing w:before="154"/>
        <w:rPr>
          <w:ins w:id="1390" w:author="SHARIF ULLAH" w:date="2026-10-07T14:28:00Z"/>
          <w:sz w:val="18"/>
        </w:rPr>
      </w:pPr>
      <w:ins w:id="1391" w:author="SHARIF ULLAH" w:date="2026-10-07T14:28:00Z">
        <w:r>
          <w:rPr>
            <w:sz w:val="18"/>
          </w:rPr>
          <w:t>The system displays the available salesmen.</w:t>
        </w:r>
      </w:ins>
    </w:p>
    <w:p w14:paraId="0C06AF5D">
      <w:pPr>
        <w:numPr>
          <w:ilvl w:val="0"/>
          <w:numId w:val="71"/>
        </w:numPr>
        <w:tabs>
          <w:tab w:val="left" w:pos="694"/>
        </w:tabs>
        <w:spacing w:before="154"/>
        <w:rPr>
          <w:ins w:id="1392" w:author="SHARIF ULLAH" w:date="2026-10-07T14:28:00Z"/>
          <w:sz w:val="18"/>
        </w:rPr>
      </w:pPr>
      <w:ins w:id="1393" w:author="SHARIF ULLAH" w:date="2026-10-07T14:28:00Z">
        <w:r>
          <w:rPr>
            <w:sz w:val="18"/>
          </w:rPr>
          <w:t>Staff selects a salesman for the order.</w:t>
        </w:r>
      </w:ins>
    </w:p>
    <w:p w14:paraId="77823775">
      <w:pPr>
        <w:numPr>
          <w:ilvl w:val="0"/>
          <w:numId w:val="71"/>
        </w:numPr>
        <w:tabs>
          <w:tab w:val="left" w:pos="694"/>
        </w:tabs>
        <w:spacing w:before="154"/>
        <w:rPr>
          <w:ins w:id="1394" w:author="SHARIF ULLAH" w:date="2026-10-07T14:28:00Z"/>
          <w:sz w:val="18"/>
        </w:rPr>
      </w:pPr>
      <w:ins w:id="1395" w:author="SHARIF ULLAH" w:date="2026-10-07T14:28:00Z">
        <w:r>
          <w:rPr>
            <w:sz w:val="18"/>
          </w:rPr>
          <w:t>The system validates the assignment information.</w:t>
        </w:r>
      </w:ins>
    </w:p>
    <w:p w14:paraId="599677F1">
      <w:pPr>
        <w:numPr>
          <w:ilvl w:val="0"/>
          <w:numId w:val="71"/>
        </w:numPr>
        <w:tabs>
          <w:tab w:val="left" w:pos="694"/>
        </w:tabs>
        <w:spacing w:before="154"/>
        <w:rPr>
          <w:ins w:id="1396" w:author="SHARIF ULLAH" w:date="2026-10-07T14:28:00Z"/>
          <w:sz w:val="18"/>
        </w:rPr>
      </w:pPr>
      <w:ins w:id="1397" w:author="SHARIF ULLAH" w:date="2026-10-07T14:28:00Z">
        <w:r>
          <w:rPr>
            <w:sz w:val="18"/>
          </w:rPr>
          <w:t>The system assigns the selected salesman to the order.</w:t>
        </w:r>
      </w:ins>
    </w:p>
    <w:p w14:paraId="7C843CE0">
      <w:pPr>
        <w:numPr>
          <w:ilvl w:val="0"/>
          <w:numId w:val="71"/>
        </w:numPr>
        <w:tabs>
          <w:tab w:val="left" w:pos="694"/>
        </w:tabs>
        <w:spacing w:before="154"/>
        <w:rPr>
          <w:ins w:id="1398" w:author="SHARIF ULLAH" w:date="2026-10-07T14:28:00Z"/>
          <w:sz w:val="18"/>
        </w:rPr>
      </w:pPr>
      <w:ins w:id="1399" w:author="SHARIF ULLAH" w:date="2026-10-07T14:28:00Z">
        <w:r>
          <w:rPr>
            <w:sz w:val="18"/>
          </w:rPr>
          <w:t>The system saves the assignment.</w:t>
        </w:r>
      </w:ins>
    </w:p>
    <w:p w14:paraId="782065E4">
      <w:pPr>
        <w:numPr>
          <w:ilvl w:val="0"/>
          <w:numId w:val="71"/>
        </w:numPr>
        <w:tabs>
          <w:tab w:val="left" w:pos="694"/>
        </w:tabs>
        <w:spacing w:before="154"/>
        <w:rPr>
          <w:ins w:id="1400" w:author="SHARIF ULLAH" w:date="2026-10-07T14:28:00Z"/>
          <w:sz w:val="18"/>
        </w:rPr>
      </w:pPr>
      <w:ins w:id="1401" w:author="SHARIF ULLAH" w:date="2026-10-07T14:28:00Z">
        <w:r>
          <w:rPr>
            <w:sz w:val="18"/>
          </w:rPr>
          <w:t>The system displays an assignment confirmation.</w:t>
        </w:r>
      </w:ins>
    </w:p>
    <w:p w14:paraId="0DF1DA3C">
      <w:pPr>
        <w:tabs>
          <w:tab w:val="left" w:pos="694"/>
        </w:tabs>
        <w:spacing w:before="154"/>
        <w:rPr>
          <w:ins w:id="1402" w:author="SHARIF ULLAH" w:date="2026-10-07T14:28:00Z"/>
          <w:b/>
          <w:bCs/>
          <w:sz w:val="18"/>
        </w:rPr>
      </w:pPr>
      <w:ins w:id="1403" w:author="SHARIF ULLAH" w:date="2026-10-07T14:28:00Z">
        <w:r>
          <w:rPr>
            <w:b/>
            <w:bCs/>
            <w:sz w:val="18"/>
          </w:rPr>
          <w:t>4. Alternative Scenario</w:t>
        </w:r>
      </w:ins>
    </w:p>
    <w:p w14:paraId="124DF3C3">
      <w:pPr>
        <w:numPr>
          <w:ilvl w:val="0"/>
          <w:numId w:val="72"/>
        </w:numPr>
        <w:tabs>
          <w:tab w:val="left" w:pos="694"/>
        </w:tabs>
        <w:spacing w:before="154"/>
        <w:rPr>
          <w:ins w:id="1404" w:author="SHARIF ULLAH" w:date="2026-10-07T14:28:00Z"/>
          <w:sz w:val="18"/>
        </w:rPr>
      </w:pPr>
      <w:ins w:id="1405" w:author="SHARIF ULLAH" w:date="2026-10-07T14:28:00Z">
        <w:r>
          <w:rPr>
            <w:sz w:val="18"/>
          </w:rPr>
          <w:t>No salesman is available for assignment.</w:t>
        </w:r>
      </w:ins>
    </w:p>
    <w:p w14:paraId="538D29A6">
      <w:pPr>
        <w:numPr>
          <w:ilvl w:val="0"/>
          <w:numId w:val="72"/>
        </w:numPr>
        <w:tabs>
          <w:tab w:val="left" w:pos="694"/>
        </w:tabs>
        <w:spacing w:before="154"/>
        <w:rPr>
          <w:ins w:id="1406" w:author="SHARIF ULLAH" w:date="2026-10-07T14:28:00Z"/>
          <w:sz w:val="18"/>
        </w:rPr>
      </w:pPr>
      <w:ins w:id="1407" w:author="SHARIF ULLAH" w:date="2026-10-07T14:28:00Z">
        <w:r>
          <w:rPr>
            <w:sz w:val="18"/>
          </w:rPr>
          <w:t>The system displays a message that no salesman is currently available.</w:t>
        </w:r>
      </w:ins>
    </w:p>
    <w:p w14:paraId="6983ACC7">
      <w:pPr>
        <w:numPr>
          <w:ilvl w:val="0"/>
          <w:numId w:val="72"/>
        </w:numPr>
        <w:tabs>
          <w:tab w:val="left" w:pos="694"/>
        </w:tabs>
        <w:spacing w:before="154"/>
        <w:rPr>
          <w:ins w:id="1408" w:author="SHARIF ULLAH" w:date="2026-10-07T14:28:00Z"/>
          <w:sz w:val="18"/>
        </w:rPr>
      </w:pPr>
      <w:ins w:id="1409" w:author="SHARIF ULLAH" w:date="2026-10-07T14:28:00Z">
        <w:r>
          <w:rPr>
            <w:sz w:val="18"/>
          </w:rPr>
          <w:t>Staff selects another order or tries again later.</w:t>
        </w:r>
      </w:ins>
    </w:p>
    <w:p w14:paraId="7B884893">
      <w:pPr>
        <w:tabs>
          <w:tab w:val="left" w:pos="694"/>
        </w:tabs>
        <w:spacing w:before="154"/>
        <w:rPr>
          <w:ins w:id="1410" w:author="SHARIF ULLAH" w:date="2026-10-07T14:28:00Z"/>
          <w:b/>
          <w:bCs/>
          <w:sz w:val="18"/>
        </w:rPr>
      </w:pPr>
      <w:ins w:id="1411" w:author="SHARIF ULLAH" w:date="2026-10-07T14:28:00Z">
        <w:r>
          <w:rPr>
            <w:b/>
            <w:bCs/>
            <w:sz w:val="18"/>
          </w:rPr>
          <w:t>5. Postconditions</w:t>
        </w:r>
      </w:ins>
    </w:p>
    <w:p w14:paraId="36551A07">
      <w:pPr>
        <w:numPr>
          <w:ilvl w:val="0"/>
          <w:numId w:val="73"/>
        </w:numPr>
        <w:tabs>
          <w:tab w:val="left" w:pos="694"/>
        </w:tabs>
        <w:spacing w:before="154"/>
        <w:rPr>
          <w:ins w:id="1412" w:author="SHARIF ULLAH" w:date="2026-10-07T14:28:00Z"/>
          <w:sz w:val="18"/>
        </w:rPr>
      </w:pPr>
      <w:ins w:id="1413" w:author="SHARIF ULLAH" w:date="2026-10-07T14:28:00Z">
        <w:r>
          <w:rPr>
            <w:sz w:val="18"/>
          </w:rPr>
          <w:t>A salesman is successfully assigned to the order.</w:t>
        </w:r>
      </w:ins>
    </w:p>
    <w:p w14:paraId="79D4444C">
      <w:pPr>
        <w:numPr>
          <w:ilvl w:val="0"/>
          <w:numId w:val="73"/>
        </w:numPr>
        <w:tabs>
          <w:tab w:val="left" w:pos="694"/>
        </w:tabs>
        <w:spacing w:before="154"/>
        <w:rPr>
          <w:ins w:id="1414" w:author="SHARIF ULLAH" w:date="2026-10-07T14:28:00Z"/>
          <w:sz w:val="18"/>
        </w:rPr>
      </w:pPr>
      <w:ins w:id="1415" w:author="SHARIF ULLAH" w:date="2026-10-07T14:28:00Z">
        <w:r>
          <w:rPr>
            <w:sz w:val="18"/>
          </w:rPr>
          <w:t>The assignment information is stored in the system.</w:t>
        </w:r>
      </w:ins>
    </w:p>
    <w:p w14:paraId="5F4D1BEE">
      <w:pPr>
        <w:numPr>
          <w:ilvl w:val="0"/>
          <w:numId w:val="73"/>
        </w:numPr>
        <w:tabs>
          <w:tab w:val="left" w:pos="694"/>
        </w:tabs>
        <w:spacing w:before="154"/>
        <w:rPr>
          <w:ins w:id="1416" w:author="SHARIF ULLAH" w:date="2026-10-07T14:28:00Z"/>
          <w:sz w:val="18"/>
        </w:rPr>
      </w:pPr>
      <w:ins w:id="1417" w:author="SHARIF ULLAH" w:date="2026-10-07T14:28:00Z">
        <w:r>
          <w:rPr>
            <w:sz w:val="18"/>
          </w:rPr>
          <w:t>The order contains the assigned salesman's information.</w:t>
        </w:r>
      </w:ins>
    </w:p>
    <w:p w14:paraId="2C357146">
      <w:pPr>
        <w:tabs>
          <w:tab w:val="left" w:pos="694"/>
        </w:tabs>
        <w:spacing w:before="154"/>
        <w:rPr>
          <w:ins w:id="1418" w:author="SHARIF ULLAH" w:date="2026-10-07T14:28:00Z"/>
          <w:sz w:val="18"/>
        </w:rPr>
      </w:pPr>
      <w:ins w:id="1419" w:author="SHARIF ULLAH" w:date="2026-10-07T14:28:00Z">
        <w:r>
          <w:rPr>
            <w:sz w:val="18"/>
          </w:rPr>
          <w:pict>
            <v:rect id="_x0000_i1032" o:spt="1" style="height:1.5pt;width:0pt;" fillcolor="#A0A0A0" filled="t" stroked="f" coordsize="21600,21600" o:hr="t" o:hrstd="t" o:hralign="center">
              <v:path/>
              <v:fill on="t" focussize="0,0"/>
              <v:stroke on="f"/>
              <v:imagedata o:title=""/>
              <o:lock v:ext="edit"/>
              <w10:wrap type="none"/>
              <w10:anchorlock/>
            </v:rect>
          </w:pict>
        </w:r>
      </w:ins>
    </w:p>
    <w:p w14:paraId="19474EEB">
      <w:pPr>
        <w:tabs>
          <w:tab w:val="left" w:pos="694"/>
        </w:tabs>
        <w:spacing w:before="154"/>
        <w:rPr>
          <w:ins w:id="1421" w:author="SHARIF ULLAH" w:date="2026-10-07T14:28:00Z"/>
          <w:b/>
          <w:bCs/>
          <w:sz w:val="18"/>
        </w:rPr>
      </w:pPr>
      <w:ins w:id="1422" w:author="SHARIF ULLAH" w:date="2026-10-07T14:28:00Z">
        <w:r>
          <w:rPr>
            <w:b/>
            <w:bCs/>
            <w:sz w:val="18"/>
          </w:rPr>
          <w:t>User Stories</w:t>
        </w:r>
      </w:ins>
    </w:p>
    <w:p w14:paraId="5FAB4198">
      <w:pPr>
        <w:tabs>
          <w:tab w:val="left" w:pos="694"/>
        </w:tabs>
        <w:spacing w:before="154"/>
        <w:rPr>
          <w:ins w:id="1423" w:author="SHARIF ULLAH" w:date="2026-10-07T14:28:00Z"/>
          <w:b/>
          <w:bCs/>
          <w:sz w:val="18"/>
        </w:rPr>
      </w:pPr>
      <w:ins w:id="1424" w:author="SHARIF ULLAH" w:date="2026-10-07T14:28:00Z">
        <w:r>
          <w:rPr>
            <w:b/>
            <w:bCs/>
            <w:sz w:val="18"/>
          </w:rPr>
          <w:t>User Story 1:</w:t>
        </w:r>
      </w:ins>
    </w:p>
    <w:p w14:paraId="48005536">
      <w:pPr>
        <w:tabs>
          <w:tab w:val="left" w:pos="694"/>
        </w:tabs>
        <w:spacing w:before="154"/>
        <w:rPr>
          <w:ins w:id="1425" w:author="SHARIF ULLAH" w:date="2026-10-07T14:28:00Z"/>
          <w:sz w:val="18"/>
        </w:rPr>
      </w:pPr>
      <w:ins w:id="1426" w:author="SHARIF ULLAH" w:date="2026-10-07T14:28:00Z">
        <w:r>
          <w:rPr>
            <w:sz w:val="18"/>
          </w:rPr>
          <w:t>As a bakery staff member, I want to assign a salesman to a customer order so that the order can be handled by the assigned salesman.</w:t>
        </w:r>
      </w:ins>
    </w:p>
    <w:p w14:paraId="4FD1CF29">
      <w:pPr>
        <w:tabs>
          <w:tab w:val="left" w:pos="694"/>
        </w:tabs>
        <w:spacing w:before="154"/>
        <w:rPr>
          <w:ins w:id="1427" w:author="SHARIF ULLAH" w:date="2026-10-07T14:28:00Z"/>
          <w:sz w:val="18"/>
        </w:rPr>
      </w:pPr>
      <w:ins w:id="1428" w:author="SHARIF ULLAH" w:date="2026-10-07T14:28:00Z">
        <w:r>
          <w:rPr>
            <w:b/>
            <w:bCs/>
            <w:sz w:val="18"/>
          </w:rPr>
          <w:t>I. Who:</w:t>
        </w:r>
      </w:ins>
      <w:ins w:id="1429" w:author="SHARIF ULLAH" w:date="2026-10-07T14:28:00Z">
        <w:r>
          <w:rPr>
            <w:sz w:val="18"/>
          </w:rPr>
          <w:t xml:space="preserve"> I am a bakery staff member.</w:t>
        </w:r>
      </w:ins>
    </w:p>
    <w:p w14:paraId="3F0529DE">
      <w:pPr>
        <w:tabs>
          <w:tab w:val="left" w:pos="694"/>
        </w:tabs>
        <w:spacing w:before="154"/>
        <w:rPr>
          <w:ins w:id="1430" w:author="SHARIF ULLAH" w:date="2026-10-07T14:28:00Z"/>
          <w:sz w:val="18"/>
        </w:rPr>
      </w:pPr>
      <w:ins w:id="1431" w:author="SHARIF ULLAH" w:date="2026-10-07T14:28:00Z">
        <w:r>
          <w:rPr>
            <w:b/>
            <w:bCs/>
            <w:sz w:val="18"/>
          </w:rPr>
          <w:t>II. What:</w:t>
        </w:r>
      </w:ins>
      <w:ins w:id="1432" w:author="SHARIF ULLAH" w:date="2026-10-07T14:28:00Z">
        <w:r>
          <w:rPr>
            <w:sz w:val="18"/>
          </w:rPr>
          <w:t xml:space="preserve"> I want to assign a salesman to a customer order.</w:t>
        </w:r>
      </w:ins>
    </w:p>
    <w:p w14:paraId="4423F88C">
      <w:pPr>
        <w:tabs>
          <w:tab w:val="left" w:pos="694"/>
        </w:tabs>
        <w:spacing w:before="154"/>
        <w:rPr>
          <w:ins w:id="1433" w:author="SHARIF ULLAH" w:date="2026-10-07T14:28:00Z"/>
          <w:sz w:val="18"/>
        </w:rPr>
      </w:pPr>
      <w:ins w:id="1434" w:author="SHARIF ULLAH" w:date="2026-10-07T14:28:00Z">
        <w:r>
          <w:rPr>
            <w:b/>
            <w:bCs/>
            <w:sz w:val="18"/>
          </w:rPr>
          <w:t>III. Why:</w:t>
        </w:r>
      </w:ins>
      <w:ins w:id="1435" w:author="SHARIF ULLAH" w:date="2026-10-07T14:28:00Z">
        <w:r>
          <w:rPr>
            <w:sz w:val="18"/>
          </w:rPr>
          <w:t xml:space="preserve"> The order can be handled by the assigned salesman.</w:t>
        </w:r>
      </w:ins>
    </w:p>
    <w:p w14:paraId="3302F6F7">
      <w:pPr>
        <w:tabs>
          <w:tab w:val="left" w:pos="694"/>
        </w:tabs>
        <w:spacing w:before="154"/>
        <w:rPr>
          <w:ins w:id="1436" w:author="SHARIF ULLAH" w:date="2026-10-07T14:28:00Z"/>
          <w:b/>
          <w:bCs/>
          <w:sz w:val="18"/>
        </w:rPr>
      </w:pPr>
      <w:ins w:id="1437" w:author="SHARIF ULLAH" w:date="2026-10-07T14:28:00Z">
        <w:r>
          <w:rPr>
            <w:b/>
            <w:bCs/>
            <w:sz w:val="18"/>
          </w:rPr>
          <w:t>Scenario: Successful salesman assignment</w:t>
        </w:r>
      </w:ins>
    </w:p>
    <w:p w14:paraId="13C92EFC">
      <w:pPr>
        <w:tabs>
          <w:tab w:val="left" w:pos="694"/>
        </w:tabs>
        <w:spacing w:before="154"/>
        <w:rPr>
          <w:ins w:id="1438" w:author="SHARIF ULLAH" w:date="2026-10-07T14:28:00Z"/>
          <w:sz w:val="18"/>
        </w:rPr>
      </w:pPr>
      <w:ins w:id="1439" w:author="SHARIF ULLAH" w:date="2026-10-07T14:28:00Z">
        <w:r>
          <w:rPr>
            <w:b/>
            <w:bCs/>
            <w:sz w:val="18"/>
          </w:rPr>
          <w:t>Given:</w:t>
        </w:r>
      </w:ins>
      <w:ins w:id="1440" w:author="SHARIF ULLAH" w:date="2026-10-07T14:28:00Z">
        <w:r>
          <w:rPr>
            <w:sz w:val="18"/>
          </w:rPr>
          <w:t xml:space="preserve"> a valid customer order exists and a salesman is available.</w:t>
        </w:r>
      </w:ins>
    </w:p>
    <w:p w14:paraId="281C3770">
      <w:pPr>
        <w:tabs>
          <w:tab w:val="left" w:pos="694"/>
        </w:tabs>
        <w:spacing w:before="154"/>
        <w:rPr>
          <w:ins w:id="1441" w:author="SHARIF ULLAH" w:date="2026-10-07T14:28:00Z"/>
          <w:sz w:val="18"/>
        </w:rPr>
      </w:pPr>
      <w:ins w:id="1442" w:author="SHARIF ULLAH" w:date="2026-10-07T14:28:00Z">
        <w:r>
          <w:rPr>
            <w:b/>
            <w:bCs/>
            <w:sz w:val="18"/>
          </w:rPr>
          <w:t>And:</w:t>
        </w:r>
      </w:ins>
      <w:ins w:id="1443" w:author="SHARIF ULLAH" w:date="2026-10-07T14:28:00Z">
        <w:r>
          <w:rPr>
            <w:sz w:val="18"/>
          </w:rPr>
          <w:t xml:space="preserve"> the bakery staff member has permission to assign a salesman.</w:t>
        </w:r>
      </w:ins>
    </w:p>
    <w:p w14:paraId="5D879EE0">
      <w:pPr>
        <w:tabs>
          <w:tab w:val="left" w:pos="694"/>
        </w:tabs>
        <w:spacing w:before="154"/>
        <w:rPr>
          <w:ins w:id="1444" w:author="SHARIF ULLAH" w:date="2026-10-07T14:28:00Z"/>
          <w:sz w:val="18"/>
        </w:rPr>
      </w:pPr>
      <w:ins w:id="1445" w:author="SHARIF ULLAH" w:date="2026-10-07T14:28:00Z">
        <w:r>
          <w:rPr>
            <w:b/>
            <w:bCs/>
            <w:sz w:val="18"/>
          </w:rPr>
          <w:t>When:</w:t>
        </w:r>
      </w:ins>
      <w:ins w:id="1446" w:author="SHARIF ULLAH" w:date="2026-10-07T14:28:00Z">
        <w:r>
          <w:rPr>
            <w:sz w:val="18"/>
          </w:rPr>
          <w:t xml:space="preserve"> the staff member selects an order and assigns an available salesman.</w:t>
        </w:r>
      </w:ins>
    </w:p>
    <w:p w14:paraId="36E6D363">
      <w:pPr>
        <w:tabs>
          <w:tab w:val="left" w:pos="694"/>
        </w:tabs>
        <w:spacing w:before="154"/>
        <w:rPr>
          <w:ins w:id="1447" w:author="SHARIF ULLAH" w:date="2026-10-07T14:28:00Z"/>
          <w:sz w:val="18"/>
        </w:rPr>
      </w:pPr>
      <w:ins w:id="1448" w:author="SHARIF ULLAH" w:date="2026-10-07T14:28:00Z">
        <w:r>
          <w:rPr>
            <w:b/>
            <w:bCs/>
            <w:sz w:val="18"/>
          </w:rPr>
          <w:t>Then:</w:t>
        </w:r>
      </w:ins>
      <w:ins w:id="1449" w:author="SHARIF ULLAH" w:date="2026-10-07T14:28:00Z">
        <w:r>
          <w:rPr>
            <w:sz w:val="18"/>
          </w:rPr>
          <w:t xml:space="preserve"> the system assigns the salesman to the order.</w:t>
        </w:r>
      </w:ins>
    </w:p>
    <w:p w14:paraId="504858E7">
      <w:pPr>
        <w:tabs>
          <w:tab w:val="left" w:pos="694"/>
        </w:tabs>
        <w:spacing w:before="154"/>
        <w:rPr>
          <w:ins w:id="1450" w:author="SHARIF ULLAH" w:date="2026-10-07T14:28:00Z"/>
          <w:sz w:val="18"/>
        </w:rPr>
      </w:pPr>
      <w:ins w:id="1451" w:author="SHARIF ULLAH" w:date="2026-10-07T14:28:00Z">
        <w:r>
          <w:rPr>
            <w:b/>
            <w:bCs/>
            <w:sz w:val="18"/>
          </w:rPr>
          <w:t>And:</w:t>
        </w:r>
      </w:ins>
      <w:ins w:id="1452" w:author="SHARIF ULLAH" w:date="2026-10-07T14:28:00Z">
        <w:r>
          <w:rPr>
            <w:sz w:val="18"/>
          </w:rPr>
          <w:t xml:space="preserve"> the system displays an assignment confirmation.</w:t>
        </w:r>
      </w:ins>
    </w:p>
    <w:p w14:paraId="02876AE4">
      <w:pPr>
        <w:tabs>
          <w:tab w:val="left" w:pos="694"/>
        </w:tabs>
        <w:spacing w:before="154"/>
        <w:rPr>
          <w:ins w:id="1453" w:author="SHARIF ULLAH" w:date="2026-10-07T14:28:00Z"/>
          <w:sz w:val="18"/>
        </w:rPr>
      </w:pPr>
      <w:ins w:id="1454" w:author="SHARIF ULLAH" w:date="2026-10-07T14:28:00Z">
        <w:r>
          <w:rPr>
            <w:sz w:val="18"/>
          </w:rPr>
          <w:pict>
            <v:rect id="_x0000_i1033" o:spt="1" style="height:1.5pt;width:0pt;" fillcolor="#A0A0A0" filled="t" stroked="f" coordsize="21600,21600" o:hr="t" o:hrstd="t" o:hralign="center">
              <v:path/>
              <v:fill on="t" focussize="0,0"/>
              <v:stroke on="f"/>
              <v:imagedata o:title=""/>
              <o:lock v:ext="edit"/>
              <w10:wrap type="none"/>
              <w10:anchorlock/>
            </v:rect>
          </w:pict>
        </w:r>
      </w:ins>
    </w:p>
    <w:p w14:paraId="201C5F8F">
      <w:pPr>
        <w:tabs>
          <w:tab w:val="left" w:pos="694"/>
        </w:tabs>
        <w:spacing w:before="154"/>
        <w:rPr>
          <w:ins w:id="1456" w:author="SHARIF ULLAH" w:date="2026-10-07T14:28:00Z"/>
          <w:b/>
          <w:bCs/>
          <w:sz w:val="18"/>
        </w:rPr>
      </w:pPr>
      <w:ins w:id="1457" w:author="SHARIF ULLAH" w:date="2026-10-07T14:28:00Z">
        <w:r>
          <w:rPr>
            <w:b/>
            <w:bCs/>
            <w:sz w:val="18"/>
          </w:rPr>
          <w:t>User Story 2:</w:t>
        </w:r>
      </w:ins>
    </w:p>
    <w:p w14:paraId="7B8AA34D">
      <w:pPr>
        <w:tabs>
          <w:tab w:val="left" w:pos="694"/>
        </w:tabs>
        <w:spacing w:before="154"/>
        <w:rPr>
          <w:ins w:id="1458" w:author="SHARIF ULLAH" w:date="2026-10-07T14:28:00Z"/>
          <w:sz w:val="18"/>
        </w:rPr>
      </w:pPr>
      <w:ins w:id="1459" w:author="SHARIF ULLAH" w:date="2026-10-07T14:28:00Z">
        <w:r>
          <w:rPr>
            <w:sz w:val="18"/>
          </w:rPr>
          <w:t>As a bakery staff member, I want to be notified when no salesman is available so that I can try again later.</w:t>
        </w:r>
      </w:ins>
    </w:p>
    <w:p w14:paraId="10A7B437">
      <w:pPr>
        <w:tabs>
          <w:tab w:val="left" w:pos="694"/>
        </w:tabs>
        <w:spacing w:before="154"/>
        <w:rPr>
          <w:ins w:id="1460" w:author="SHARIF ULLAH" w:date="2026-10-07T14:28:00Z"/>
          <w:sz w:val="18"/>
        </w:rPr>
      </w:pPr>
      <w:ins w:id="1461" w:author="SHARIF ULLAH" w:date="2026-10-07T14:28:00Z">
        <w:r>
          <w:rPr>
            <w:b/>
            <w:bCs/>
            <w:sz w:val="18"/>
          </w:rPr>
          <w:t>I. Who:</w:t>
        </w:r>
      </w:ins>
      <w:ins w:id="1462" w:author="SHARIF ULLAH" w:date="2026-10-07T14:28:00Z">
        <w:r>
          <w:rPr>
            <w:sz w:val="18"/>
          </w:rPr>
          <w:t xml:space="preserve"> I am a bakery staff member.</w:t>
        </w:r>
      </w:ins>
    </w:p>
    <w:p w14:paraId="0CB9638C">
      <w:pPr>
        <w:tabs>
          <w:tab w:val="left" w:pos="694"/>
        </w:tabs>
        <w:spacing w:before="154"/>
        <w:rPr>
          <w:ins w:id="1463" w:author="SHARIF ULLAH" w:date="2026-10-07T14:28:00Z"/>
          <w:sz w:val="18"/>
        </w:rPr>
      </w:pPr>
      <w:ins w:id="1464" w:author="SHARIF ULLAH" w:date="2026-10-07T14:28:00Z">
        <w:r>
          <w:rPr>
            <w:b/>
            <w:bCs/>
            <w:sz w:val="18"/>
          </w:rPr>
          <w:t>II. What:</w:t>
        </w:r>
      </w:ins>
      <w:ins w:id="1465" w:author="SHARIF ULLAH" w:date="2026-10-07T14:28:00Z">
        <w:r>
          <w:rPr>
            <w:sz w:val="18"/>
          </w:rPr>
          <w:t xml:space="preserve"> I want to know when no salesman is available.</w:t>
        </w:r>
      </w:ins>
    </w:p>
    <w:p w14:paraId="3F2CA2DD">
      <w:pPr>
        <w:tabs>
          <w:tab w:val="left" w:pos="694"/>
        </w:tabs>
        <w:spacing w:before="154"/>
        <w:rPr>
          <w:ins w:id="1466" w:author="SHARIF ULLAH" w:date="2026-10-07T14:28:00Z"/>
          <w:sz w:val="18"/>
        </w:rPr>
      </w:pPr>
      <w:ins w:id="1467" w:author="SHARIF ULLAH" w:date="2026-10-07T14:28:00Z">
        <w:r>
          <w:rPr>
            <w:b/>
            <w:bCs/>
            <w:sz w:val="18"/>
          </w:rPr>
          <w:t>III. Why:</w:t>
        </w:r>
      </w:ins>
      <w:ins w:id="1468" w:author="SHARIF ULLAH" w:date="2026-10-07T14:28:00Z">
        <w:r>
          <w:rPr>
            <w:sz w:val="18"/>
          </w:rPr>
          <w:t xml:space="preserve"> I can assign a salesman when one becomes available.</w:t>
        </w:r>
      </w:ins>
    </w:p>
    <w:p w14:paraId="2E70CA2F">
      <w:pPr>
        <w:tabs>
          <w:tab w:val="left" w:pos="694"/>
        </w:tabs>
        <w:spacing w:before="154"/>
        <w:rPr>
          <w:ins w:id="1469" w:author="SHARIF ULLAH" w:date="2026-10-07T14:28:00Z"/>
          <w:b/>
          <w:bCs/>
          <w:sz w:val="18"/>
        </w:rPr>
      </w:pPr>
      <w:ins w:id="1470" w:author="SHARIF ULLAH" w:date="2026-10-07T14:28:00Z">
        <w:r>
          <w:rPr>
            <w:b/>
            <w:bCs/>
            <w:sz w:val="18"/>
          </w:rPr>
          <w:t>Acceptance Criteria:</w:t>
        </w:r>
      </w:ins>
    </w:p>
    <w:p w14:paraId="38093502">
      <w:pPr>
        <w:tabs>
          <w:tab w:val="left" w:pos="694"/>
        </w:tabs>
        <w:spacing w:before="154"/>
        <w:rPr>
          <w:ins w:id="1471" w:author="SHARIF ULLAH" w:date="2026-10-07T14:28:00Z"/>
          <w:sz w:val="18"/>
        </w:rPr>
      </w:pPr>
      <w:ins w:id="1472" w:author="SHARIF ULLAH" w:date="2026-10-07T14:28:00Z">
        <w:r>
          <w:rPr>
            <w:b/>
            <w:bCs/>
            <w:sz w:val="18"/>
          </w:rPr>
          <w:t>Scenario: No salesman available</w:t>
        </w:r>
      </w:ins>
    </w:p>
    <w:p w14:paraId="54434F96">
      <w:pPr>
        <w:tabs>
          <w:tab w:val="left" w:pos="694"/>
        </w:tabs>
        <w:spacing w:before="154"/>
        <w:rPr>
          <w:ins w:id="1473" w:author="SHARIF ULLAH" w:date="2026-10-07T14:28:00Z"/>
          <w:sz w:val="18"/>
        </w:rPr>
      </w:pPr>
      <w:ins w:id="1474" w:author="SHARIF ULLAH" w:date="2026-10-07T14:28:00Z">
        <w:r>
          <w:rPr>
            <w:b/>
            <w:bCs/>
            <w:sz w:val="18"/>
          </w:rPr>
          <w:t>Given:</w:t>
        </w:r>
      </w:ins>
      <w:ins w:id="1475" w:author="SHARIF ULLAH" w:date="2026-10-07T14:28:00Z">
        <w:r>
          <w:rPr>
            <w:sz w:val="18"/>
          </w:rPr>
          <w:t xml:space="preserve"> a valid customer order exists but no salesman is available.</w:t>
        </w:r>
      </w:ins>
    </w:p>
    <w:p w14:paraId="355120BC">
      <w:pPr>
        <w:tabs>
          <w:tab w:val="left" w:pos="694"/>
        </w:tabs>
        <w:spacing w:before="154"/>
        <w:rPr>
          <w:ins w:id="1476" w:author="SHARIF ULLAH" w:date="2026-10-07T14:28:00Z"/>
          <w:sz w:val="18"/>
        </w:rPr>
      </w:pPr>
      <w:ins w:id="1477" w:author="SHARIF ULLAH" w:date="2026-10-07T14:28:00Z">
        <w:r>
          <w:rPr>
            <w:b/>
            <w:bCs/>
            <w:sz w:val="18"/>
          </w:rPr>
          <w:t>When:</w:t>
        </w:r>
      </w:ins>
      <w:ins w:id="1478" w:author="SHARIF ULLAH" w:date="2026-10-07T14:28:00Z">
        <w:r>
          <w:rPr>
            <w:sz w:val="18"/>
          </w:rPr>
          <w:t xml:space="preserve"> the staff member tries to assign a salesman.</w:t>
        </w:r>
      </w:ins>
    </w:p>
    <w:p w14:paraId="04618DB7">
      <w:pPr>
        <w:tabs>
          <w:tab w:val="left" w:pos="694"/>
        </w:tabs>
        <w:spacing w:before="154"/>
        <w:rPr>
          <w:ins w:id="1479" w:author="SHARIF ULLAH" w:date="2026-10-07T14:28:00Z"/>
          <w:sz w:val="18"/>
        </w:rPr>
      </w:pPr>
      <w:ins w:id="1480" w:author="SHARIF ULLAH" w:date="2026-10-07T14:28:00Z">
        <w:r>
          <w:rPr>
            <w:b/>
            <w:bCs/>
            <w:sz w:val="18"/>
          </w:rPr>
          <w:t>Then:</w:t>
        </w:r>
      </w:ins>
      <w:ins w:id="1481" w:author="SHARIF ULLAH" w:date="2026-10-07T14:28:00Z">
        <w:r>
          <w:rPr>
            <w:sz w:val="18"/>
          </w:rPr>
          <w:t xml:space="preserve"> the system displays a message that no salesman is currently available.</w:t>
        </w:r>
      </w:ins>
    </w:p>
    <w:p w14:paraId="2D86488C">
      <w:pPr>
        <w:tabs>
          <w:tab w:val="left" w:pos="694"/>
        </w:tabs>
        <w:spacing w:before="154"/>
        <w:rPr>
          <w:ins w:id="1482" w:author="SHARIF ULLAH" w:date="2026-10-07T14:28:00Z"/>
          <w:sz w:val="18"/>
        </w:rPr>
      </w:pPr>
      <w:ins w:id="1483" w:author="SHARIF ULLAH" w:date="2026-10-07T14:28:00Z">
        <w:r>
          <w:rPr>
            <w:b/>
            <w:bCs/>
            <w:sz w:val="18"/>
          </w:rPr>
          <w:t>And:</w:t>
        </w:r>
      </w:ins>
      <w:ins w:id="1484" w:author="SHARIF ULLAH" w:date="2026-10-07T14:28:00Z">
        <w:r>
          <w:rPr>
            <w:sz w:val="18"/>
          </w:rPr>
          <w:t xml:space="preserve"> the staff member can try again later.</w:t>
        </w:r>
      </w:ins>
    </w:p>
    <w:p w14:paraId="6554FF30">
      <w:pPr>
        <w:tabs>
          <w:tab w:val="left" w:pos="694"/>
        </w:tabs>
        <w:spacing w:before="154"/>
        <w:rPr>
          <w:sz w:val="18"/>
          <w:rPrChange w:id="1486" w:author="SHARIF ULLAH" w:date="2026-10-07T14:26:00Z">
            <w:rPr/>
          </w:rPrChange>
        </w:rPr>
        <w:pPrChange w:id="1485" w:author="SHARIF ULLAH" w:date="2026-10-07T14:26:00Z">
          <w:pPr>
            <w:pStyle w:val="41"/>
            <w:numPr>
              <w:ilvl w:val="0"/>
              <w:numId w:val="61"/>
            </w:numPr>
            <w:tabs>
              <w:tab w:val="left" w:pos="694"/>
            </w:tabs>
            <w:spacing w:before="154"/>
            <w:ind w:left="694" w:hanging="233"/>
          </w:pPr>
        </w:pPrChange>
      </w:pPr>
    </w:p>
    <w:bookmarkEnd w:id="18"/>
    <w:p w14:paraId="4D3EE9D0">
      <w:pPr>
        <w:pStyle w:val="3"/>
        <w:spacing w:before="100" w:beforeAutospacing="1" w:after="100" w:afterAutospacing="1"/>
        <w:outlineLvl w:val="2"/>
        <w:rPr>
          <w:del w:id="1488" w:author="SHARIF ULLAH" w:date="2026-10-07T14:31:00Z"/>
          <w:rFonts w:ascii="Times New Roman" w:hAnsi="Times New Roman" w:eastAsia="Times New Roman" w:cs="Times New Roman"/>
          <w:b/>
          <w:bCs/>
          <w:sz w:val="27"/>
          <w:szCs w:val="27"/>
        </w:rPr>
        <w:pPrChange w:id="1487" w:author="SHARIF ULLAH" w:date="2026-10-07T14:31:00Z">
          <w:pPr>
            <w:pStyle w:val="41"/>
            <w:numPr>
              <w:ilvl w:val="0"/>
              <w:numId w:val="52"/>
            </w:numPr>
            <w:spacing w:before="100" w:beforeAutospacing="1" w:after="100" w:afterAutospacing="1" w:line="240" w:lineRule="auto"/>
            <w:ind w:hanging="360"/>
            <w:outlineLvl w:val="2"/>
          </w:pPr>
        </w:pPrChange>
      </w:pPr>
      <w:ins w:id="1489" w:author="SHARIF ULLAH" w:date="2026-10-07T14:31:00Z">
        <w:bookmarkStart w:id="19" w:name="_Toc193890193"/>
        <w:r>
          <w:rPr/>
          <w:t xml:space="preserve">Sayed Mehmood </w:t>
        </w:r>
      </w:ins>
      <w:ins w:id="1490" w:author="SHARIF ULLAH" w:date="2026-10-07T14:31:00Z">
        <w:r>
          <w:rPr>
            <w:spacing w:val="-2"/>
          </w:rPr>
          <w:t>(04072413007)</w:t>
        </w:r>
      </w:ins>
    </w:p>
    <w:p w14:paraId="019C9F8B">
      <w:pPr>
        <w:pStyle w:val="4"/>
        <w:spacing w:before="100" w:beforeAutospacing="1" w:after="100" w:afterAutospacing="1"/>
        <w:outlineLvl w:val="2"/>
        <w:rPr>
          <w:rFonts w:ascii="Times New Roman" w:hAnsi="Times New Roman" w:eastAsia="Times New Roman" w:cs="Times New Roman"/>
          <w:b/>
          <w:bCs/>
          <w:sz w:val="27"/>
          <w:szCs w:val="27"/>
        </w:rPr>
        <w:pPrChange w:id="1491" w:author="SHARIF ULLAH" w:date="2026-10-07T14:31:00Z">
          <w:pPr>
            <w:pStyle w:val="41"/>
            <w:numPr>
              <w:ilvl w:val="0"/>
              <w:numId w:val="52"/>
            </w:numPr>
            <w:spacing w:before="100" w:beforeAutospacing="1" w:after="100" w:afterAutospacing="1" w:line="240" w:lineRule="auto"/>
            <w:ind w:hanging="360"/>
            <w:outlineLvl w:val="2"/>
          </w:pPr>
        </w:pPrChange>
      </w:pPr>
    </w:p>
    <w:p w14:paraId="15D9A9AA">
      <w:pPr>
        <w:pStyle w:val="4"/>
        <w:spacing w:before="171" w:line="362" w:lineRule="auto"/>
        <w:ind w:right="6531"/>
        <w:rPr>
          <w:b/>
          <w:bCs/>
          <w:spacing w:val="-9"/>
        </w:rPr>
      </w:pPr>
      <w:ins w:id="1492" w:author="SHARIF ULLAH" w:date="2026-10-07T14:37:00Z">
        <w:r>
          <w:rPr>
            <w:b/>
            <w:bCs/>
            <w:rPrChange w:id="1493" w:author="SHARIF ULLAH" w:date="2026-10-07T14:37:00Z">
              <w:rPr/>
            </w:rPrChange>
          </w:rPr>
          <w:t>7.</w:t>
        </w:r>
      </w:ins>
      <w:r>
        <w:rPr>
          <w:b/>
          <w:bCs/>
          <w:rPrChange w:id="1494" w:author="SHARIF ULLAH" w:date="2026-10-07T14:37:00Z">
            <w:rPr/>
          </w:rPrChange>
        </w:rPr>
        <w:t>Use</w:t>
      </w:r>
      <w:r>
        <w:rPr>
          <w:b/>
          <w:bCs/>
          <w:spacing w:val="-9"/>
          <w:rPrChange w:id="1495" w:author="SHARIF ULLAH" w:date="2026-10-07T14:37:00Z">
            <w:rPr>
              <w:spacing w:val="-9"/>
            </w:rPr>
          </w:rPrChange>
        </w:rPr>
        <w:t xml:space="preserve"> </w:t>
      </w:r>
      <w:r>
        <w:rPr>
          <w:b/>
          <w:bCs/>
          <w:rPrChange w:id="1496" w:author="SHARIF ULLAH" w:date="2026-10-07T14:37:00Z">
            <w:rPr/>
          </w:rPrChange>
        </w:rPr>
        <w:t>Case</w:t>
      </w:r>
      <w:r>
        <w:rPr>
          <w:b/>
          <w:bCs/>
          <w:spacing w:val="-9"/>
          <w:rPrChange w:id="1497" w:author="SHARIF ULLAH" w:date="2026-10-07T14:37:00Z">
            <w:rPr>
              <w:spacing w:val="-9"/>
            </w:rPr>
          </w:rPrChange>
        </w:rPr>
        <w:t xml:space="preserve"> </w:t>
      </w:r>
      <w:r>
        <w:rPr>
          <w:b/>
          <w:bCs/>
          <w:rPrChange w:id="1498" w:author="SHARIF ULLAH" w:date="2026-10-07T14:37:00Z">
            <w:rPr/>
          </w:rPrChange>
        </w:rPr>
        <w:t>Text:</w:t>
      </w:r>
      <w:r>
        <w:rPr>
          <w:b/>
          <w:bCs/>
          <w:spacing w:val="-9"/>
          <w:rPrChange w:id="1499" w:author="SHARIF ULLAH" w:date="2026-10-07T14:37:00Z">
            <w:rPr>
              <w:spacing w:val="-9"/>
            </w:rPr>
          </w:rPrChange>
        </w:rPr>
        <w:t xml:space="preserve"> </w:t>
      </w:r>
    </w:p>
    <w:p w14:paraId="17B06056">
      <w:pPr>
        <w:pStyle w:val="4"/>
        <w:spacing w:before="171" w:line="362" w:lineRule="auto"/>
        <w:ind w:right="6531"/>
      </w:pPr>
      <w:r>
        <w:t>Manage      Products</w:t>
      </w:r>
    </w:p>
    <w:p w14:paraId="70A135D7">
      <w:pPr>
        <w:pStyle w:val="4"/>
        <w:spacing w:before="171" w:line="362" w:lineRule="auto"/>
        <w:ind w:right="6531"/>
      </w:pPr>
      <w:r>
        <w:t xml:space="preserve"> </w:t>
      </w:r>
      <w:r>
        <w:rPr>
          <w:spacing w:val="-2"/>
        </w:rPr>
        <w:t>Inputs:</w:t>
      </w:r>
    </w:p>
    <w:p w14:paraId="739B6899">
      <w:pPr>
        <w:pStyle w:val="41"/>
        <w:numPr>
          <w:ilvl w:val="0"/>
          <w:numId w:val="74"/>
        </w:numPr>
        <w:tabs>
          <w:tab w:val="left" w:pos="478"/>
        </w:tabs>
        <w:spacing w:before="24"/>
        <w:ind w:left="478" w:hanging="216"/>
        <w:rPr>
          <w:sz w:val="18"/>
        </w:rPr>
      </w:pPr>
      <w:r>
        <w:rPr>
          <w:spacing w:val="-2"/>
          <w:w w:val="105"/>
          <w:sz w:val="18"/>
        </w:rPr>
        <w:t>productData</w:t>
      </w:r>
    </w:p>
    <w:p w14:paraId="2C08A5C0">
      <w:pPr>
        <w:pStyle w:val="4"/>
      </w:pPr>
      <w:r>
        <w:rPr>
          <w:spacing w:val="-2"/>
        </w:rPr>
        <w:t>Outputs:</w:t>
      </w:r>
    </w:p>
    <w:p w14:paraId="62CB8D71">
      <w:pPr>
        <w:pStyle w:val="41"/>
        <w:numPr>
          <w:ilvl w:val="0"/>
          <w:numId w:val="75"/>
        </w:numPr>
        <w:tabs>
          <w:tab w:val="left" w:pos="478"/>
        </w:tabs>
        <w:spacing w:before="159"/>
        <w:ind w:left="478" w:hanging="216"/>
        <w:rPr>
          <w:sz w:val="18"/>
        </w:rPr>
      </w:pPr>
      <w:r>
        <w:rPr>
          <w:spacing w:val="-2"/>
          <w:w w:val="105"/>
          <w:sz w:val="18"/>
        </w:rPr>
        <w:t>productData</w:t>
      </w:r>
    </w:p>
    <w:p w14:paraId="35FE07F6">
      <w:pPr>
        <w:pStyle w:val="41"/>
        <w:numPr>
          <w:ilvl w:val="0"/>
          <w:numId w:val="75"/>
        </w:numPr>
        <w:tabs>
          <w:tab w:val="left" w:pos="478"/>
        </w:tabs>
        <w:ind w:left="478" w:hanging="216"/>
        <w:rPr>
          <w:sz w:val="18"/>
        </w:rPr>
      </w:pPr>
      <w:r>
        <w:rPr>
          <w:spacing w:val="-2"/>
          <w:w w:val="105"/>
          <w:sz w:val="18"/>
        </w:rPr>
        <w:t>productStatus</w:t>
      </w:r>
    </w:p>
    <w:p w14:paraId="6D842F06">
      <w:pPr>
        <w:pStyle w:val="13"/>
        <w:ind w:left="262" w:firstLine="0"/>
      </w:pPr>
      <w:r>
        <w:rPr>
          <w:w w:val="105"/>
        </w:rPr>
        <w:t>1.</w:t>
      </w:r>
      <w:r>
        <w:rPr>
          <w:spacing w:val="-11"/>
          <w:w w:val="105"/>
        </w:rPr>
        <w:t xml:space="preserve"> </w:t>
      </w:r>
      <w:r>
        <w:rPr>
          <w:w w:val="105"/>
        </w:rPr>
        <w:t>Primary</w:t>
      </w:r>
      <w:r>
        <w:rPr>
          <w:spacing w:val="-10"/>
          <w:w w:val="105"/>
        </w:rPr>
        <w:t xml:space="preserve"> </w:t>
      </w:r>
      <w:r>
        <w:rPr>
          <w:w w:val="105"/>
        </w:rPr>
        <w:t>Actor:</w:t>
      </w:r>
      <w:r>
        <w:rPr>
          <w:spacing w:val="-11"/>
          <w:w w:val="105"/>
        </w:rPr>
        <w:t xml:space="preserve"> </w:t>
      </w:r>
      <w:r>
        <w:rPr>
          <w:w w:val="105"/>
        </w:rPr>
        <w:t>Bakery</w:t>
      </w:r>
      <w:r>
        <w:rPr>
          <w:spacing w:val="-11"/>
          <w:w w:val="105"/>
        </w:rPr>
        <w:t xml:space="preserve"> </w:t>
      </w:r>
      <w:r>
        <w:rPr>
          <w:spacing w:val="-2"/>
          <w:w w:val="105"/>
        </w:rPr>
        <w:t>Staff</w:t>
      </w:r>
    </w:p>
    <w:p w14:paraId="030CDE0A">
      <w:pPr>
        <w:pStyle w:val="4"/>
        <w:numPr>
          <w:ilvl w:val="0"/>
          <w:numId w:val="55"/>
        </w:numPr>
        <w:tabs>
          <w:tab w:val="left" w:pos="517"/>
        </w:tabs>
        <w:ind w:left="517" w:hanging="255"/>
      </w:pPr>
      <w:r>
        <w:rPr>
          <w:spacing w:val="-2"/>
        </w:rPr>
        <w:t>Preconditions</w:t>
      </w:r>
    </w:p>
    <w:p w14:paraId="1FAEC5A1">
      <w:pPr>
        <w:pStyle w:val="41"/>
        <w:numPr>
          <w:ilvl w:val="1"/>
          <w:numId w:val="55"/>
        </w:numPr>
        <w:tabs>
          <w:tab w:val="left" w:pos="378"/>
        </w:tabs>
        <w:spacing w:before="158"/>
        <w:ind w:left="378" w:hanging="116"/>
        <w:rPr>
          <w:sz w:val="18"/>
        </w:rPr>
      </w:pPr>
      <w:r>
        <w:rPr>
          <w:w w:val="105"/>
          <w:sz w:val="18"/>
        </w:rPr>
        <w:t>Bakery</w:t>
      </w:r>
      <w:r>
        <w:rPr>
          <w:spacing w:val="-10"/>
          <w:w w:val="105"/>
          <w:sz w:val="18"/>
        </w:rPr>
        <w:t xml:space="preserve"> </w:t>
      </w:r>
      <w:r>
        <w:rPr>
          <w:w w:val="105"/>
          <w:sz w:val="18"/>
        </w:rPr>
        <w:t>staff</w:t>
      </w:r>
      <w:r>
        <w:rPr>
          <w:spacing w:val="-9"/>
          <w:w w:val="105"/>
          <w:sz w:val="18"/>
        </w:rPr>
        <w:t xml:space="preserve"> </w:t>
      </w:r>
      <w:r>
        <w:rPr>
          <w:w w:val="105"/>
          <w:sz w:val="18"/>
        </w:rPr>
        <w:t>is</w:t>
      </w:r>
      <w:r>
        <w:rPr>
          <w:spacing w:val="-10"/>
          <w:w w:val="105"/>
          <w:sz w:val="18"/>
        </w:rPr>
        <w:t xml:space="preserve"> </w:t>
      </w:r>
      <w:r>
        <w:rPr>
          <w:w w:val="105"/>
          <w:sz w:val="18"/>
        </w:rPr>
        <w:t>logged</w:t>
      </w:r>
      <w:r>
        <w:rPr>
          <w:spacing w:val="-9"/>
          <w:w w:val="105"/>
          <w:sz w:val="18"/>
        </w:rPr>
        <w:t xml:space="preserve"> </w:t>
      </w:r>
      <w:r>
        <w:rPr>
          <w:spacing w:val="-5"/>
          <w:w w:val="105"/>
          <w:sz w:val="18"/>
        </w:rPr>
        <w:t>in.</w:t>
      </w:r>
    </w:p>
    <w:p w14:paraId="0EE07A79">
      <w:pPr>
        <w:pStyle w:val="41"/>
        <w:numPr>
          <w:ilvl w:val="1"/>
          <w:numId w:val="55"/>
        </w:numPr>
        <w:tabs>
          <w:tab w:val="left" w:pos="378"/>
        </w:tabs>
        <w:ind w:left="378" w:hanging="116"/>
        <w:rPr>
          <w:sz w:val="18"/>
        </w:rPr>
      </w:pPr>
      <w:r>
        <w:rPr>
          <w:w w:val="105"/>
          <w:sz w:val="18"/>
        </w:rPr>
        <w:t>Staff</w:t>
      </w:r>
      <w:r>
        <w:rPr>
          <w:spacing w:val="-11"/>
          <w:w w:val="105"/>
          <w:sz w:val="18"/>
        </w:rPr>
        <w:t xml:space="preserve"> </w:t>
      </w:r>
      <w:r>
        <w:rPr>
          <w:w w:val="105"/>
          <w:sz w:val="18"/>
        </w:rPr>
        <w:t>has</w:t>
      </w:r>
      <w:r>
        <w:rPr>
          <w:spacing w:val="-11"/>
          <w:w w:val="105"/>
          <w:sz w:val="18"/>
        </w:rPr>
        <w:t xml:space="preserve"> </w:t>
      </w:r>
      <w:r>
        <w:rPr>
          <w:w w:val="105"/>
          <w:sz w:val="18"/>
        </w:rPr>
        <w:t>permission</w:t>
      </w:r>
      <w:r>
        <w:rPr>
          <w:spacing w:val="-11"/>
          <w:w w:val="105"/>
          <w:sz w:val="18"/>
        </w:rPr>
        <w:t xml:space="preserve"> </w:t>
      </w:r>
      <w:r>
        <w:rPr>
          <w:w w:val="105"/>
          <w:sz w:val="18"/>
        </w:rPr>
        <w:t>to</w:t>
      </w:r>
      <w:r>
        <w:rPr>
          <w:spacing w:val="-11"/>
          <w:w w:val="105"/>
          <w:sz w:val="18"/>
        </w:rPr>
        <w:t xml:space="preserve"> </w:t>
      </w:r>
      <w:r>
        <w:rPr>
          <w:w w:val="105"/>
          <w:sz w:val="18"/>
        </w:rPr>
        <w:t>manage</w:t>
      </w:r>
      <w:r>
        <w:rPr>
          <w:spacing w:val="-11"/>
          <w:w w:val="105"/>
          <w:sz w:val="18"/>
        </w:rPr>
        <w:t xml:space="preserve"> </w:t>
      </w:r>
      <w:r>
        <w:rPr>
          <w:spacing w:val="-2"/>
          <w:w w:val="105"/>
          <w:sz w:val="18"/>
        </w:rPr>
        <w:t>products.</w:t>
      </w:r>
    </w:p>
    <w:p w14:paraId="54C73B4A">
      <w:pPr>
        <w:pStyle w:val="41"/>
        <w:numPr>
          <w:ilvl w:val="1"/>
          <w:numId w:val="55"/>
        </w:numPr>
        <w:tabs>
          <w:tab w:val="left" w:pos="378"/>
        </w:tabs>
        <w:ind w:left="378" w:hanging="116"/>
        <w:rPr>
          <w:sz w:val="18"/>
        </w:rPr>
      </w:pPr>
      <w:r>
        <w:rPr>
          <w:w w:val="105"/>
          <w:sz w:val="18"/>
        </w:rPr>
        <w:t>The</w:t>
      </w:r>
      <w:r>
        <w:rPr>
          <w:spacing w:val="-13"/>
          <w:w w:val="105"/>
          <w:sz w:val="18"/>
        </w:rPr>
        <w:t xml:space="preserve"> </w:t>
      </w:r>
      <w:r>
        <w:rPr>
          <w:w w:val="105"/>
          <w:sz w:val="18"/>
        </w:rPr>
        <w:t>product</w:t>
      </w:r>
      <w:r>
        <w:rPr>
          <w:spacing w:val="-12"/>
          <w:w w:val="105"/>
          <w:sz w:val="18"/>
        </w:rPr>
        <w:t xml:space="preserve"> </w:t>
      </w:r>
      <w:r>
        <w:rPr>
          <w:w w:val="105"/>
          <w:sz w:val="18"/>
        </w:rPr>
        <w:t>management</w:t>
      </w:r>
      <w:r>
        <w:rPr>
          <w:spacing w:val="-12"/>
          <w:w w:val="105"/>
          <w:sz w:val="18"/>
        </w:rPr>
        <w:t xml:space="preserve"> </w:t>
      </w:r>
      <w:r>
        <w:rPr>
          <w:w w:val="105"/>
          <w:sz w:val="18"/>
        </w:rPr>
        <w:t>section</w:t>
      </w:r>
      <w:r>
        <w:rPr>
          <w:spacing w:val="-12"/>
          <w:w w:val="105"/>
          <w:sz w:val="18"/>
        </w:rPr>
        <w:t xml:space="preserve"> </w:t>
      </w:r>
      <w:r>
        <w:rPr>
          <w:w w:val="105"/>
          <w:sz w:val="18"/>
        </w:rPr>
        <w:t>is</w:t>
      </w:r>
      <w:r>
        <w:rPr>
          <w:spacing w:val="-12"/>
          <w:w w:val="105"/>
          <w:sz w:val="18"/>
        </w:rPr>
        <w:t xml:space="preserve"> </w:t>
      </w:r>
      <w:r>
        <w:rPr>
          <w:spacing w:val="-2"/>
          <w:w w:val="105"/>
          <w:sz w:val="18"/>
        </w:rPr>
        <w:t>available.</w:t>
      </w:r>
    </w:p>
    <w:p w14:paraId="7A3A5CB9">
      <w:pPr>
        <w:pStyle w:val="4"/>
        <w:numPr>
          <w:ilvl w:val="0"/>
          <w:numId w:val="55"/>
        </w:numPr>
        <w:tabs>
          <w:tab w:val="left" w:pos="517"/>
        </w:tabs>
        <w:ind w:left="517" w:hanging="255"/>
      </w:pPr>
      <w:r>
        <w:t xml:space="preserve">Success </w:t>
      </w:r>
      <w:r>
        <w:rPr>
          <w:spacing w:val="-2"/>
        </w:rPr>
        <w:t>Scenario</w:t>
      </w:r>
    </w:p>
    <w:p w14:paraId="2C04130E">
      <w:pPr>
        <w:pStyle w:val="41"/>
        <w:numPr>
          <w:ilvl w:val="0"/>
          <w:numId w:val="76"/>
        </w:numPr>
        <w:tabs>
          <w:tab w:val="left" w:pos="478"/>
        </w:tabs>
        <w:rPr>
          <w:w w:val="105"/>
          <w:sz w:val="18"/>
        </w:rPr>
      </w:pPr>
      <w:r>
        <w:rPr>
          <w:w w:val="105"/>
          <w:sz w:val="18"/>
        </w:rPr>
        <w:t>Staff selects Manage Products option</w:t>
      </w:r>
    </w:p>
    <w:p w14:paraId="335BBEA7">
      <w:pPr>
        <w:pStyle w:val="41"/>
        <w:numPr>
          <w:ilvl w:val="0"/>
          <w:numId w:val="76"/>
        </w:numPr>
        <w:tabs>
          <w:tab w:val="left" w:pos="478"/>
        </w:tabs>
        <w:rPr>
          <w:w w:val="105"/>
          <w:sz w:val="18"/>
        </w:rPr>
      </w:pPr>
      <w:r>
        <w:rPr>
          <w:w w:val="105"/>
          <w:sz w:val="18"/>
        </w:rPr>
        <w:t>The system will show the product management page</w:t>
      </w:r>
    </w:p>
    <w:p w14:paraId="61ADD9D8">
      <w:pPr>
        <w:pStyle w:val="41"/>
        <w:numPr>
          <w:ilvl w:val="0"/>
          <w:numId w:val="76"/>
        </w:numPr>
        <w:tabs>
          <w:tab w:val="left" w:pos="478"/>
        </w:tabs>
        <w:rPr>
          <w:w w:val="105"/>
          <w:sz w:val="18"/>
        </w:rPr>
      </w:pPr>
      <w:r>
        <w:rPr>
          <w:w w:val="105"/>
          <w:sz w:val="18"/>
        </w:rPr>
        <w:t>Add / Update / Delete – Bakery Product</w:t>
      </w:r>
    </w:p>
    <w:p w14:paraId="658B10C1">
      <w:pPr>
        <w:pStyle w:val="41"/>
        <w:numPr>
          <w:ilvl w:val="0"/>
          <w:numId w:val="76"/>
        </w:numPr>
        <w:tabs>
          <w:tab w:val="left" w:pos="478"/>
        </w:tabs>
        <w:rPr>
          <w:w w:val="105"/>
          <w:sz w:val="18"/>
        </w:rPr>
      </w:pPr>
      <w:r>
        <w:rPr>
          <w:w w:val="105"/>
          <w:sz w:val="18"/>
        </w:rPr>
        <w:t>The staff member enters the necessary information about the product</w:t>
      </w:r>
    </w:p>
    <w:p w14:paraId="230E9B6D">
      <w:pPr>
        <w:pStyle w:val="41"/>
        <w:numPr>
          <w:ilvl w:val="0"/>
          <w:numId w:val="76"/>
        </w:numPr>
        <w:tabs>
          <w:tab w:val="left" w:pos="478"/>
        </w:tabs>
        <w:rPr>
          <w:w w:val="105"/>
          <w:sz w:val="18"/>
        </w:rPr>
      </w:pPr>
      <w:r>
        <w:rPr>
          <w:w w:val="105"/>
          <w:sz w:val="18"/>
        </w:rPr>
        <w:t>The system validates the information</w:t>
      </w:r>
    </w:p>
    <w:p w14:paraId="026D59E0">
      <w:pPr>
        <w:pStyle w:val="41"/>
        <w:numPr>
          <w:ilvl w:val="0"/>
          <w:numId w:val="76"/>
        </w:numPr>
        <w:tabs>
          <w:tab w:val="left" w:pos="478"/>
        </w:tabs>
        <w:rPr>
          <w:w w:val="105"/>
          <w:sz w:val="18"/>
        </w:rPr>
      </w:pPr>
      <w:r>
        <w:rPr>
          <w:w w:val="105"/>
          <w:sz w:val="18"/>
        </w:rPr>
        <w:t>The system saves the updated information</w:t>
      </w:r>
    </w:p>
    <w:p w14:paraId="381D9F79">
      <w:pPr>
        <w:pStyle w:val="41"/>
        <w:numPr>
          <w:ilvl w:val="0"/>
          <w:numId w:val="76"/>
        </w:numPr>
        <w:tabs>
          <w:tab w:val="left" w:pos="478"/>
        </w:tabs>
        <w:rPr>
          <w:sz w:val="18"/>
        </w:rPr>
      </w:pPr>
      <w:r>
        <w:rPr>
          <w:w w:val="105"/>
          <w:sz w:val="18"/>
        </w:rPr>
        <w:t>The system shows a success message</w:t>
      </w:r>
    </w:p>
    <w:p w14:paraId="637BA82B">
      <w:pPr>
        <w:pStyle w:val="4"/>
        <w:numPr>
          <w:ilvl w:val="0"/>
          <w:numId w:val="55"/>
        </w:numPr>
        <w:tabs>
          <w:tab w:val="left" w:pos="517"/>
        </w:tabs>
        <w:ind w:left="517" w:hanging="255"/>
      </w:pPr>
      <w:r>
        <w:t xml:space="preserve">Alternative </w:t>
      </w:r>
      <w:r>
        <w:rPr>
          <w:spacing w:val="-2"/>
        </w:rPr>
        <w:t>flow</w:t>
      </w:r>
    </w:p>
    <w:p w14:paraId="19EF67D8">
      <w:pPr>
        <w:spacing w:before="158"/>
        <w:ind w:left="262"/>
        <w:rPr>
          <w:sz w:val="18"/>
        </w:rPr>
      </w:pPr>
      <w:r>
        <w:rPr>
          <w:rFonts w:ascii="Arial"/>
          <w:b/>
          <w:w w:val="105"/>
          <w:sz w:val="18"/>
        </w:rPr>
        <w:t>4a.</w:t>
      </w:r>
      <w:r>
        <w:rPr>
          <w:rFonts w:ascii="Arial"/>
          <w:b/>
          <w:spacing w:val="-13"/>
          <w:w w:val="105"/>
          <w:sz w:val="18"/>
        </w:rPr>
        <w:t xml:space="preserve"> </w:t>
      </w:r>
      <w:r>
        <w:rPr>
          <w:rFonts w:ascii="Arial"/>
          <w:b/>
          <w:w w:val="105"/>
          <w:sz w:val="18"/>
        </w:rPr>
        <w:t>Invalid</w:t>
      </w:r>
      <w:r>
        <w:rPr>
          <w:rFonts w:ascii="Arial"/>
          <w:b/>
          <w:spacing w:val="-13"/>
          <w:w w:val="105"/>
          <w:sz w:val="18"/>
        </w:rPr>
        <w:t xml:space="preserve"> </w:t>
      </w:r>
      <w:r>
        <w:rPr>
          <w:rFonts w:ascii="Arial"/>
          <w:b/>
          <w:w w:val="105"/>
          <w:sz w:val="18"/>
        </w:rPr>
        <w:t>Product</w:t>
      </w:r>
      <w:r>
        <w:rPr>
          <w:rFonts w:ascii="Arial"/>
          <w:b/>
          <w:spacing w:val="-12"/>
          <w:w w:val="105"/>
          <w:sz w:val="18"/>
        </w:rPr>
        <w:t xml:space="preserve"> </w:t>
      </w:r>
      <w:r>
        <w:rPr>
          <w:rFonts w:ascii="Arial"/>
          <w:b/>
          <w:w w:val="105"/>
          <w:sz w:val="18"/>
        </w:rPr>
        <w:t>Information.</w:t>
      </w:r>
      <w:r>
        <w:rPr>
          <w:rFonts w:ascii="Arial"/>
          <w:b/>
          <w:spacing w:val="-13"/>
          <w:w w:val="105"/>
          <w:sz w:val="18"/>
        </w:rPr>
        <w:t xml:space="preserve"> </w:t>
      </w:r>
      <w:r>
        <w:rPr>
          <w:w w:val="105"/>
          <w:sz w:val="18"/>
        </w:rPr>
        <w:t>Staff</w:t>
      </w:r>
      <w:r>
        <w:rPr>
          <w:spacing w:val="-13"/>
          <w:w w:val="105"/>
          <w:sz w:val="18"/>
        </w:rPr>
        <w:t xml:space="preserve"> </w:t>
      </w:r>
      <w:r>
        <w:rPr>
          <w:w w:val="105"/>
          <w:sz w:val="18"/>
        </w:rPr>
        <w:t>enters</w:t>
      </w:r>
      <w:r>
        <w:rPr>
          <w:spacing w:val="-12"/>
          <w:w w:val="105"/>
          <w:sz w:val="18"/>
        </w:rPr>
        <w:t xml:space="preserve"> </w:t>
      </w:r>
      <w:r>
        <w:rPr>
          <w:w w:val="105"/>
          <w:sz w:val="18"/>
        </w:rPr>
        <w:t>incomplete</w:t>
      </w:r>
      <w:r>
        <w:rPr>
          <w:spacing w:val="-13"/>
          <w:w w:val="105"/>
          <w:sz w:val="18"/>
        </w:rPr>
        <w:t xml:space="preserve"> </w:t>
      </w:r>
      <w:r>
        <w:rPr>
          <w:w w:val="105"/>
          <w:sz w:val="18"/>
        </w:rPr>
        <w:t>or</w:t>
      </w:r>
      <w:r>
        <w:rPr>
          <w:spacing w:val="-12"/>
          <w:w w:val="105"/>
          <w:sz w:val="18"/>
        </w:rPr>
        <w:t xml:space="preserve"> </w:t>
      </w:r>
      <w:r>
        <w:rPr>
          <w:w w:val="105"/>
          <w:sz w:val="18"/>
        </w:rPr>
        <w:t>invalid</w:t>
      </w:r>
      <w:r>
        <w:rPr>
          <w:spacing w:val="-13"/>
          <w:w w:val="105"/>
          <w:sz w:val="18"/>
        </w:rPr>
        <w:t xml:space="preserve"> </w:t>
      </w:r>
      <w:r>
        <w:rPr>
          <w:w w:val="105"/>
          <w:sz w:val="18"/>
        </w:rPr>
        <w:t>product</w:t>
      </w:r>
      <w:r>
        <w:rPr>
          <w:spacing w:val="-13"/>
          <w:w w:val="105"/>
          <w:sz w:val="18"/>
        </w:rPr>
        <w:t xml:space="preserve"> </w:t>
      </w:r>
      <w:r>
        <w:rPr>
          <w:spacing w:val="-2"/>
          <w:w w:val="105"/>
          <w:sz w:val="18"/>
        </w:rPr>
        <w:t>information.</w:t>
      </w:r>
    </w:p>
    <w:p w14:paraId="106F845E">
      <w:pPr>
        <w:pStyle w:val="41"/>
        <w:numPr>
          <w:ilvl w:val="0"/>
          <w:numId w:val="77"/>
        </w:numPr>
        <w:tabs>
          <w:tab w:val="left" w:pos="478"/>
        </w:tabs>
        <w:ind w:left="478" w:hanging="216"/>
        <w:rPr>
          <w:sz w:val="18"/>
        </w:rPr>
      </w:pPr>
      <w:r>
        <w:rPr>
          <w:w w:val="105"/>
          <w:sz w:val="18"/>
        </w:rPr>
        <w:t>The</w:t>
      </w:r>
      <w:r>
        <w:rPr>
          <w:spacing w:val="-11"/>
          <w:w w:val="105"/>
          <w:sz w:val="18"/>
        </w:rPr>
        <w:t xml:space="preserve"> </w:t>
      </w:r>
      <w:r>
        <w:rPr>
          <w:w w:val="105"/>
          <w:sz w:val="18"/>
        </w:rPr>
        <w:t>system</w:t>
      </w:r>
      <w:r>
        <w:rPr>
          <w:spacing w:val="-10"/>
          <w:w w:val="105"/>
          <w:sz w:val="18"/>
        </w:rPr>
        <w:t xml:space="preserve"> </w:t>
      </w:r>
      <w:r>
        <w:rPr>
          <w:w w:val="105"/>
          <w:sz w:val="18"/>
        </w:rPr>
        <w:t>detects</w:t>
      </w:r>
      <w:r>
        <w:rPr>
          <w:spacing w:val="-10"/>
          <w:w w:val="105"/>
          <w:sz w:val="18"/>
        </w:rPr>
        <w:t xml:space="preserve"> </w:t>
      </w:r>
      <w:r>
        <w:rPr>
          <w:w w:val="105"/>
          <w:sz w:val="18"/>
        </w:rPr>
        <w:t>the</w:t>
      </w:r>
      <w:r>
        <w:rPr>
          <w:spacing w:val="-10"/>
          <w:w w:val="105"/>
          <w:sz w:val="18"/>
        </w:rPr>
        <w:t xml:space="preserve"> </w:t>
      </w:r>
      <w:r>
        <w:rPr>
          <w:spacing w:val="-2"/>
          <w:w w:val="105"/>
          <w:sz w:val="18"/>
        </w:rPr>
        <w:t>error.</w:t>
      </w:r>
    </w:p>
    <w:p w14:paraId="2135B4C9">
      <w:pPr>
        <w:pStyle w:val="41"/>
        <w:numPr>
          <w:ilvl w:val="0"/>
          <w:numId w:val="77"/>
        </w:numPr>
        <w:tabs>
          <w:tab w:val="left" w:pos="478"/>
        </w:tabs>
        <w:ind w:left="478" w:hanging="216"/>
        <w:rPr>
          <w:sz w:val="18"/>
        </w:rPr>
      </w:pPr>
      <w:r>
        <w:rPr>
          <w:w w:val="105"/>
          <w:sz w:val="18"/>
        </w:rPr>
        <w:t>The</w:t>
      </w:r>
      <w:r>
        <w:rPr>
          <w:spacing w:val="-10"/>
          <w:w w:val="105"/>
          <w:sz w:val="18"/>
        </w:rPr>
        <w:t xml:space="preserve"> </w:t>
      </w:r>
      <w:r>
        <w:rPr>
          <w:w w:val="105"/>
          <w:sz w:val="18"/>
        </w:rPr>
        <w:t>system</w:t>
      </w:r>
      <w:r>
        <w:rPr>
          <w:spacing w:val="-10"/>
          <w:w w:val="105"/>
          <w:sz w:val="18"/>
        </w:rPr>
        <w:t xml:space="preserve"> </w:t>
      </w:r>
      <w:r>
        <w:rPr>
          <w:w w:val="105"/>
          <w:sz w:val="18"/>
        </w:rPr>
        <w:t>displays</w:t>
      </w:r>
      <w:r>
        <w:rPr>
          <w:spacing w:val="-10"/>
          <w:w w:val="105"/>
          <w:sz w:val="18"/>
        </w:rPr>
        <w:t xml:space="preserve"> </w:t>
      </w:r>
      <w:r>
        <w:rPr>
          <w:w w:val="105"/>
          <w:sz w:val="18"/>
        </w:rPr>
        <w:t>an</w:t>
      </w:r>
      <w:r>
        <w:rPr>
          <w:spacing w:val="-10"/>
          <w:w w:val="105"/>
          <w:sz w:val="18"/>
        </w:rPr>
        <w:t xml:space="preserve"> </w:t>
      </w:r>
      <w:r>
        <w:rPr>
          <w:w w:val="105"/>
          <w:sz w:val="18"/>
        </w:rPr>
        <w:t>error</w:t>
      </w:r>
      <w:r>
        <w:rPr>
          <w:spacing w:val="-10"/>
          <w:w w:val="105"/>
          <w:sz w:val="18"/>
        </w:rPr>
        <w:t xml:space="preserve"> </w:t>
      </w:r>
      <w:r>
        <w:rPr>
          <w:spacing w:val="-2"/>
          <w:w w:val="105"/>
          <w:sz w:val="18"/>
        </w:rPr>
        <w:t>message.</w:t>
      </w:r>
    </w:p>
    <w:p w14:paraId="2465440F">
      <w:pPr>
        <w:pStyle w:val="41"/>
        <w:numPr>
          <w:ilvl w:val="0"/>
          <w:numId w:val="77"/>
        </w:numPr>
        <w:tabs>
          <w:tab w:val="left" w:pos="478"/>
        </w:tabs>
        <w:ind w:left="478" w:hanging="216"/>
        <w:rPr>
          <w:sz w:val="18"/>
        </w:rPr>
      </w:pPr>
      <w:r>
        <w:rPr>
          <w:w w:val="105"/>
          <w:sz w:val="18"/>
        </w:rPr>
        <w:t>Staff</w:t>
      </w:r>
      <w:r>
        <w:rPr>
          <w:spacing w:val="-11"/>
          <w:w w:val="105"/>
          <w:sz w:val="18"/>
        </w:rPr>
        <w:t xml:space="preserve"> </w:t>
      </w:r>
      <w:r>
        <w:rPr>
          <w:w w:val="105"/>
          <w:sz w:val="18"/>
        </w:rPr>
        <w:t>corrects</w:t>
      </w:r>
      <w:r>
        <w:rPr>
          <w:spacing w:val="-11"/>
          <w:w w:val="105"/>
          <w:sz w:val="18"/>
        </w:rPr>
        <w:t xml:space="preserve"> </w:t>
      </w:r>
      <w:r>
        <w:rPr>
          <w:w w:val="105"/>
          <w:sz w:val="18"/>
        </w:rPr>
        <w:t>the</w:t>
      </w:r>
      <w:r>
        <w:rPr>
          <w:spacing w:val="-10"/>
          <w:w w:val="105"/>
          <w:sz w:val="18"/>
        </w:rPr>
        <w:t xml:space="preserve"> </w:t>
      </w:r>
      <w:r>
        <w:rPr>
          <w:w w:val="105"/>
          <w:sz w:val="18"/>
        </w:rPr>
        <w:t>information</w:t>
      </w:r>
      <w:r>
        <w:rPr>
          <w:spacing w:val="-11"/>
          <w:w w:val="105"/>
          <w:sz w:val="18"/>
        </w:rPr>
        <w:t xml:space="preserve"> </w:t>
      </w:r>
      <w:r>
        <w:rPr>
          <w:w w:val="105"/>
          <w:sz w:val="18"/>
        </w:rPr>
        <w:t>and</w:t>
      </w:r>
      <w:r>
        <w:rPr>
          <w:spacing w:val="-10"/>
          <w:w w:val="105"/>
          <w:sz w:val="18"/>
        </w:rPr>
        <w:t xml:space="preserve"> </w:t>
      </w:r>
      <w:r>
        <w:rPr>
          <w:w w:val="105"/>
          <w:sz w:val="18"/>
        </w:rPr>
        <w:t>submits</w:t>
      </w:r>
      <w:r>
        <w:rPr>
          <w:spacing w:val="-11"/>
          <w:w w:val="105"/>
          <w:sz w:val="18"/>
        </w:rPr>
        <w:t xml:space="preserve"> </w:t>
      </w:r>
      <w:r>
        <w:rPr>
          <w:w w:val="105"/>
          <w:sz w:val="18"/>
        </w:rPr>
        <w:t>it</w:t>
      </w:r>
      <w:r>
        <w:rPr>
          <w:spacing w:val="-10"/>
          <w:w w:val="105"/>
          <w:sz w:val="18"/>
        </w:rPr>
        <w:t xml:space="preserve"> </w:t>
      </w:r>
      <w:r>
        <w:rPr>
          <w:spacing w:val="-2"/>
          <w:w w:val="105"/>
          <w:sz w:val="18"/>
        </w:rPr>
        <w:t>again.</w:t>
      </w:r>
    </w:p>
    <w:p w14:paraId="5BF0C066">
      <w:pPr>
        <w:pStyle w:val="4"/>
        <w:numPr>
          <w:ilvl w:val="0"/>
          <w:numId w:val="55"/>
        </w:numPr>
        <w:tabs>
          <w:tab w:val="left" w:pos="517"/>
        </w:tabs>
        <w:spacing w:before="161"/>
        <w:ind w:left="517" w:hanging="255"/>
      </w:pPr>
      <w:r>
        <w:rPr>
          <w:spacing w:val="-2"/>
        </w:rPr>
        <w:t>Postconditions</w:t>
      </w:r>
    </w:p>
    <w:p w14:paraId="3E11F7CD">
      <w:pPr>
        <w:pStyle w:val="41"/>
        <w:ind w:left="469"/>
        <w:rPr>
          <w:rFonts w:ascii="Times New Roman" w:hAnsi="Times New Roman" w:eastAsia="Times New Roman" w:cs="Times New Roman"/>
          <w:sz w:val="24"/>
          <w:szCs w:val="24"/>
        </w:rPr>
      </w:pPr>
      <w:r>
        <w:rPr>
          <w:rFonts w:hAnsi="Symbol"/>
        </w:rPr>
        <w:t></w:t>
      </w:r>
      <w:r>
        <w:t xml:space="preserve">  The product information is successfully added, updated, or deleted.</w:t>
      </w:r>
    </w:p>
    <w:p w14:paraId="525C38C8">
      <w:pPr>
        <w:pStyle w:val="41"/>
        <w:ind w:left="469"/>
      </w:pPr>
      <w:r>
        <w:rPr>
          <w:rFonts w:hAnsi="Symbol"/>
        </w:rPr>
        <w:t></w:t>
      </w:r>
      <w:r>
        <w:t xml:space="preserve">  The product list contains the latest information.</w:t>
      </w:r>
    </w:p>
    <w:p w14:paraId="36FB2B2C">
      <w:pPr>
        <w:pStyle w:val="4"/>
        <w:ind w:left="469"/>
      </w:pPr>
      <w:r>
        <w:rPr>
          <w:rFonts w:hAnsi="Symbol"/>
        </w:rPr>
        <w:t></w:t>
      </w:r>
      <w:r>
        <w:t xml:space="preserve">  The updated product information is available to customers.</w:t>
      </w:r>
    </w:p>
    <w:p w14:paraId="5CB3FAA5">
      <w:pPr>
        <w:tabs>
          <w:tab w:val="left" w:pos="694"/>
        </w:tabs>
        <w:spacing w:before="167"/>
        <w:ind w:left="461"/>
        <w:rPr>
          <w:w w:val="105"/>
          <w:sz w:val="18"/>
          <w:szCs w:val="18"/>
        </w:rPr>
      </w:pPr>
      <w:r>
        <w:rPr>
          <w:b/>
          <w:bCs/>
          <w:w w:val="105"/>
          <w:sz w:val="18"/>
          <w:szCs w:val="18"/>
        </w:rPr>
        <w:t>User Story 1:</w:t>
      </w:r>
      <w:r>
        <w:rPr>
          <w:w w:val="105"/>
          <w:sz w:val="18"/>
          <w:szCs w:val="18"/>
        </w:rPr>
        <w:t xml:space="preserve"> </w:t>
      </w:r>
    </w:p>
    <w:p w14:paraId="7FA3669A">
      <w:pPr>
        <w:tabs>
          <w:tab w:val="left" w:pos="694"/>
        </w:tabs>
        <w:spacing w:before="167"/>
        <w:ind w:left="461"/>
        <w:rPr>
          <w:sz w:val="18"/>
        </w:rPr>
      </w:pPr>
      <w:r>
        <w:rPr>
          <w:w w:val="105"/>
          <w:sz w:val="18"/>
          <w:szCs w:val="18"/>
        </w:rPr>
        <w:t>As bakery staff, I want to add a bakery product so that the new product appears in the product list.</w:t>
      </w:r>
    </w:p>
    <w:p w14:paraId="3AA419E8">
      <w:pPr>
        <w:pStyle w:val="41"/>
        <w:numPr>
          <w:ilvl w:val="2"/>
          <w:numId w:val="55"/>
        </w:numPr>
        <w:tabs>
          <w:tab w:val="left" w:pos="694"/>
        </w:tabs>
        <w:spacing w:before="167"/>
        <w:ind w:hanging="232"/>
        <w:rPr>
          <w:sz w:val="18"/>
        </w:rPr>
      </w:pPr>
      <w:r>
        <w:rPr>
          <w:rFonts w:ascii="Arial" w:hAnsi="Arial"/>
          <w:b/>
          <w:sz w:val="18"/>
        </w:rPr>
        <w:t>Who:</w:t>
      </w:r>
      <w:r>
        <w:rPr>
          <w:rFonts w:ascii="Arial" w:hAnsi="Arial"/>
          <w:b/>
          <w:spacing w:val="2"/>
          <w:sz w:val="18"/>
        </w:rPr>
        <w:t xml:space="preserve"> </w:t>
      </w:r>
      <w:r>
        <w:rPr>
          <w:sz w:val="18"/>
        </w:rPr>
        <w:t>I</w:t>
      </w:r>
      <w:r>
        <w:rPr>
          <w:spacing w:val="3"/>
          <w:sz w:val="18"/>
        </w:rPr>
        <w:t xml:space="preserve"> </w:t>
      </w:r>
      <w:r>
        <w:rPr>
          <w:sz w:val="18"/>
        </w:rPr>
        <w:t>am</w:t>
      </w:r>
      <w:r>
        <w:rPr>
          <w:spacing w:val="3"/>
          <w:sz w:val="18"/>
        </w:rPr>
        <w:t xml:space="preserve"> </w:t>
      </w:r>
      <w:r>
        <w:rPr>
          <w:sz w:val="18"/>
        </w:rPr>
        <w:t>a</w:t>
      </w:r>
      <w:r>
        <w:rPr>
          <w:spacing w:val="3"/>
          <w:sz w:val="18"/>
        </w:rPr>
        <w:t xml:space="preserve"> </w:t>
      </w:r>
      <w:r>
        <w:rPr>
          <w:sz w:val="18"/>
        </w:rPr>
        <w:t>bakery</w:t>
      </w:r>
      <w:r>
        <w:rPr>
          <w:spacing w:val="3"/>
          <w:sz w:val="18"/>
        </w:rPr>
        <w:t xml:space="preserve"> </w:t>
      </w:r>
      <w:r>
        <w:rPr>
          <w:sz w:val="18"/>
        </w:rPr>
        <w:t>staff</w:t>
      </w:r>
      <w:r>
        <w:rPr>
          <w:spacing w:val="3"/>
          <w:sz w:val="18"/>
        </w:rPr>
        <w:t xml:space="preserve"> </w:t>
      </w:r>
      <w:r>
        <w:rPr>
          <w:spacing w:val="-2"/>
          <w:sz w:val="18"/>
        </w:rPr>
        <w:t>member.</w:t>
      </w:r>
    </w:p>
    <w:p w14:paraId="4482ABC7">
      <w:pPr>
        <w:pStyle w:val="41"/>
        <w:numPr>
          <w:ilvl w:val="2"/>
          <w:numId w:val="55"/>
        </w:numPr>
        <w:tabs>
          <w:tab w:val="left" w:pos="694"/>
        </w:tabs>
        <w:spacing w:before="154"/>
        <w:ind w:hanging="232"/>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4"/>
          <w:sz w:val="18"/>
        </w:rPr>
        <w:t xml:space="preserve"> </w:t>
      </w:r>
      <w:r>
        <w:rPr>
          <w:sz w:val="18"/>
        </w:rPr>
        <w:t>to</w:t>
      </w:r>
      <w:r>
        <w:rPr>
          <w:spacing w:val="3"/>
          <w:sz w:val="18"/>
        </w:rPr>
        <w:t xml:space="preserve"> </w:t>
      </w:r>
      <w:r>
        <w:rPr>
          <w:sz w:val="18"/>
        </w:rPr>
        <w:t>add</w:t>
      </w:r>
      <w:r>
        <w:rPr>
          <w:spacing w:val="3"/>
          <w:sz w:val="18"/>
        </w:rPr>
        <w:t xml:space="preserve"> </w:t>
      </w:r>
      <w:r>
        <w:rPr>
          <w:sz w:val="18"/>
        </w:rPr>
        <w:t>or</w:t>
      </w:r>
      <w:r>
        <w:rPr>
          <w:spacing w:val="4"/>
          <w:sz w:val="18"/>
        </w:rPr>
        <w:t xml:space="preserve"> </w:t>
      </w:r>
      <w:r>
        <w:rPr>
          <w:sz w:val="18"/>
        </w:rPr>
        <w:t>update</w:t>
      </w:r>
      <w:r>
        <w:rPr>
          <w:spacing w:val="3"/>
          <w:sz w:val="18"/>
        </w:rPr>
        <w:t xml:space="preserve"> </w:t>
      </w:r>
      <w:r>
        <w:rPr>
          <w:sz w:val="18"/>
        </w:rPr>
        <w:t>product</w:t>
      </w:r>
      <w:r>
        <w:rPr>
          <w:spacing w:val="3"/>
          <w:sz w:val="18"/>
        </w:rPr>
        <w:t xml:space="preserve"> </w:t>
      </w:r>
      <w:r>
        <w:rPr>
          <w:spacing w:val="-2"/>
          <w:sz w:val="18"/>
        </w:rPr>
        <w:t>information.</w:t>
      </w:r>
    </w:p>
    <w:p w14:paraId="6404CA9B">
      <w:pPr>
        <w:pStyle w:val="41"/>
        <w:numPr>
          <w:ilvl w:val="2"/>
          <w:numId w:val="55"/>
        </w:numPr>
        <w:tabs>
          <w:tab w:val="left" w:pos="694"/>
        </w:tabs>
        <w:spacing w:before="153"/>
        <w:ind w:hanging="232"/>
        <w:rPr>
          <w:sz w:val="18"/>
        </w:rPr>
      </w:pPr>
      <w:r>
        <w:rPr>
          <w:rFonts w:ascii="Arial" w:hAnsi="Arial"/>
          <w:b/>
          <w:sz w:val="18"/>
        </w:rPr>
        <w:t>Why:</w:t>
      </w:r>
      <w:r>
        <w:rPr>
          <w:rFonts w:ascii="Arial" w:hAnsi="Arial"/>
          <w:b/>
          <w:spacing w:val="4"/>
          <w:sz w:val="18"/>
        </w:rPr>
        <w:t xml:space="preserve"> </w:t>
      </w:r>
      <w:r>
        <w:rPr>
          <w:sz w:val="18"/>
        </w:rPr>
        <w:t>Customers</w:t>
      </w:r>
      <w:r>
        <w:rPr>
          <w:spacing w:val="5"/>
          <w:sz w:val="18"/>
        </w:rPr>
        <w:t xml:space="preserve"> </w:t>
      </w:r>
      <w:r>
        <w:rPr>
          <w:sz w:val="18"/>
        </w:rPr>
        <w:t>can</w:t>
      </w:r>
      <w:r>
        <w:rPr>
          <w:spacing w:val="4"/>
          <w:sz w:val="18"/>
        </w:rPr>
        <w:t xml:space="preserve"> </w:t>
      </w:r>
      <w:r>
        <w:rPr>
          <w:sz w:val="18"/>
        </w:rPr>
        <w:t>see</w:t>
      </w:r>
      <w:r>
        <w:rPr>
          <w:spacing w:val="5"/>
          <w:sz w:val="18"/>
        </w:rPr>
        <w:t xml:space="preserve"> </w:t>
      </w:r>
      <w:r>
        <w:rPr>
          <w:sz w:val="18"/>
        </w:rPr>
        <w:t>the</w:t>
      </w:r>
      <w:r>
        <w:rPr>
          <w:spacing w:val="5"/>
          <w:sz w:val="18"/>
        </w:rPr>
        <w:t xml:space="preserve"> </w:t>
      </w:r>
      <w:r>
        <w:rPr>
          <w:sz w:val="18"/>
        </w:rPr>
        <w:t>correct</w:t>
      </w:r>
      <w:r>
        <w:rPr>
          <w:spacing w:val="4"/>
          <w:sz w:val="18"/>
        </w:rPr>
        <w:t xml:space="preserve"> </w:t>
      </w:r>
      <w:r>
        <w:rPr>
          <w:sz w:val="18"/>
        </w:rPr>
        <w:t>bakery</w:t>
      </w:r>
      <w:r>
        <w:rPr>
          <w:spacing w:val="5"/>
          <w:sz w:val="18"/>
        </w:rPr>
        <w:t xml:space="preserve"> </w:t>
      </w:r>
      <w:r>
        <w:rPr>
          <w:spacing w:val="-2"/>
          <w:sz w:val="18"/>
        </w:rPr>
        <w:t>products.</w:t>
      </w:r>
    </w:p>
    <w:p w14:paraId="26DD89EE">
      <w:pPr>
        <w:pStyle w:val="13"/>
        <w:spacing w:before="169"/>
        <w:ind w:left="262" w:firstLine="0"/>
        <w:rPr>
          <w:b/>
          <w:bCs/>
        </w:rPr>
      </w:pPr>
      <w:r>
        <w:rPr>
          <w:b/>
          <w:bCs/>
        </w:rPr>
        <w:t>Acceptance</w:t>
      </w:r>
      <w:r>
        <w:rPr>
          <w:b/>
          <w:bCs/>
          <w:spacing w:val="29"/>
        </w:rPr>
        <w:t xml:space="preserve"> </w:t>
      </w:r>
      <w:r>
        <w:rPr>
          <w:b/>
          <w:bCs/>
          <w:spacing w:val="-2"/>
        </w:rPr>
        <w:t>Criteria:</w:t>
      </w:r>
    </w:p>
    <w:p w14:paraId="1C013F56">
      <w:pPr>
        <w:pStyle w:val="41"/>
        <w:numPr>
          <w:ilvl w:val="0"/>
          <w:numId w:val="78"/>
        </w:numPr>
        <w:tabs>
          <w:tab w:val="left" w:pos="694"/>
        </w:tabs>
        <w:spacing w:before="168"/>
        <w:ind w:hanging="232"/>
        <w:rPr>
          <w:sz w:val="18"/>
        </w:rPr>
      </w:pPr>
      <w:r>
        <w:rPr>
          <w:sz w:val="18"/>
        </w:rPr>
        <w:t>Scenario:</w:t>
      </w:r>
      <w:r>
        <w:rPr>
          <w:spacing w:val="5"/>
          <w:sz w:val="18"/>
        </w:rPr>
        <w:t xml:space="preserve"> </w:t>
      </w:r>
      <w:r>
        <w:rPr>
          <w:sz w:val="18"/>
        </w:rPr>
        <w:t>Valid</w:t>
      </w:r>
      <w:r>
        <w:rPr>
          <w:spacing w:val="6"/>
          <w:sz w:val="18"/>
        </w:rPr>
        <w:t xml:space="preserve"> </w:t>
      </w:r>
      <w:r>
        <w:rPr>
          <w:sz w:val="18"/>
        </w:rPr>
        <w:t>product</w:t>
      </w:r>
      <w:r>
        <w:rPr>
          <w:spacing w:val="6"/>
          <w:sz w:val="18"/>
        </w:rPr>
        <w:t xml:space="preserve"> </w:t>
      </w:r>
      <w:r>
        <w:rPr>
          <w:spacing w:val="-2"/>
          <w:sz w:val="18"/>
        </w:rPr>
        <w:t>information</w:t>
      </w:r>
    </w:p>
    <w:p w14:paraId="76E791D8">
      <w:pPr>
        <w:pStyle w:val="41"/>
        <w:numPr>
          <w:ilvl w:val="0"/>
          <w:numId w:val="78"/>
        </w:numPr>
        <w:tabs>
          <w:tab w:val="left" w:pos="694"/>
        </w:tabs>
        <w:spacing w:before="153"/>
        <w:ind w:hanging="232"/>
        <w:rPr>
          <w:sz w:val="18"/>
        </w:rPr>
      </w:pPr>
      <w:r>
        <w:rPr>
          <w:rFonts w:ascii="Arial" w:hAnsi="Arial"/>
          <w:b/>
          <w:sz w:val="18"/>
        </w:rPr>
        <w:t>Given:</w:t>
      </w:r>
      <w:r>
        <w:rPr>
          <w:rFonts w:ascii="Arial" w:hAnsi="Arial"/>
          <w:b/>
          <w:spacing w:val="4"/>
          <w:sz w:val="18"/>
        </w:rPr>
        <w:t xml:space="preserve"> </w:t>
      </w:r>
      <w:r>
        <w:rPr>
          <w:sz w:val="18"/>
        </w:rPr>
        <w:t>the</w:t>
      </w:r>
      <w:r>
        <w:rPr>
          <w:spacing w:val="5"/>
          <w:sz w:val="18"/>
        </w:rPr>
        <w:t xml:space="preserve"> </w:t>
      </w:r>
      <w:r>
        <w:rPr>
          <w:sz w:val="18"/>
        </w:rPr>
        <w:t>staff</w:t>
      </w:r>
      <w:r>
        <w:rPr>
          <w:spacing w:val="5"/>
          <w:sz w:val="18"/>
        </w:rPr>
        <w:t xml:space="preserve"> </w:t>
      </w:r>
      <w:r>
        <w:rPr>
          <w:sz w:val="18"/>
        </w:rPr>
        <w:t>member</w:t>
      </w:r>
      <w:r>
        <w:rPr>
          <w:spacing w:val="4"/>
          <w:sz w:val="18"/>
        </w:rPr>
        <w:t xml:space="preserve"> </w:t>
      </w:r>
      <w:r>
        <w:rPr>
          <w:sz w:val="18"/>
        </w:rPr>
        <w:t>has</w:t>
      </w:r>
      <w:r>
        <w:rPr>
          <w:spacing w:val="5"/>
          <w:sz w:val="18"/>
        </w:rPr>
        <w:t xml:space="preserve"> </w:t>
      </w:r>
      <w:r>
        <w:rPr>
          <w:sz w:val="18"/>
        </w:rPr>
        <w:t>permission</w:t>
      </w:r>
      <w:r>
        <w:rPr>
          <w:spacing w:val="5"/>
          <w:sz w:val="18"/>
        </w:rPr>
        <w:t xml:space="preserve"> </w:t>
      </w:r>
      <w:r>
        <w:rPr>
          <w:sz w:val="18"/>
        </w:rPr>
        <w:t>to</w:t>
      </w:r>
      <w:r>
        <w:rPr>
          <w:spacing w:val="5"/>
          <w:sz w:val="18"/>
        </w:rPr>
        <w:t xml:space="preserve"> </w:t>
      </w:r>
      <w:r>
        <w:rPr>
          <w:sz w:val="18"/>
        </w:rPr>
        <w:t>manage</w:t>
      </w:r>
      <w:r>
        <w:rPr>
          <w:spacing w:val="4"/>
          <w:sz w:val="18"/>
        </w:rPr>
        <w:t xml:space="preserve"> </w:t>
      </w:r>
      <w:r>
        <w:rPr>
          <w:spacing w:val="-2"/>
          <w:sz w:val="18"/>
        </w:rPr>
        <w:t>products.</w:t>
      </w:r>
    </w:p>
    <w:p w14:paraId="2CD2EFE0">
      <w:pPr>
        <w:pStyle w:val="41"/>
        <w:numPr>
          <w:ilvl w:val="0"/>
          <w:numId w:val="78"/>
        </w:numPr>
        <w:tabs>
          <w:tab w:val="left" w:pos="694"/>
        </w:tabs>
        <w:spacing w:before="153"/>
        <w:ind w:hanging="232"/>
        <w:rPr>
          <w:sz w:val="18"/>
        </w:rPr>
      </w:pPr>
      <w:r>
        <w:rPr>
          <w:rFonts w:ascii="Arial" w:hAnsi="Arial"/>
          <w:b/>
          <w:sz w:val="18"/>
        </w:rPr>
        <w:t>When:</w:t>
      </w:r>
      <w:r>
        <w:rPr>
          <w:rFonts w:ascii="Arial" w:hAnsi="Arial"/>
          <w:b/>
          <w:spacing w:val="4"/>
          <w:sz w:val="18"/>
        </w:rPr>
        <w:t xml:space="preserve"> </w:t>
      </w:r>
      <w:r>
        <w:rPr>
          <w:sz w:val="18"/>
        </w:rPr>
        <w:t>the</w:t>
      </w:r>
      <w:r>
        <w:rPr>
          <w:spacing w:val="5"/>
          <w:sz w:val="18"/>
        </w:rPr>
        <w:t xml:space="preserve"> </w:t>
      </w:r>
      <w:r>
        <w:rPr>
          <w:sz w:val="18"/>
        </w:rPr>
        <w:t>staff</w:t>
      </w:r>
      <w:r>
        <w:rPr>
          <w:spacing w:val="5"/>
          <w:sz w:val="18"/>
        </w:rPr>
        <w:t xml:space="preserve"> </w:t>
      </w:r>
      <w:r>
        <w:rPr>
          <w:sz w:val="18"/>
        </w:rPr>
        <w:t>member</w:t>
      </w:r>
      <w:r>
        <w:rPr>
          <w:spacing w:val="4"/>
          <w:sz w:val="18"/>
        </w:rPr>
        <w:t xml:space="preserve"> </w:t>
      </w:r>
      <w:r>
        <w:rPr>
          <w:sz w:val="18"/>
        </w:rPr>
        <w:t>enters</w:t>
      </w:r>
      <w:r>
        <w:rPr>
          <w:spacing w:val="5"/>
          <w:sz w:val="18"/>
        </w:rPr>
        <w:t xml:space="preserve"> </w:t>
      </w:r>
      <w:r>
        <w:rPr>
          <w:sz w:val="18"/>
        </w:rPr>
        <w:t>valid</w:t>
      </w:r>
      <w:r>
        <w:rPr>
          <w:spacing w:val="5"/>
          <w:sz w:val="18"/>
        </w:rPr>
        <w:t xml:space="preserve"> </w:t>
      </w:r>
      <w:r>
        <w:rPr>
          <w:sz w:val="18"/>
        </w:rPr>
        <w:t>product</w:t>
      </w:r>
      <w:r>
        <w:rPr>
          <w:spacing w:val="4"/>
          <w:sz w:val="18"/>
        </w:rPr>
        <w:t xml:space="preserve"> </w:t>
      </w:r>
      <w:r>
        <w:rPr>
          <w:spacing w:val="-2"/>
          <w:sz w:val="18"/>
        </w:rPr>
        <w:t>information.</w:t>
      </w:r>
    </w:p>
    <w:p w14:paraId="33492723">
      <w:pPr>
        <w:pStyle w:val="41"/>
        <w:rPr>
          <w:sz w:val="18"/>
        </w:rPr>
        <w:sectPr>
          <w:pgSz w:w="11910" w:h="16840"/>
          <w:pgMar w:top="840" w:right="708" w:bottom="500" w:left="708" w:header="0" w:footer="273" w:gutter="0"/>
          <w:cols w:space="720" w:num="1"/>
        </w:sectPr>
      </w:pPr>
    </w:p>
    <w:p w14:paraId="186F3D7D">
      <w:pPr>
        <w:pStyle w:val="41"/>
        <w:numPr>
          <w:ilvl w:val="0"/>
          <w:numId w:val="78"/>
        </w:numPr>
        <w:tabs>
          <w:tab w:val="left" w:pos="694"/>
        </w:tabs>
        <w:spacing w:before="58"/>
        <w:ind w:hanging="232"/>
        <w:rPr>
          <w:sz w:val="18"/>
        </w:rPr>
      </w:pPr>
      <w:r>
        <w:rPr>
          <w:rFonts w:ascii="Arial" w:hAnsi="Arial"/>
          <w:b/>
          <w:sz w:val="18"/>
        </w:rPr>
        <w:t>Then:</w:t>
      </w:r>
      <w:r>
        <w:rPr>
          <w:rFonts w:ascii="Arial" w:hAnsi="Arial"/>
          <w:b/>
          <w:spacing w:val="4"/>
          <w:sz w:val="18"/>
        </w:rPr>
        <w:t xml:space="preserve"> </w:t>
      </w:r>
      <w:r>
        <w:rPr>
          <w:sz w:val="18"/>
        </w:rPr>
        <w:t>the</w:t>
      </w:r>
      <w:r>
        <w:rPr>
          <w:spacing w:val="4"/>
          <w:sz w:val="18"/>
        </w:rPr>
        <w:t xml:space="preserve"> </w:t>
      </w:r>
      <w:r>
        <w:rPr>
          <w:sz w:val="18"/>
        </w:rPr>
        <w:t>system</w:t>
      </w:r>
      <w:r>
        <w:rPr>
          <w:spacing w:val="5"/>
          <w:sz w:val="18"/>
        </w:rPr>
        <w:t xml:space="preserve"> </w:t>
      </w:r>
      <w:r>
        <w:rPr>
          <w:sz w:val="18"/>
        </w:rPr>
        <w:t>saves</w:t>
      </w:r>
      <w:r>
        <w:rPr>
          <w:spacing w:val="4"/>
          <w:sz w:val="18"/>
        </w:rPr>
        <w:t xml:space="preserve"> </w:t>
      </w:r>
      <w:r>
        <w:rPr>
          <w:sz w:val="18"/>
        </w:rPr>
        <w:t>the</w:t>
      </w:r>
      <w:r>
        <w:rPr>
          <w:spacing w:val="4"/>
          <w:sz w:val="18"/>
        </w:rPr>
        <w:t xml:space="preserve"> </w:t>
      </w:r>
      <w:r>
        <w:rPr>
          <w:sz w:val="18"/>
        </w:rPr>
        <w:t>product</w:t>
      </w:r>
      <w:r>
        <w:rPr>
          <w:spacing w:val="5"/>
          <w:sz w:val="18"/>
        </w:rPr>
        <w:t xml:space="preserve"> </w:t>
      </w:r>
      <w:r>
        <w:rPr>
          <w:spacing w:val="-2"/>
          <w:sz w:val="18"/>
        </w:rPr>
        <w:t>information.</w:t>
      </w:r>
    </w:p>
    <w:p w14:paraId="7E969ABB">
      <w:pPr>
        <w:pStyle w:val="41"/>
        <w:numPr>
          <w:ilvl w:val="0"/>
          <w:numId w:val="78"/>
        </w:numPr>
        <w:tabs>
          <w:tab w:val="left" w:pos="694"/>
        </w:tabs>
        <w:spacing w:before="153"/>
        <w:ind w:hanging="232"/>
        <w:rPr>
          <w:sz w:val="18"/>
        </w:rPr>
      </w:pPr>
      <w:r>
        <w:rPr>
          <w:rFonts w:ascii="Arial" w:hAnsi="Arial"/>
          <w:b/>
          <w:sz w:val="18"/>
        </w:rPr>
        <w:t>And:</w:t>
      </w:r>
      <w:r>
        <w:rPr>
          <w:rFonts w:ascii="Arial" w:hAnsi="Arial"/>
          <w:b/>
          <w:spacing w:val="3"/>
          <w:sz w:val="18"/>
        </w:rPr>
        <w:t xml:space="preserve"> </w:t>
      </w:r>
      <w:r>
        <w:rPr>
          <w:sz w:val="18"/>
        </w:rPr>
        <w:t>the</w:t>
      </w:r>
      <w:r>
        <w:rPr>
          <w:spacing w:val="4"/>
          <w:sz w:val="18"/>
        </w:rPr>
        <w:t xml:space="preserve"> </w:t>
      </w:r>
      <w:r>
        <w:rPr>
          <w:sz w:val="18"/>
        </w:rPr>
        <w:t>product</w:t>
      </w:r>
      <w:r>
        <w:rPr>
          <w:spacing w:val="4"/>
          <w:sz w:val="18"/>
        </w:rPr>
        <w:t xml:space="preserve"> </w:t>
      </w:r>
      <w:r>
        <w:rPr>
          <w:sz w:val="18"/>
        </w:rPr>
        <w:t>list</w:t>
      </w:r>
      <w:r>
        <w:rPr>
          <w:spacing w:val="4"/>
          <w:sz w:val="18"/>
        </w:rPr>
        <w:t xml:space="preserve"> </w:t>
      </w:r>
      <w:r>
        <w:rPr>
          <w:sz w:val="18"/>
        </w:rPr>
        <w:t>shows</w:t>
      </w:r>
      <w:r>
        <w:rPr>
          <w:spacing w:val="4"/>
          <w:sz w:val="18"/>
        </w:rPr>
        <w:t xml:space="preserve"> </w:t>
      </w:r>
      <w:r>
        <w:rPr>
          <w:sz w:val="18"/>
        </w:rPr>
        <w:t>the</w:t>
      </w:r>
      <w:r>
        <w:rPr>
          <w:spacing w:val="3"/>
          <w:sz w:val="18"/>
        </w:rPr>
        <w:t xml:space="preserve"> </w:t>
      </w:r>
      <w:r>
        <w:rPr>
          <w:sz w:val="18"/>
        </w:rPr>
        <w:t>latest</w:t>
      </w:r>
      <w:r>
        <w:rPr>
          <w:spacing w:val="4"/>
          <w:sz w:val="18"/>
        </w:rPr>
        <w:t xml:space="preserve"> </w:t>
      </w:r>
      <w:r>
        <w:rPr>
          <w:spacing w:val="-2"/>
          <w:sz w:val="18"/>
        </w:rPr>
        <w:t>information.</w:t>
      </w:r>
    </w:p>
    <w:p w14:paraId="72BAEC38">
      <w:pPr>
        <w:pStyle w:val="41"/>
        <w:tabs>
          <w:tab w:val="left" w:pos="694"/>
        </w:tabs>
        <w:spacing w:before="167"/>
        <w:rPr>
          <w:sz w:val="18"/>
        </w:rPr>
      </w:pPr>
      <w:r>
        <w:rPr>
          <w:b/>
          <w:bCs/>
          <w:w w:val="105"/>
          <w:sz w:val="18"/>
          <w:szCs w:val="18"/>
        </w:rPr>
        <w:t>Story 2:</w:t>
      </w:r>
    </w:p>
    <w:p w14:paraId="08051CF4">
      <w:pPr>
        <w:pStyle w:val="41"/>
        <w:tabs>
          <w:tab w:val="left" w:pos="694"/>
        </w:tabs>
        <w:spacing w:before="167"/>
        <w:rPr>
          <w:w w:val="105"/>
          <w:sz w:val="18"/>
          <w:szCs w:val="18"/>
        </w:rPr>
      </w:pPr>
      <w:r>
        <w:rPr>
          <w:b/>
          <w:bCs/>
          <w:w w:val="105"/>
          <w:sz w:val="18"/>
          <w:szCs w:val="18"/>
        </w:rPr>
        <w:t xml:space="preserve"> </w:t>
      </w:r>
      <w:r>
        <w:rPr>
          <w:w w:val="105"/>
          <w:sz w:val="18"/>
          <w:szCs w:val="18"/>
        </w:rPr>
        <w:t>As bakery staff, I want to update product information so that the product list contains current information.</w:t>
      </w:r>
    </w:p>
    <w:p w14:paraId="473472D0">
      <w:pPr>
        <w:pStyle w:val="41"/>
        <w:numPr>
          <w:ilvl w:val="0"/>
          <w:numId w:val="79"/>
        </w:numPr>
        <w:tabs>
          <w:tab w:val="left" w:pos="694"/>
        </w:tabs>
        <w:spacing w:before="167"/>
        <w:rPr>
          <w:sz w:val="18"/>
        </w:rPr>
      </w:pPr>
      <w:r>
        <w:rPr>
          <w:rFonts w:ascii="Arial" w:hAnsi="Arial"/>
          <w:b/>
          <w:bCs/>
          <w:sz w:val="18"/>
        </w:rPr>
        <w:t>Who:</w:t>
      </w:r>
      <w:r>
        <w:rPr>
          <w:rFonts w:ascii="Arial" w:hAnsi="Arial"/>
          <w:spacing w:val="2"/>
          <w:sz w:val="18"/>
        </w:rPr>
        <w:t xml:space="preserve"> </w:t>
      </w:r>
      <w:r>
        <w:rPr>
          <w:sz w:val="18"/>
        </w:rPr>
        <w:t>I</w:t>
      </w:r>
      <w:r>
        <w:rPr>
          <w:spacing w:val="3"/>
          <w:sz w:val="18"/>
        </w:rPr>
        <w:t xml:space="preserve"> </w:t>
      </w:r>
      <w:r>
        <w:rPr>
          <w:sz w:val="18"/>
        </w:rPr>
        <w:t>am</w:t>
      </w:r>
      <w:r>
        <w:rPr>
          <w:spacing w:val="3"/>
          <w:sz w:val="18"/>
        </w:rPr>
        <w:t xml:space="preserve"> </w:t>
      </w:r>
      <w:r>
        <w:rPr>
          <w:sz w:val="18"/>
        </w:rPr>
        <w:t>a</w:t>
      </w:r>
      <w:r>
        <w:rPr>
          <w:spacing w:val="3"/>
          <w:sz w:val="18"/>
        </w:rPr>
        <w:t xml:space="preserve"> </w:t>
      </w:r>
      <w:r>
        <w:rPr>
          <w:sz w:val="18"/>
        </w:rPr>
        <w:t>bakery</w:t>
      </w:r>
      <w:r>
        <w:rPr>
          <w:spacing w:val="3"/>
          <w:sz w:val="18"/>
        </w:rPr>
        <w:t xml:space="preserve"> </w:t>
      </w:r>
      <w:r>
        <w:rPr>
          <w:sz w:val="18"/>
        </w:rPr>
        <w:t>staff</w:t>
      </w:r>
      <w:r>
        <w:rPr>
          <w:spacing w:val="3"/>
          <w:sz w:val="18"/>
        </w:rPr>
        <w:t xml:space="preserve"> </w:t>
      </w:r>
      <w:r>
        <w:rPr>
          <w:spacing w:val="-2"/>
          <w:sz w:val="18"/>
        </w:rPr>
        <w:t>member.</w:t>
      </w:r>
    </w:p>
    <w:p w14:paraId="42257BEA">
      <w:pPr>
        <w:pStyle w:val="41"/>
        <w:numPr>
          <w:ilvl w:val="2"/>
          <w:numId w:val="79"/>
        </w:numPr>
        <w:tabs>
          <w:tab w:val="left" w:pos="694"/>
        </w:tabs>
        <w:spacing w:before="154"/>
        <w:rPr>
          <w:sz w:val="18"/>
        </w:rPr>
      </w:pPr>
      <w:r>
        <w:rPr>
          <w:rFonts w:ascii="Arial" w:hAnsi="Arial"/>
          <w:b/>
          <w:sz w:val="18"/>
        </w:rPr>
        <w:t>What:</w:t>
      </w:r>
      <w:r>
        <w:rPr>
          <w:rFonts w:ascii="Arial" w:hAnsi="Arial"/>
          <w:b/>
          <w:spacing w:val="3"/>
          <w:sz w:val="18"/>
        </w:rPr>
        <w:t xml:space="preserve"> </w:t>
      </w:r>
      <w:r>
        <w:rPr>
          <w:sz w:val="18"/>
        </w:rPr>
        <w:t>I</w:t>
      </w:r>
      <w:r>
        <w:rPr>
          <w:spacing w:val="3"/>
          <w:sz w:val="18"/>
        </w:rPr>
        <w:t xml:space="preserve"> </w:t>
      </w:r>
      <w:r>
        <w:rPr>
          <w:sz w:val="18"/>
        </w:rPr>
        <w:t>want</w:t>
      </w:r>
      <w:r>
        <w:rPr>
          <w:spacing w:val="3"/>
          <w:sz w:val="18"/>
        </w:rPr>
        <w:t xml:space="preserve"> </w:t>
      </w:r>
      <w:r>
        <w:rPr>
          <w:sz w:val="18"/>
        </w:rPr>
        <w:t>to</w:t>
      </w:r>
      <w:r>
        <w:rPr>
          <w:spacing w:val="3"/>
          <w:sz w:val="18"/>
        </w:rPr>
        <w:t xml:space="preserve"> </w:t>
      </w:r>
      <w:r>
        <w:rPr>
          <w:sz w:val="18"/>
        </w:rPr>
        <w:t>remove</w:t>
      </w:r>
      <w:r>
        <w:rPr>
          <w:spacing w:val="3"/>
          <w:sz w:val="18"/>
        </w:rPr>
        <w:t xml:space="preserve"> </w:t>
      </w:r>
      <w:r>
        <w:rPr>
          <w:sz w:val="18"/>
        </w:rPr>
        <w:t>a</w:t>
      </w:r>
      <w:r>
        <w:rPr>
          <w:spacing w:val="4"/>
          <w:sz w:val="18"/>
        </w:rPr>
        <w:t xml:space="preserve"> </w:t>
      </w:r>
      <w:r>
        <w:rPr>
          <w:sz w:val="18"/>
        </w:rPr>
        <w:t>product</w:t>
      </w:r>
      <w:r>
        <w:rPr>
          <w:spacing w:val="3"/>
          <w:sz w:val="18"/>
        </w:rPr>
        <w:t xml:space="preserve"> </w:t>
      </w:r>
      <w:r>
        <w:rPr>
          <w:sz w:val="18"/>
        </w:rPr>
        <w:t>that</w:t>
      </w:r>
      <w:r>
        <w:rPr>
          <w:spacing w:val="3"/>
          <w:sz w:val="18"/>
        </w:rPr>
        <w:t xml:space="preserve"> </w:t>
      </w:r>
      <w:r>
        <w:rPr>
          <w:sz w:val="18"/>
        </w:rPr>
        <w:t>is</w:t>
      </w:r>
      <w:r>
        <w:rPr>
          <w:spacing w:val="3"/>
          <w:sz w:val="18"/>
        </w:rPr>
        <w:t xml:space="preserve"> </w:t>
      </w:r>
      <w:r>
        <w:rPr>
          <w:sz w:val="18"/>
        </w:rPr>
        <w:t>no</w:t>
      </w:r>
      <w:r>
        <w:rPr>
          <w:spacing w:val="3"/>
          <w:sz w:val="18"/>
        </w:rPr>
        <w:t xml:space="preserve"> </w:t>
      </w:r>
      <w:r>
        <w:rPr>
          <w:sz w:val="18"/>
        </w:rPr>
        <w:t>longer</w:t>
      </w:r>
      <w:r>
        <w:rPr>
          <w:spacing w:val="4"/>
          <w:sz w:val="18"/>
        </w:rPr>
        <w:t xml:space="preserve"> </w:t>
      </w:r>
      <w:r>
        <w:rPr>
          <w:spacing w:val="-2"/>
          <w:sz w:val="18"/>
        </w:rPr>
        <w:t>available.</w:t>
      </w:r>
    </w:p>
    <w:p w14:paraId="330F9E7E">
      <w:pPr>
        <w:pStyle w:val="41"/>
        <w:numPr>
          <w:ilvl w:val="2"/>
          <w:numId w:val="79"/>
        </w:numPr>
        <w:tabs>
          <w:tab w:val="left" w:pos="694"/>
        </w:tabs>
        <w:spacing w:before="153"/>
        <w:rPr>
          <w:sz w:val="18"/>
        </w:rPr>
      </w:pPr>
      <w:r>
        <w:rPr>
          <w:rFonts w:ascii="Arial" w:hAnsi="Arial"/>
          <w:b/>
          <w:sz w:val="18"/>
        </w:rPr>
        <w:t>Why:</w:t>
      </w:r>
      <w:r>
        <w:rPr>
          <w:rFonts w:ascii="Arial" w:hAnsi="Arial"/>
          <w:b/>
          <w:spacing w:val="4"/>
          <w:sz w:val="18"/>
        </w:rPr>
        <w:t xml:space="preserve"> </w:t>
      </w:r>
      <w:r>
        <w:rPr>
          <w:sz w:val="18"/>
        </w:rPr>
        <w:t>Customers</w:t>
      </w:r>
      <w:r>
        <w:rPr>
          <w:spacing w:val="4"/>
          <w:sz w:val="18"/>
        </w:rPr>
        <w:t xml:space="preserve"> </w:t>
      </w:r>
      <w:r>
        <w:rPr>
          <w:sz w:val="18"/>
        </w:rPr>
        <w:t>do</w:t>
      </w:r>
      <w:r>
        <w:rPr>
          <w:spacing w:val="4"/>
          <w:sz w:val="18"/>
        </w:rPr>
        <w:t xml:space="preserve"> </w:t>
      </w:r>
      <w:r>
        <w:rPr>
          <w:sz w:val="18"/>
        </w:rPr>
        <w:t>not</w:t>
      </w:r>
      <w:r>
        <w:rPr>
          <w:spacing w:val="4"/>
          <w:sz w:val="18"/>
        </w:rPr>
        <w:t xml:space="preserve"> </w:t>
      </w:r>
      <w:r>
        <w:rPr>
          <w:sz w:val="18"/>
        </w:rPr>
        <w:t>see</w:t>
      </w:r>
      <w:r>
        <w:rPr>
          <w:spacing w:val="5"/>
          <w:sz w:val="18"/>
        </w:rPr>
        <w:t xml:space="preserve"> </w:t>
      </w:r>
      <w:r>
        <w:rPr>
          <w:sz w:val="18"/>
        </w:rPr>
        <w:t>an</w:t>
      </w:r>
      <w:r>
        <w:rPr>
          <w:spacing w:val="4"/>
          <w:sz w:val="18"/>
        </w:rPr>
        <w:t xml:space="preserve"> </w:t>
      </w:r>
      <w:r>
        <w:rPr>
          <w:sz w:val="18"/>
        </w:rPr>
        <w:t>outdated</w:t>
      </w:r>
      <w:r>
        <w:rPr>
          <w:spacing w:val="4"/>
          <w:sz w:val="18"/>
        </w:rPr>
        <w:t xml:space="preserve"> </w:t>
      </w:r>
      <w:r>
        <w:rPr>
          <w:spacing w:val="-2"/>
          <w:sz w:val="18"/>
        </w:rPr>
        <w:t>product.</w:t>
      </w:r>
    </w:p>
    <w:p w14:paraId="7940237C">
      <w:pPr>
        <w:pStyle w:val="13"/>
        <w:spacing w:before="169"/>
        <w:ind w:left="262" w:firstLine="0"/>
        <w:rPr>
          <w:b/>
          <w:bCs/>
        </w:rPr>
      </w:pPr>
      <w:r>
        <w:rPr>
          <w:b/>
          <w:bCs/>
        </w:rPr>
        <w:t>Acceptance</w:t>
      </w:r>
      <w:r>
        <w:rPr>
          <w:b/>
          <w:bCs/>
          <w:spacing w:val="29"/>
        </w:rPr>
        <w:t xml:space="preserve"> </w:t>
      </w:r>
      <w:r>
        <w:rPr>
          <w:b/>
          <w:bCs/>
          <w:spacing w:val="-2"/>
        </w:rPr>
        <w:t>Criteria:</w:t>
      </w:r>
    </w:p>
    <w:p w14:paraId="2C9E327A">
      <w:pPr>
        <w:pStyle w:val="41"/>
        <w:numPr>
          <w:ilvl w:val="0"/>
          <w:numId w:val="78"/>
        </w:numPr>
        <w:tabs>
          <w:tab w:val="left" w:pos="694"/>
        </w:tabs>
        <w:spacing w:before="168"/>
        <w:ind w:hanging="232"/>
        <w:rPr>
          <w:sz w:val="18"/>
        </w:rPr>
      </w:pPr>
      <w:r>
        <w:rPr>
          <w:sz w:val="18"/>
        </w:rPr>
        <w:t>Scenario:</w:t>
      </w:r>
      <w:r>
        <w:rPr>
          <w:spacing w:val="6"/>
          <w:sz w:val="18"/>
        </w:rPr>
        <w:t xml:space="preserve"> </w:t>
      </w:r>
      <w:r>
        <w:rPr>
          <w:sz w:val="18"/>
        </w:rPr>
        <w:t>Product</w:t>
      </w:r>
      <w:r>
        <w:rPr>
          <w:spacing w:val="7"/>
          <w:sz w:val="18"/>
        </w:rPr>
        <w:t xml:space="preserve"> </w:t>
      </w:r>
      <w:r>
        <w:rPr>
          <w:spacing w:val="-2"/>
          <w:sz w:val="18"/>
        </w:rPr>
        <w:t>removal</w:t>
      </w:r>
    </w:p>
    <w:p w14:paraId="4C03317C">
      <w:pPr>
        <w:pStyle w:val="41"/>
        <w:numPr>
          <w:ilvl w:val="0"/>
          <w:numId w:val="78"/>
        </w:numPr>
        <w:tabs>
          <w:tab w:val="left" w:pos="694"/>
        </w:tabs>
        <w:spacing w:before="153"/>
        <w:ind w:hanging="232"/>
        <w:rPr>
          <w:sz w:val="18"/>
        </w:rPr>
      </w:pPr>
      <w:r>
        <w:rPr>
          <w:rFonts w:ascii="Arial" w:hAnsi="Arial"/>
          <w:b/>
          <w:sz w:val="18"/>
        </w:rPr>
        <w:t>Given:</w:t>
      </w:r>
      <w:r>
        <w:rPr>
          <w:rFonts w:ascii="Arial" w:hAnsi="Arial"/>
          <w:b/>
          <w:spacing w:val="4"/>
          <w:sz w:val="18"/>
        </w:rPr>
        <w:t xml:space="preserve"> </w:t>
      </w:r>
      <w:r>
        <w:rPr>
          <w:sz w:val="18"/>
        </w:rPr>
        <w:t>the</w:t>
      </w:r>
      <w:r>
        <w:rPr>
          <w:spacing w:val="5"/>
          <w:sz w:val="18"/>
        </w:rPr>
        <w:t xml:space="preserve"> </w:t>
      </w:r>
      <w:r>
        <w:rPr>
          <w:sz w:val="18"/>
        </w:rPr>
        <w:t>staff</w:t>
      </w:r>
      <w:r>
        <w:rPr>
          <w:spacing w:val="5"/>
          <w:sz w:val="18"/>
        </w:rPr>
        <w:t xml:space="preserve"> </w:t>
      </w:r>
      <w:r>
        <w:rPr>
          <w:sz w:val="18"/>
        </w:rPr>
        <w:t>member</w:t>
      </w:r>
      <w:r>
        <w:rPr>
          <w:spacing w:val="4"/>
          <w:sz w:val="18"/>
        </w:rPr>
        <w:t xml:space="preserve"> </w:t>
      </w:r>
      <w:r>
        <w:rPr>
          <w:sz w:val="18"/>
        </w:rPr>
        <w:t>has</w:t>
      </w:r>
      <w:r>
        <w:rPr>
          <w:spacing w:val="5"/>
          <w:sz w:val="18"/>
        </w:rPr>
        <w:t xml:space="preserve"> </w:t>
      </w:r>
      <w:r>
        <w:rPr>
          <w:sz w:val="18"/>
        </w:rPr>
        <w:t>permission</w:t>
      </w:r>
      <w:r>
        <w:rPr>
          <w:spacing w:val="5"/>
          <w:sz w:val="18"/>
        </w:rPr>
        <w:t xml:space="preserve"> </w:t>
      </w:r>
      <w:r>
        <w:rPr>
          <w:sz w:val="18"/>
        </w:rPr>
        <w:t>to</w:t>
      </w:r>
      <w:r>
        <w:rPr>
          <w:spacing w:val="5"/>
          <w:sz w:val="18"/>
        </w:rPr>
        <w:t xml:space="preserve"> </w:t>
      </w:r>
      <w:r>
        <w:rPr>
          <w:sz w:val="18"/>
        </w:rPr>
        <w:t>manage</w:t>
      </w:r>
      <w:r>
        <w:rPr>
          <w:spacing w:val="4"/>
          <w:sz w:val="18"/>
        </w:rPr>
        <w:t xml:space="preserve"> </w:t>
      </w:r>
      <w:r>
        <w:rPr>
          <w:spacing w:val="-2"/>
          <w:sz w:val="18"/>
        </w:rPr>
        <w:t>products.</w:t>
      </w:r>
    </w:p>
    <w:p w14:paraId="318E409C">
      <w:pPr>
        <w:pStyle w:val="41"/>
        <w:numPr>
          <w:ilvl w:val="0"/>
          <w:numId w:val="78"/>
        </w:numPr>
        <w:tabs>
          <w:tab w:val="left" w:pos="694"/>
        </w:tabs>
        <w:spacing w:before="153"/>
        <w:ind w:hanging="232"/>
        <w:rPr>
          <w:sz w:val="18"/>
        </w:rPr>
      </w:pPr>
      <w:r>
        <w:rPr>
          <w:rFonts w:ascii="Arial" w:hAnsi="Arial"/>
          <w:b/>
          <w:sz w:val="18"/>
        </w:rPr>
        <w:t>When:</w:t>
      </w:r>
      <w:r>
        <w:rPr>
          <w:rFonts w:ascii="Arial" w:hAnsi="Arial"/>
          <w:b/>
          <w:spacing w:val="4"/>
          <w:sz w:val="18"/>
        </w:rPr>
        <w:t xml:space="preserve"> </w:t>
      </w:r>
      <w:r>
        <w:rPr>
          <w:sz w:val="18"/>
        </w:rPr>
        <w:t>the</w:t>
      </w:r>
      <w:r>
        <w:rPr>
          <w:spacing w:val="4"/>
          <w:sz w:val="18"/>
        </w:rPr>
        <w:t xml:space="preserve"> </w:t>
      </w:r>
      <w:r>
        <w:rPr>
          <w:sz w:val="18"/>
        </w:rPr>
        <w:t>staff</w:t>
      </w:r>
      <w:r>
        <w:rPr>
          <w:spacing w:val="4"/>
          <w:sz w:val="18"/>
        </w:rPr>
        <w:t xml:space="preserve"> </w:t>
      </w:r>
      <w:r>
        <w:rPr>
          <w:sz w:val="18"/>
        </w:rPr>
        <w:t>member</w:t>
      </w:r>
      <w:r>
        <w:rPr>
          <w:spacing w:val="5"/>
          <w:sz w:val="18"/>
        </w:rPr>
        <w:t xml:space="preserve"> </w:t>
      </w:r>
      <w:r>
        <w:rPr>
          <w:sz w:val="18"/>
        </w:rPr>
        <w:t>removes</w:t>
      </w:r>
      <w:r>
        <w:rPr>
          <w:spacing w:val="4"/>
          <w:sz w:val="18"/>
        </w:rPr>
        <w:t xml:space="preserve"> </w:t>
      </w:r>
      <w:r>
        <w:rPr>
          <w:sz w:val="18"/>
        </w:rPr>
        <w:t>a</w:t>
      </w:r>
      <w:r>
        <w:rPr>
          <w:spacing w:val="4"/>
          <w:sz w:val="18"/>
        </w:rPr>
        <w:t xml:space="preserve"> </w:t>
      </w:r>
      <w:r>
        <w:rPr>
          <w:spacing w:val="-2"/>
          <w:sz w:val="18"/>
        </w:rPr>
        <w:t>product.</w:t>
      </w:r>
    </w:p>
    <w:p w14:paraId="39515CFD">
      <w:pPr>
        <w:pStyle w:val="41"/>
        <w:numPr>
          <w:ilvl w:val="0"/>
          <w:numId w:val="78"/>
        </w:numPr>
        <w:tabs>
          <w:tab w:val="left" w:pos="694"/>
        </w:tabs>
        <w:spacing w:before="154"/>
        <w:ind w:hanging="232"/>
        <w:rPr>
          <w:sz w:val="18"/>
        </w:rPr>
      </w:pPr>
      <w:r>
        <w:rPr>
          <w:rFonts w:ascii="Arial" w:hAnsi="Arial"/>
          <w:b/>
          <w:sz w:val="18"/>
        </w:rPr>
        <w:t>Then:</w:t>
      </w:r>
      <w:r>
        <w:rPr>
          <w:rFonts w:ascii="Arial" w:hAnsi="Arial"/>
          <w:b/>
          <w:spacing w:val="4"/>
          <w:sz w:val="18"/>
        </w:rPr>
        <w:t xml:space="preserve"> </w:t>
      </w:r>
      <w:r>
        <w:rPr>
          <w:sz w:val="18"/>
        </w:rPr>
        <w:t>the</w:t>
      </w:r>
      <w:r>
        <w:rPr>
          <w:spacing w:val="4"/>
          <w:sz w:val="18"/>
        </w:rPr>
        <w:t xml:space="preserve"> </w:t>
      </w:r>
      <w:r>
        <w:rPr>
          <w:sz w:val="18"/>
        </w:rPr>
        <w:t>system</w:t>
      </w:r>
      <w:r>
        <w:rPr>
          <w:spacing w:val="5"/>
          <w:sz w:val="18"/>
        </w:rPr>
        <w:t xml:space="preserve"> </w:t>
      </w:r>
      <w:r>
        <w:rPr>
          <w:sz w:val="18"/>
        </w:rPr>
        <w:t>saves</w:t>
      </w:r>
      <w:r>
        <w:rPr>
          <w:spacing w:val="4"/>
          <w:sz w:val="18"/>
        </w:rPr>
        <w:t xml:space="preserve"> </w:t>
      </w:r>
      <w:r>
        <w:rPr>
          <w:sz w:val="18"/>
        </w:rPr>
        <w:t>the</w:t>
      </w:r>
      <w:r>
        <w:rPr>
          <w:spacing w:val="4"/>
          <w:sz w:val="18"/>
        </w:rPr>
        <w:t xml:space="preserve"> </w:t>
      </w:r>
      <w:r>
        <w:rPr>
          <w:sz w:val="18"/>
        </w:rPr>
        <w:t>product</w:t>
      </w:r>
      <w:r>
        <w:rPr>
          <w:spacing w:val="5"/>
          <w:sz w:val="18"/>
        </w:rPr>
        <w:t xml:space="preserve"> </w:t>
      </w:r>
      <w:r>
        <w:rPr>
          <w:spacing w:val="-2"/>
          <w:sz w:val="18"/>
        </w:rPr>
        <w:t>change.</w:t>
      </w:r>
    </w:p>
    <w:p w14:paraId="01693838">
      <w:pPr>
        <w:pStyle w:val="41"/>
        <w:numPr>
          <w:ilvl w:val="0"/>
          <w:numId w:val="78"/>
        </w:numPr>
        <w:tabs>
          <w:tab w:val="left" w:pos="694"/>
        </w:tabs>
        <w:spacing w:before="153"/>
        <w:ind w:hanging="232"/>
        <w:rPr>
          <w:sz w:val="18"/>
        </w:rPr>
      </w:pPr>
      <w:r>
        <w:rPr>
          <w:rFonts w:ascii="Arial" w:hAnsi="Arial"/>
          <w:b/>
          <w:sz w:val="18"/>
        </w:rPr>
        <w:t>And:</w:t>
      </w:r>
      <w:r>
        <w:rPr>
          <w:rFonts w:ascii="Arial" w:hAnsi="Arial"/>
          <w:b/>
          <w:spacing w:val="3"/>
          <w:sz w:val="18"/>
        </w:rPr>
        <w:t xml:space="preserve"> </w:t>
      </w:r>
      <w:r>
        <w:rPr>
          <w:sz w:val="18"/>
        </w:rPr>
        <w:t>the</w:t>
      </w:r>
      <w:r>
        <w:rPr>
          <w:spacing w:val="4"/>
          <w:sz w:val="18"/>
        </w:rPr>
        <w:t xml:space="preserve"> </w:t>
      </w:r>
      <w:r>
        <w:rPr>
          <w:sz w:val="18"/>
        </w:rPr>
        <w:t>product</w:t>
      </w:r>
      <w:r>
        <w:rPr>
          <w:spacing w:val="4"/>
          <w:sz w:val="18"/>
        </w:rPr>
        <w:t xml:space="preserve"> </w:t>
      </w:r>
      <w:r>
        <w:rPr>
          <w:sz w:val="18"/>
        </w:rPr>
        <w:t>is</w:t>
      </w:r>
      <w:r>
        <w:rPr>
          <w:spacing w:val="3"/>
          <w:sz w:val="18"/>
        </w:rPr>
        <w:t xml:space="preserve"> </w:t>
      </w:r>
      <w:r>
        <w:rPr>
          <w:sz w:val="18"/>
        </w:rPr>
        <w:t>no</w:t>
      </w:r>
      <w:r>
        <w:rPr>
          <w:spacing w:val="4"/>
          <w:sz w:val="18"/>
        </w:rPr>
        <w:t xml:space="preserve"> </w:t>
      </w:r>
      <w:r>
        <w:rPr>
          <w:sz w:val="18"/>
        </w:rPr>
        <w:t>longer</w:t>
      </w:r>
      <w:r>
        <w:rPr>
          <w:spacing w:val="4"/>
          <w:sz w:val="18"/>
        </w:rPr>
        <w:t xml:space="preserve"> </w:t>
      </w:r>
      <w:r>
        <w:rPr>
          <w:sz w:val="18"/>
        </w:rPr>
        <w:t>shown</w:t>
      </w:r>
      <w:r>
        <w:rPr>
          <w:spacing w:val="3"/>
          <w:sz w:val="18"/>
        </w:rPr>
        <w:t xml:space="preserve"> </w:t>
      </w:r>
      <w:r>
        <w:rPr>
          <w:sz w:val="18"/>
        </w:rPr>
        <w:t>as</w:t>
      </w:r>
      <w:r>
        <w:rPr>
          <w:spacing w:val="4"/>
          <w:sz w:val="18"/>
        </w:rPr>
        <w:t xml:space="preserve"> </w:t>
      </w:r>
      <w:r>
        <w:rPr>
          <w:sz w:val="18"/>
        </w:rPr>
        <w:t>an</w:t>
      </w:r>
      <w:r>
        <w:rPr>
          <w:spacing w:val="4"/>
          <w:sz w:val="18"/>
        </w:rPr>
        <w:t xml:space="preserve"> </w:t>
      </w:r>
      <w:r>
        <w:rPr>
          <w:sz w:val="18"/>
        </w:rPr>
        <w:t>available</w:t>
      </w:r>
      <w:r>
        <w:rPr>
          <w:spacing w:val="4"/>
          <w:sz w:val="18"/>
        </w:rPr>
        <w:t xml:space="preserve"> </w:t>
      </w:r>
      <w:r>
        <w:rPr>
          <w:spacing w:val="-2"/>
          <w:sz w:val="18"/>
        </w:rPr>
        <w:t>product.</w:t>
      </w:r>
    </w:p>
    <w:p w14:paraId="5CE04954">
      <w:pPr>
        <w:tabs>
          <w:tab w:val="left" w:pos="694"/>
        </w:tabs>
        <w:spacing w:before="153"/>
        <w:rPr>
          <w:sz w:val="18"/>
        </w:rPr>
      </w:pPr>
      <w:r>
        <w:drawing>
          <wp:inline distT="0" distB="0" distL="0" distR="0">
            <wp:extent cx="5943600" cy="3961765"/>
            <wp:effectExtent l="0" t="0" r="0" b="635"/>
            <wp:docPr id="173007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784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3961765"/>
                    </a:xfrm>
                    <a:prstGeom prst="rect">
                      <a:avLst/>
                    </a:prstGeom>
                    <a:noFill/>
                    <a:ln>
                      <a:noFill/>
                    </a:ln>
                  </pic:spPr>
                </pic:pic>
              </a:graphicData>
            </a:graphic>
          </wp:inline>
        </w:drawing>
      </w:r>
    </w:p>
    <w:bookmarkEnd w:id="19"/>
    <w:p w14:paraId="4B1E46EF">
      <w:pPr>
        <w:pStyle w:val="3"/>
        <w:rPr>
          <w:ins w:id="1500" w:author="SHARIF ULLAH" w:date="2026-10-07T14:34:00Z"/>
        </w:rPr>
      </w:pPr>
      <w:ins w:id="1501" w:author="SHARIF ULLAH" w:date="2026-10-07T14:34:00Z">
        <w:r>
          <w:rPr/>
          <w:t xml:space="preserve">Sayed Mehmood </w:t>
        </w:r>
      </w:ins>
      <w:ins w:id="1502" w:author="SHARIF ULLAH" w:date="2026-10-07T14:34:00Z">
        <w:r>
          <w:rPr>
            <w:spacing w:val="-2"/>
          </w:rPr>
          <w:t>(04072413007)</w:t>
        </w:r>
      </w:ins>
    </w:p>
    <w:p w14:paraId="0BE076F0">
      <w:pPr>
        <w:spacing w:before="100" w:beforeAutospacing="1" w:after="100" w:afterAutospacing="1"/>
        <w:outlineLvl w:val="2"/>
        <w:rPr>
          <w:ins w:id="1503" w:author="SHARIF ULLAH" w:date="2026-10-07T14:36:00Z"/>
          <w:rFonts w:ascii="Times New Roman" w:hAnsi="Times New Roman" w:eastAsia="Times New Roman" w:cs="Times New Roman"/>
          <w:b/>
          <w:bCs/>
          <w:sz w:val="28"/>
          <w:szCs w:val="28"/>
          <w:rPrChange w:id="1504" w:author="SHARIF ULLAH" w:date="2026-10-07T14:38:00Z">
            <w:rPr>
              <w:ins w:id="1505" w:author="SHARIF ULLAH" w:date="2026-10-07T14:36:00Z"/>
              <w:rFonts w:ascii="Times New Roman" w:hAnsi="Times New Roman" w:eastAsia="Times New Roman" w:cs="Times New Roman"/>
              <w:b/>
              <w:bCs/>
              <w:sz w:val="27"/>
              <w:szCs w:val="27"/>
            </w:rPr>
          </w:rPrChange>
        </w:rPr>
      </w:pPr>
      <w:ins w:id="1506" w:author="SHARIF ULLAH" w:date="2026-10-07T14:38:00Z">
        <w:r>
          <w:rPr>
            <w:rFonts w:ascii="Times New Roman" w:hAnsi="Times New Roman" w:eastAsia="Times New Roman" w:cs="Times New Roman"/>
            <w:b/>
            <w:bCs/>
            <w:sz w:val="28"/>
            <w:szCs w:val="28"/>
            <w:rPrChange w:id="1507" w:author="SHARIF ULLAH" w:date="2026-10-07T14:38:00Z">
              <w:rPr>
                <w:rFonts w:ascii="Times New Roman" w:hAnsi="Times New Roman" w:eastAsia="Times New Roman" w:cs="Times New Roman"/>
                <w:b/>
                <w:bCs/>
                <w:sz w:val="27"/>
                <w:szCs w:val="27"/>
              </w:rPr>
            </w:rPrChange>
          </w:rPr>
          <w:t>8.</w:t>
        </w:r>
      </w:ins>
      <w:ins w:id="1508" w:author="SHARIF ULLAH" w:date="2026-10-07T14:36:00Z">
        <w:r>
          <w:rPr>
            <w:rFonts w:ascii="Times New Roman" w:hAnsi="Times New Roman" w:eastAsia="Times New Roman" w:cs="Times New Roman"/>
            <w:b/>
            <w:bCs/>
            <w:sz w:val="28"/>
            <w:szCs w:val="28"/>
            <w:rPrChange w:id="1509" w:author="SHARIF ULLAH" w:date="2026-10-07T14:38:00Z">
              <w:rPr>
                <w:rFonts w:ascii="Times New Roman" w:hAnsi="Times New Roman" w:eastAsia="Times New Roman" w:cs="Times New Roman"/>
                <w:b/>
                <w:bCs/>
                <w:sz w:val="27"/>
                <w:szCs w:val="27"/>
              </w:rPr>
            </w:rPrChange>
          </w:rPr>
          <w:t>Use Case Text: Manage Orders</w:t>
        </w:r>
      </w:ins>
    </w:p>
    <w:p w14:paraId="3D3F8C8F">
      <w:pPr>
        <w:spacing w:before="100" w:beforeAutospacing="1" w:after="100" w:afterAutospacing="1"/>
        <w:outlineLvl w:val="2"/>
        <w:rPr>
          <w:ins w:id="1510" w:author="SHARIF ULLAH" w:date="2026-10-07T14:36:00Z"/>
          <w:rFonts w:ascii="Times New Roman" w:hAnsi="Times New Roman" w:eastAsia="Times New Roman" w:cs="Times New Roman"/>
          <w:b w:val="0"/>
          <w:bCs w:val="0"/>
          <w:sz w:val="27"/>
          <w:szCs w:val="27"/>
          <w:rPrChange w:id="1511" w:author="SHARIF ULLAH" w:date="2026-10-07T14:37:00Z">
            <w:rPr>
              <w:ins w:id="1512" w:author="SHARIF ULLAH" w:date="2026-10-07T14:36:00Z"/>
              <w:rFonts w:ascii="Times New Roman" w:hAnsi="Times New Roman" w:eastAsia="Times New Roman" w:cs="Times New Roman"/>
              <w:b/>
              <w:bCs/>
              <w:sz w:val="27"/>
              <w:szCs w:val="27"/>
            </w:rPr>
          </w:rPrChange>
        </w:rPr>
      </w:pPr>
      <w:ins w:id="1513" w:author="SHARIF ULLAH" w:date="2026-10-07T14:36:00Z">
        <w:r>
          <w:rPr>
            <w:rFonts w:ascii="Times New Roman" w:hAnsi="Times New Roman" w:eastAsia="Times New Roman" w:cs="Times New Roman"/>
            <w:b w:val="0"/>
            <w:bCs w:val="0"/>
            <w:sz w:val="27"/>
            <w:szCs w:val="27"/>
            <w:rPrChange w:id="1514" w:author="SHARIF ULLAH" w:date="2026-10-07T14:37:00Z">
              <w:rPr>
                <w:rFonts w:ascii="Times New Roman" w:hAnsi="Times New Roman" w:eastAsia="Times New Roman" w:cs="Times New Roman"/>
                <w:b/>
                <w:bCs/>
                <w:sz w:val="27"/>
                <w:szCs w:val="27"/>
              </w:rPr>
            </w:rPrChange>
          </w:rPr>
          <w:t>Inputs:</w:t>
        </w:r>
      </w:ins>
    </w:p>
    <w:p w14:paraId="4A002CB4">
      <w:pPr>
        <w:numPr>
          <w:ilvl w:val="0"/>
          <w:numId w:val="80"/>
        </w:numPr>
        <w:spacing w:before="100" w:beforeAutospacing="1" w:after="100" w:afterAutospacing="1"/>
        <w:outlineLvl w:val="2"/>
        <w:rPr>
          <w:ins w:id="1515" w:author="SHARIF ULLAH" w:date="2026-10-07T14:36:00Z"/>
          <w:rFonts w:ascii="Times New Roman" w:hAnsi="Times New Roman" w:eastAsia="Times New Roman" w:cs="Times New Roman"/>
          <w:b w:val="0"/>
          <w:bCs w:val="0"/>
          <w:sz w:val="27"/>
          <w:szCs w:val="27"/>
          <w:rPrChange w:id="1516" w:author="SHARIF ULLAH" w:date="2026-10-07T14:37:00Z">
            <w:rPr>
              <w:ins w:id="1517" w:author="SHARIF ULLAH" w:date="2026-10-07T14:36:00Z"/>
              <w:rFonts w:ascii="Times New Roman" w:hAnsi="Times New Roman" w:eastAsia="Times New Roman" w:cs="Times New Roman"/>
              <w:b/>
              <w:bCs/>
              <w:sz w:val="27"/>
              <w:szCs w:val="27"/>
            </w:rPr>
          </w:rPrChange>
        </w:rPr>
      </w:pPr>
      <w:ins w:id="1518" w:author="SHARIF ULLAH" w:date="2026-10-07T14:36:00Z">
        <w:r>
          <w:rPr>
            <w:rFonts w:ascii="Times New Roman" w:hAnsi="Times New Roman" w:eastAsia="Times New Roman" w:cs="Times New Roman"/>
            <w:b w:val="0"/>
            <w:bCs w:val="0"/>
            <w:sz w:val="27"/>
            <w:szCs w:val="27"/>
            <w:rPrChange w:id="1519" w:author="SHARIF ULLAH" w:date="2026-10-07T14:37:00Z">
              <w:rPr>
                <w:rFonts w:ascii="Times New Roman" w:hAnsi="Times New Roman" w:eastAsia="Times New Roman" w:cs="Times New Roman"/>
                <w:b/>
                <w:bCs/>
                <w:sz w:val="27"/>
                <w:szCs w:val="27"/>
              </w:rPr>
            </w:rPrChange>
          </w:rPr>
          <w:t>Order ID</w:t>
        </w:r>
      </w:ins>
    </w:p>
    <w:p w14:paraId="03BFDEAB">
      <w:pPr>
        <w:numPr>
          <w:ilvl w:val="0"/>
          <w:numId w:val="80"/>
        </w:numPr>
        <w:spacing w:before="100" w:beforeAutospacing="1" w:after="100" w:afterAutospacing="1"/>
        <w:outlineLvl w:val="2"/>
        <w:rPr>
          <w:ins w:id="1520" w:author="SHARIF ULLAH" w:date="2026-10-07T14:36:00Z"/>
          <w:rFonts w:ascii="Times New Roman" w:hAnsi="Times New Roman" w:eastAsia="Times New Roman" w:cs="Times New Roman"/>
          <w:b w:val="0"/>
          <w:bCs w:val="0"/>
          <w:sz w:val="27"/>
          <w:szCs w:val="27"/>
          <w:rPrChange w:id="1521" w:author="SHARIF ULLAH" w:date="2026-10-07T14:37:00Z">
            <w:rPr>
              <w:ins w:id="1522" w:author="SHARIF ULLAH" w:date="2026-10-07T14:36:00Z"/>
              <w:rFonts w:ascii="Times New Roman" w:hAnsi="Times New Roman" w:eastAsia="Times New Roman" w:cs="Times New Roman"/>
              <w:b/>
              <w:bCs/>
              <w:sz w:val="27"/>
              <w:szCs w:val="27"/>
            </w:rPr>
          </w:rPrChange>
        </w:rPr>
      </w:pPr>
      <w:ins w:id="1523" w:author="SHARIF ULLAH" w:date="2026-10-07T14:36:00Z">
        <w:r>
          <w:rPr>
            <w:rFonts w:ascii="Times New Roman" w:hAnsi="Times New Roman" w:eastAsia="Times New Roman" w:cs="Times New Roman"/>
            <w:b w:val="0"/>
            <w:bCs w:val="0"/>
            <w:sz w:val="27"/>
            <w:szCs w:val="27"/>
            <w:rPrChange w:id="1524" w:author="SHARIF ULLAH" w:date="2026-10-07T14:37:00Z">
              <w:rPr>
                <w:rFonts w:ascii="Times New Roman" w:hAnsi="Times New Roman" w:eastAsia="Times New Roman" w:cs="Times New Roman"/>
                <w:b/>
                <w:bCs/>
                <w:sz w:val="27"/>
                <w:szCs w:val="27"/>
              </w:rPr>
            </w:rPrChange>
          </w:rPr>
          <w:t>Order Information</w:t>
        </w:r>
      </w:ins>
    </w:p>
    <w:p w14:paraId="72CE0176">
      <w:pPr>
        <w:numPr>
          <w:ilvl w:val="0"/>
          <w:numId w:val="80"/>
        </w:numPr>
        <w:spacing w:before="100" w:beforeAutospacing="1" w:after="100" w:afterAutospacing="1"/>
        <w:outlineLvl w:val="2"/>
        <w:rPr>
          <w:ins w:id="1525" w:author="SHARIF ULLAH" w:date="2026-10-07T14:36:00Z"/>
          <w:rFonts w:ascii="Times New Roman" w:hAnsi="Times New Roman" w:eastAsia="Times New Roman" w:cs="Times New Roman"/>
          <w:b w:val="0"/>
          <w:bCs w:val="0"/>
          <w:sz w:val="27"/>
          <w:szCs w:val="27"/>
          <w:rPrChange w:id="1526" w:author="SHARIF ULLAH" w:date="2026-10-07T14:37:00Z">
            <w:rPr>
              <w:ins w:id="1527" w:author="SHARIF ULLAH" w:date="2026-10-07T14:36:00Z"/>
              <w:rFonts w:ascii="Times New Roman" w:hAnsi="Times New Roman" w:eastAsia="Times New Roman" w:cs="Times New Roman"/>
              <w:b/>
              <w:bCs/>
              <w:sz w:val="27"/>
              <w:szCs w:val="27"/>
            </w:rPr>
          </w:rPrChange>
        </w:rPr>
      </w:pPr>
      <w:ins w:id="1528" w:author="SHARIF ULLAH" w:date="2026-10-07T14:36:00Z">
        <w:r>
          <w:rPr>
            <w:rFonts w:ascii="Times New Roman" w:hAnsi="Times New Roman" w:eastAsia="Times New Roman" w:cs="Times New Roman"/>
            <w:b w:val="0"/>
            <w:bCs w:val="0"/>
            <w:sz w:val="27"/>
            <w:szCs w:val="27"/>
            <w:rPrChange w:id="1529" w:author="SHARIF ULLAH" w:date="2026-10-07T14:37:00Z">
              <w:rPr>
                <w:rFonts w:ascii="Times New Roman" w:hAnsi="Times New Roman" w:eastAsia="Times New Roman" w:cs="Times New Roman"/>
                <w:b/>
                <w:bCs/>
                <w:sz w:val="27"/>
                <w:szCs w:val="27"/>
              </w:rPr>
            </w:rPrChange>
          </w:rPr>
          <w:t>Customer Order Details</w:t>
        </w:r>
      </w:ins>
    </w:p>
    <w:p w14:paraId="641B06AC">
      <w:pPr>
        <w:spacing w:before="100" w:beforeAutospacing="1" w:after="100" w:afterAutospacing="1"/>
        <w:outlineLvl w:val="2"/>
        <w:rPr>
          <w:ins w:id="1530" w:author="SHARIF ULLAH" w:date="2026-10-07T14:36:00Z"/>
          <w:rFonts w:ascii="Times New Roman" w:hAnsi="Times New Roman" w:eastAsia="Times New Roman" w:cs="Times New Roman"/>
          <w:b w:val="0"/>
          <w:bCs w:val="0"/>
          <w:sz w:val="27"/>
          <w:szCs w:val="27"/>
          <w:rPrChange w:id="1531" w:author="SHARIF ULLAH" w:date="2026-10-07T14:37:00Z">
            <w:rPr>
              <w:ins w:id="1532" w:author="SHARIF ULLAH" w:date="2026-10-07T14:36:00Z"/>
              <w:rFonts w:ascii="Times New Roman" w:hAnsi="Times New Roman" w:eastAsia="Times New Roman" w:cs="Times New Roman"/>
              <w:b/>
              <w:bCs/>
              <w:sz w:val="27"/>
              <w:szCs w:val="27"/>
            </w:rPr>
          </w:rPrChange>
        </w:rPr>
      </w:pPr>
      <w:ins w:id="1533" w:author="SHARIF ULLAH" w:date="2026-10-07T14:36:00Z">
        <w:r>
          <w:rPr>
            <w:rFonts w:ascii="Times New Roman" w:hAnsi="Times New Roman" w:eastAsia="Times New Roman" w:cs="Times New Roman"/>
            <w:b w:val="0"/>
            <w:bCs w:val="0"/>
            <w:sz w:val="27"/>
            <w:szCs w:val="27"/>
            <w:rPrChange w:id="1534" w:author="SHARIF ULLAH" w:date="2026-10-07T14:37:00Z">
              <w:rPr>
                <w:rFonts w:ascii="Times New Roman" w:hAnsi="Times New Roman" w:eastAsia="Times New Roman" w:cs="Times New Roman"/>
                <w:b/>
                <w:bCs/>
                <w:sz w:val="27"/>
                <w:szCs w:val="27"/>
              </w:rPr>
            </w:rPrChange>
          </w:rPr>
          <w:t>Outputs:</w:t>
        </w:r>
      </w:ins>
    </w:p>
    <w:p w14:paraId="7BDBE998">
      <w:pPr>
        <w:numPr>
          <w:ilvl w:val="0"/>
          <w:numId w:val="81"/>
        </w:numPr>
        <w:spacing w:before="100" w:beforeAutospacing="1" w:after="100" w:afterAutospacing="1"/>
        <w:outlineLvl w:val="2"/>
        <w:rPr>
          <w:ins w:id="1535" w:author="SHARIF ULLAH" w:date="2026-10-07T14:36:00Z"/>
          <w:rFonts w:ascii="Times New Roman" w:hAnsi="Times New Roman" w:eastAsia="Times New Roman" w:cs="Times New Roman"/>
          <w:b w:val="0"/>
          <w:bCs w:val="0"/>
          <w:sz w:val="27"/>
          <w:szCs w:val="27"/>
          <w:rPrChange w:id="1536" w:author="SHARIF ULLAH" w:date="2026-10-07T14:37:00Z">
            <w:rPr>
              <w:ins w:id="1537" w:author="SHARIF ULLAH" w:date="2026-10-07T14:36:00Z"/>
              <w:rFonts w:ascii="Times New Roman" w:hAnsi="Times New Roman" w:eastAsia="Times New Roman" w:cs="Times New Roman"/>
              <w:b/>
              <w:bCs/>
              <w:sz w:val="27"/>
              <w:szCs w:val="27"/>
            </w:rPr>
          </w:rPrChange>
        </w:rPr>
      </w:pPr>
      <w:ins w:id="1538" w:author="SHARIF ULLAH" w:date="2026-10-07T14:36:00Z">
        <w:r>
          <w:rPr>
            <w:rFonts w:ascii="Times New Roman" w:hAnsi="Times New Roman" w:eastAsia="Times New Roman" w:cs="Times New Roman"/>
            <w:b w:val="0"/>
            <w:bCs w:val="0"/>
            <w:sz w:val="27"/>
            <w:szCs w:val="27"/>
            <w:rPrChange w:id="1539" w:author="SHARIF ULLAH" w:date="2026-10-07T14:37:00Z">
              <w:rPr>
                <w:rFonts w:ascii="Times New Roman" w:hAnsi="Times New Roman" w:eastAsia="Times New Roman" w:cs="Times New Roman"/>
                <w:b/>
                <w:bCs/>
                <w:sz w:val="27"/>
                <w:szCs w:val="27"/>
              </w:rPr>
            </w:rPrChange>
          </w:rPr>
          <w:t>Order Details</w:t>
        </w:r>
      </w:ins>
    </w:p>
    <w:p w14:paraId="3E9D68C0">
      <w:pPr>
        <w:numPr>
          <w:ilvl w:val="0"/>
          <w:numId w:val="81"/>
        </w:numPr>
        <w:spacing w:before="100" w:beforeAutospacing="1" w:after="100" w:afterAutospacing="1"/>
        <w:outlineLvl w:val="2"/>
        <w:rPr>
          <w:ins w:id="1540" w:author="SHARIF ULLAH" w:date="2026-10-07T14:36:00Z"/>
          <w:rFonts w:ascii="Times New Roman" w:hAnsi="Times New Roman" w:eastAsia="Times New Roman" w:cs="Times New Roman"/>
          <w:b w:val="0"/>
          <w:bCs w:val="0"/>
          <w:sz w:val="27"/>
          <w:szCs w:val="27"/>
          <w:rPrChange w:id="1541" w:author="SHARIF ULLAH" w:date="2026-10-07T14:37:00Z">
            <w:rPr>
              <w:ins w:id="1542" w:author="SHARIF ULLAH" w:date="2026-10-07T14:36:00Z"/>
              <w:rFonts w:ascii="Times New Roman" w:hAnsi="Times New Roman" w:eastAsia="Times New Roman" w:cs="Times New Roman"/>
              <w:b/>
              <w:bCs/>
              <w:sz w:val="27"/>
              <w:szCs w:val="27"/>
            </w:rPr>
          </w:rPrChange>
        </w:rPr>
      </w:pPr>
      <w:ins w:id="1543" w:author="SHARIF ULLAH" w:date="2026-10-07T14:36:00Z">
        <w:r>
          <w:rPr>
            <w:rFonts w:ascii="Times New Roman" w:hAnsi="Times New Roman" w:eastAsia="Times New Roman" w:cs="Times New Roman"/>
            <w:b w:val="0"/>
            <w:bCs w:val="0"/>
            <w:sz w:val="27"/>
            <w:szCs w:val="27"/>
            <w:rPrChange w:id="1544" w:author="SHARIF ULLAH" w:date="2026-10-07T14:37:00Z">
              <w:rPr>
                <w:rFonts w:ascii="Times New Roman" w:hAnsi="Times New Roman" w:eastAsia="Times New Roman" w:cs="Times New Roman"/>
                <w:b/>
                <w:bCs/>
                <w:sz w:val="27"/>
                <w:szCs w:val="27"/>
              </w:rPr>
            </w:rPrChange>
          </w:rPr>
          <w:t>Updated Order Information</w:t>
        </w:r>
      </w:ins>
    </w:p>
    <w:p w14:paraId="37C86365">
      <w:pPr>
        <w:spacing w:before="100" w:beforeAutospacing="1" w:after="100" w:afterAutospacing="1"/>
        <w:outlineLvl w:val="2"/>
        <w:rPr>
          <w:ins w:id="1545" w:author="SHARIF ULLAH" w:date="2026-10-07T14:36:00Z"/>
          <w:rFonts w:ascii="Times New Roman" w:hAnsi="Times New Roman" w:eastAsia="Times New Roman" w:cs="Times New Roman"/>
          <w:b w:val="0"/>
          <w:bCs w:val="0"/>
          <w:sz w:val="27"/>
          <w:szCs w:val="27"/>
          <w:rPrChange w:id="1546" w:author="SHARIF ULLAH" w:date="2026-10-07T14:37:00Z">
            <w:rPr>
              <w:ins w:id="1547" w:author="SHARIF ULLAH" w:date="2026-10-07T14:36:00Z"/>
              <w:rFonts w:ascii="Times New Roman" w:hAnsi="Times New Roman" w:eastAsia="Times New Roman" w:cs="Times New Roman"/>
              <w:b/>
              <w:bCs/>
              <w:sz w:val="27"/>
              <w:szCs w:val="27"/>
            </w:rPr>
          </w:rPrChange>
        </w:rPr>
      </w:pPr>
      <w:ins w:id="1548" w:author="SHARIF ULLAH" w:date="2026-10-07T14:36:00Z">
        <w:r>
          <w:rPr>
            <w:rFonts w:ascii="Times New Roman" w:hAnsi="Times New Roman" w:eastAsia="Times New Roman" w:cs="Times New Roman"/>
            <w:b w:val="0"/>
            <w:bCs w:val="0"/>
            <w:sz w:val="27"/>
            <w:szCs w:val="27"/>
            <w:rPrChange w:id="1549" w:author="SHARIF ULLAH" w:date="2026-10-07T14:37:00Z">
              <w:rPr>
                <w:rFonts w:ascii="Times New Roman" w:hAnsi="Times New Roman" w:eastAsia="Times New Roman" w:cs="Times New Roman"/>
                <w:b/>
                <w:bCs/>
                <w:sz w:val="27"/>
                <w:szCs w:val="27"/>
              </w:rPr>
            </w:rPrChange>
          </w:rPr>
          <w:t>1. Primary Actor:</w:t>
        </w:r>
      </w:ins>
    </w:p>
    <w:p w14:paraId="1D99E4C6">
      <w:pPr>
        <w:spacing w:before="100" w:beforeAutospacing="1" w:after="100" w:afterAutospacing="1"/>
        <w:outlineLvl w:val="2"/>
        <w:rPr>
          <w:ins w:id="1550" w:author="SHARIF ULLAH" w:date="2026-10-07T14:36:00Z"/>
          <w:rFonts w:ascii="Times New Roman" w:hAnsi="Times New Roman" w:eastAsia="Times New Roman" w:cs="Times New Roman"/>
          <w:b w:val="0"/>
          <w:bCs w:val="0"/>
          <w:sz w:val="27"/>
          <w:szCs w:val="27"/>
          <w:rPrChange w:id="1551" w:author="SHARIF ULLAH" w:date="2026-10-07T14:37:00Z">
            <w:rPr>
              <w:ins w:id="1552" w:author="SHARIF ULLAH" w:date="2026-10-07T14:36:00Z"/>
              <w:rFonts w:ascii="Times New Roman" w:hAnsi="Times New Roman" w:eastAsia="Times New Roman" w:cs="Times New Roman"/>
              <w:b/>
              <w:bCs/>
              <w:sz w:val="27"/>
              <w:szCs w:val="27"/>
            </w:rPr>
          </w:rPrChange>
        </w:rPr>
      </w:pPr>
      <w:ins w:id="1553" w:author="SHARIF ULLAH" w:date="2026-10-07T14:36:00Z">
        <w:r>
          <w:rPr>
            <w:rFonts w:ascii="Times New Roman" w:hAnsi="Times New Roman" w:eastAsia="Times New Roman" w:cs="Times New Roman"/>
            <w:b w:val="0"/>
            <w:bCs w:val="0"/>
            <w:sz w:val="27"/>
            <w:szCs w:val="27"/>
            <w:rPrChange w:id="1554" w:author="SHARIF ULLAH" w:date="2026-10-07T14:37:00Z">
              <w:rPr>
                <w:rFonts w:ascii="Times New Roman" w:hAnsi="Times New Roman" w:eastAsia="Times New Roman" w:cs="Times New Roman"/>
                <w:b/>
                <w:bCs/>
                <w:sz w:val="27"/>
                <w:szCs w:val="27"/>
              </w:rPr>
            </w:rPrChange>
          </w:rPr>
          <w:t>Bakery Staff</w:t>
        </w:r>
      </w:ins>
    </w:p>
    <w:p w14:paraId="33EA338E">
      <w:pPr>
        <w:spacing w:before="100" w:beforeAutospacing="1" w:after="100" w:afterAutospacing="1"/>
        <w:outlineLvl w:val="2"/>
        <w:rPr>
          <w:ins w:id="1555" w:author="SHARIF ULLAH" w:date="2026-10-07T14:36:00Z"/>
          <w:rFonts w:ascii="Times New Roman" w:hAnsi="Times New Roman" w:eastAsia="Times New Roman" w:cs="Times New Roman"/>
          <w:b w:val="0"/>
          <w:bCs w:val="0"/>
          <w:sz w:val="27"/>
          <w:szCs w:val="27"/>
          <w:rPrChange w:id="1556" w:author="SHARIF ULLAH" w:date="2026-10-07T14:37:00Z">
            <w:rPr>
              <w:ins w:id="1557" w:author="SHARIF ULLAH" w:date="2026-10-07T14:36:00Z"/>
              <w:rFonts w:ascii="Times New Roman" w:hAnsi="Times New Roman" w:eastAsia="Times New Roman" w:cs="Times New Roman"/>
              <w:b/>
              <w:bCs/>
              <w:sz w:val="27"/>
              <w:szCs w:val="27"/>
            </w:rPr>
          </w:rPrChange>
        </w:rPr>
      </w:pPr>
      <w:ins w:id="1558" w:author="SHARIF ULLAH" w:date="2026-10-07T14:36:00Z">
        <w:r>
          <w:rPr>
            <w:rFonts w:ascii="Times New Roman" w:hAnsi="Times New Roman" w:eastAsia="Times New Roman" w:cs="Times New Roman"/>
            <w:b w:val="0"/>
            <w:bCs w:val="0"/>
            <w:sz w:val="27"/>
            <w:szCs w:val="27"/>
            <w:rPrChange w:id="1559" w:author="SHARIF ULLAH" w:date="2026-10-07T14:37:00Z">
              <w:rPr>
                <w:rFonts w:ascii="Times New Roman" w:hAnsi="Times New Roman" w:eastAsia="Times New Roman" w:cs="Times New Roman"/>
                <w:b/>
                <w:bCs/>
                <w:sz w:val="27"/>
                <w:szCs w:val="27"/>
              </w:rPr>
            </w:rPrChange>
          </w:rPr>
          <w:t>2. Preconditions</w:t>
        </w:r>
      </w:ins>
    </w:p>
    <w:p w14:paraId="3AC8AE32">
      <w:pPr>
        <w:numPr>
          <w:ilvl w:val="0"/>
          <w:numId w:val="82"/>
        </w:numPr>
        <w:spacing w:before="100" w:beforeAutospacing="1" w:after="100" w:afterAutospacing="1"/>
        <w:outlineLvl w:val="2"/>
        <w:rPr>
          <w:ins w:id="1560" w:author="SHARIF ULLAH" w:date="2026-10-07T14:36:00Z"/>
          <w:rFonts w:ascii="Times New Roman" w:hAnsi="Times New Roman" w:eastAsia="Times New Roman" w:cs="Times New Roman"/>
          <w:b w:val="0"/>
          <w:bCs w:val="0"/>
          <w:sz w:val="27"/>
          <w:szCs w:val="27"/>
          <w:rPrChange w:id="1561" w:author="SHARIF ULLAH" w:date="2026-10-07T14:37:00Z">
            <w:rPr>
              <w:ins w:id="1562" w:author="SHARIF ULLAH" w:date="2026-10-07T14:36:00Z"/>
              <w:rFonts w:ascii="Times New Roman" w:hAnsi="Times New Roman" w:eastAsia="Times New Roman" w:cs="Times New Roman"/>
              <w:b/>
              <w:bCs/>
              <w:sz w:val="27"/>
              <w:szCs w:val="27"/>
            </w:rPr>
          </w:rPrChange>
        </w:rPr>
      </w:pPr>
      <w:ins w:id="1563" w:author="SHARIF ULLAH" w:date="2026-10-07T14:36:00Z">
        <w:r>
          <w:rPr>
            <w:rFonts w:ascii="Times New Roman" w:hAnsi="Times New Roman" w:eastAsia="Times New Roman" w:cs="Times New Roman"/>
            <w:b w:val="0"/>
            <w:bCs w:val="0"/>
            <w:sz w:val="27"/>
            <w:szCs w:val="27"/>
            <w:rPrChange w:id="1564" w:author="SHARIF ULLAH" w:date="2026-10-07T14:37:00Z">
              <w:rPr>
                <w:rFonts w:ascii="Times New Roman" w:hAnsi="Times New Roman" w:eastAsia="Times New Roman" w:cs="Times New Roman"/>
                <w:b/>
                <w:bCs/>
                <w:sz w:val="27"/>
                <w:szCs w:val="27"/>
              </w:rPr>
            </w:rPrChange>
          </w:rPr>
          <w:t>Bakery staff is logged in.</w:t>
        </w:r>
      </w:ins>
    </w:p>
    <w:p w14:paraId="3FCF8550">
      <w:pPr>
        <w:numPr>
          <w:ilvl w:val="0"/>
          <w:numId w:val="82"/>
        </w:numPr>
        <w:spacing w:before="100" w:beforeAutospacing="1" w:after="100" w:afterAutospacing="1"/>
        <w:outlineLvl w:val="2"/>
        <w:rPr>
          <w:ins w:id="1565" w:author="SHARIF ULLAH" w:date="2026-10-07T14:36:00Z"/>
          <w:rFonts w:ascii="Times New Roman" w:hAnsi="Times New Roman" w:eastAsia="Times New Roman" w:cs="Times New Roman"/>
          <w:b w:val="0"/>
          <w:bCs w:val="0"/>
          <w:sz w:val="27"/>
          <w:szCs w:val="27"/>
          <w:rPrChange w:id="1566" w:author="SHARIF ULLAH" w:date="2026-10-07T14:37:00Z">
            <w:rPr>
              <w:ins w:id="1567" w:author="SHARIF ULLAH" w:date="2026-10-07T14:36:00Z"/>
              <w:rFonts w:ascii="Times New Roman" w:hAnsi="Times New Roman" w:eastAsia="Times New Roman" w:cs="Times New Roman"/>
              <w:b/>
              <w:bCs/>
              <w:sz w:val="27"/>
              <w:szCs w:val="27"/>
            </w:rPr>
          </w:rPrChange>
        </w:rPr>
      </w:pPr>
      <w:ins w:id="1568" w:author="SHARIF ULLAH" w:date="2026-10-07T14:36:00Z">
        <w:r>
          <w:rPr>
            <w:rFonts w:ascii="Times New Roman" w:hAnsi="Times New Roman" w:eastAsia="Times New Roman" w:cs="Times New Roman"/>
            <w:b w:val="0"/>
            <w:bCs w:val="0"/>
            <w:sz w:val="27"/>
            <w:szCs w:val="27"/>
            <w:rPrChange w:id="1569" w:author="SHARIF ULLAH" w:date="2026-10-07T14:37:00Z">
              <w:rPr>
                <w:rFonts w:ascii="Times New Roman" w:hAnsi="Times New Roman" w:eastAsia="Times New Roman" w:cs="Times New Roman"/>
                <w:b/>
                <w:bCs/>
                <w:sz w:val="27"/>
                <w:szCs w:val="27"/>
              </w:rPr>
            </w:rPrChange>
          </w:rPr>
          <w:t>At least one customer order exists.</w:t>
        </w:r>
      </w:ins>
    </w:p>
    <w:p w14:paraId="173A1D0A">
      <w:pPr>
        <w:numPr>
          <w:ilvl w:val="0"/>
          <w:numId w:val="82"/>
        </w:numPr>
        <w:spacing w:before="100" w:beforeAutospacing="1" w:after="100" w:afterAutospacing="1"/>
        <w:outlineLvl w:val="2"/>
        <w:rPr>
          <w:ins w:id="1570" w:author="SHARIF ULLAH" w:date="2026-10-07T14:36:00Z"/>
          <w:rFonts w:ascii="Times New Roman" w:hAnsi="Times New Roman" w:eastAsia="Times New Roman" w:cs="Times New Roman"/>
          <w:b w:val="0"/>
          <w:bCs w:val="0"/>
          <w:sz w:val="27"/>
          <w:szCs w:val="27"/>
          <w:rPrChange w:id="1571" w:author="SHARIF ULLAH" w:date="2026-10-07T14:37:00Z">
            <w:rPr>
              <w:ins w:id="1572" w:author="SHARIF ULLAH" w:date="2026-10-07T14:36:00Z"/>
              <w:rFonts w:ascii="Times New Roman" w:hAnsi="Times New Roman" w:eastAsia="Times New Roman" w:cs="Times New Roman"/>
              <w:b/>
              <w:bCs/>
              <w:sz w:val="27"/>
              <w:szCs w:val="27"/>
            </w:rPr>
          </w:rPrChange>
        </w:rPr>
      </w:pPr>
      <w:ins w:id="1573" w:author="SHARIF ULLAH" w:date="2026-10-07T14:36:00Z">
        <w:r>
          <w:rPr>
            <w:rFonts w:ascii="Times New Roman" w:hAnsi="Times New Roman" w:eastAsia="Times New Roman" w:cs="Times New Roman"/>
            <w:b w:val="0"/>
            <w:bCs w:val="0"/>
            <w:sz w:val="27"/>
            <w:szCs w:val="27"/>
            <w:rPrChange w:id="1574" w:author="SHARIF ULLAH" w:date="2026-10-07T14:37:00Z">
              <w:rPr>
                <w:rFonts w:ascii="Times New Roman" w:hAnsi="Times New Roman" w:eastAsia="Times New Roman" w:cs="Times New Roman"/>
                <w:b/>
                <w:bCs/>
                <w:sz w:val="27"/>
                <w:szCs w:val="27"/>
              </w:rPr>
            </w:rPrChange>
          </w:rPr>
          <w:t>Staff has permission to manage orders.</w:t>
        </w:r>
      </w:ins>
    </w:p>
    <w:p w14:paraId="2B78CD58">
      <w:pPr>
        <w:spacing w:before="100" w:beforeAutospacing="1" w:after="100" w:afterAutospacing="1"/>
        <w:outlineLvl w:val="2"/>
        <w:rPr>
          <w:ins w:id="1575" w:author="SHARIF ULLAH" w:date="2026-10-07T14:36:00Z"/>
          <w:rFonts w:ascii="Times New Roman" w:hAnsi="Times New Roman" w:eastAsia="Times New Roman" w:cs="Times New Roman"/>
          <w:b w:val="0"/>
          <w:bCs w:val="0"/>
          <w:sz w:val="27"/>
          <w:szCs w:val="27"/>
          <w:rPrChange w:id="1576" w:author="SHARIF ULLAH" w:date="2026-10-07T14:37:00Z">
            <w:rPr>
              <w:ins w:id="1577" w:author="SHARIF ULLAH" w:date="2026-10-07T14:36:00Z"/>
              <w:rFonts w:ascii="Times New Roman" w:hAnsi="Times New Roman" w:eastAsia="Times New Roman" w:cs="Times New Roman"/>
              <w:b/>
              <w:bCs/>
              <w:sz w:val="27"/>
              <w:szCs w:val="27"/>
            </w:rPr>
          </w:rPrChange>
        </w:rPr>
      </w:pPr>
      <w:ins w:id="1578" w:author="SHARIF ULLAH" w:date="2026-10-07T14:36:00Z">
        <w:r>
          <w:rPr>
            <w:rFonts w:ascii="Times New Roman" w:hAnsi="Times New Roman" w:eastAsia="Times New Roman" w:cs="Times New Roman"/>
            <w:b w:val="0"/>
            <w:bCs w:val="0"/>
            <w:sz w:val="27"/>
            <w:szCs w:val="27"/>
            <w:rPrChange w:id="1579" w:author="SHARIF ULLAH" w:date="2026-10-07T14:37:00Z">
              <w:rPr>
                <w:rFonts w:ascii="Times New Roman" w:hAnsi="Times New Roman" w:eastAsia="Times New Roman" w:cs="Times New Roman"/>
                <w:b/>
                <w:bCs/>
                <w:sz w:val="27"/>
                <w:szCs w:val="27"/>
              </w:rPr>
            </w:rPrChange>
          </w:rPr>
          <w:t>3. Success Scenario</w:t>
        </w:r>
      </w:ins>
    </w:p>
    <w:p w14:paraId="546A7219">
      <w:pPr>
        <w:numPr>
          <w:ilvl w:val="0"/>
          <w:numId w:val="83"/>
        </w:numPr>
        <w:spacing w:before="100" w:beforeAutospacing="1" w:after="100" w:afterAutospacing="1"/>
        <w:outlineLvl w:val="2"/>
        <w:rPr>
          <w:ins w:id="1580" w:author="SHARIF ULLAH" w:date="2026-10-07T14:36:00Z"/>
          <w:rFonts w:ascii="Times New Roman" w:hAnsi="Times New Roman" w:eastAsia="Times New Roman" w:cs="Times New Roman"/>
          <w:b w:val="0"/>
          <w:bCs w:val="0"/>
          <w:sz w:val="27"/>
          <w:szCs w:val="27"/>
          <w:rPrChange w:id="1581" w:author="SHARIF ULLAH" w:date="2026-10-07T14:37:00Z">
            <w:rPr>
              <w:ins w:id="1582" w:author="SHARIF ULLAH" w:date="2026-10-07T14:36:00Z"/>
              <w:rFonts w:ascii="Times New Roman" w:hAnsi="Times New Roman" w:eastAsia="Times New Roman" w:cs="Times New Roman"/>
              <w:b/>
              <w:bCs/>
              <w:sz w:val="27"/>
              <w:szCs w:val="27"/>
            </w:rPr>
          </w:rPrChange>
        </w:rPr>
      </w:pPr>
      <w:ins w:id="1583" w:author="SHARIF ULLAH" w:date="2026-10-07T14:36:00Z">
        <w:r>
          <w:rPr>
            <w:rFonts w:ascii="Times New Roman" w:hAnsi="Times New Roman" w:eastAsia="Times New Roman" w:cs="Times New Roman"/>
            <w:b w:val="0"/>
            <w:bCs w:val="0"/>
            <w:sz w:val="27"/>
            <w:szCs w:val="27"/>
            <w:rPrChange w:id="1584" w:author="SHARIF ULLAH" w:date="2026-10-07T14:37:00Z">
              <w:rPr>
                <w:rFonts w:ascii="Times New Roman" w:hAnsi="Times New Roman" w:eastAsia="Times New Roman" w:cs="Times New Roman"/>
                <w:b/>
                <w:bCs/>
                <w:sz w:val="27"/>
                <w:szCs w:val="27"/>
              </w:rPr>
            </w:rPrChange>
          </w:rPr>
          <w:t>Bakery staff logs into the system.</w:t>
        </w:r>
      </w:ins>
    </w:p>
    <w:p w14:paraId="12A80DB7">
      <w:pPr>
        <w:numPr>
          <w:ilvl w:val="0"/>
          <w:numId w:val="83"/>
        </w:numPr>
        <w:spacing w:before="100" w:beforeAutospacing="1" w:after="100" w:afterAutospacing="1"/>
        <w:outlineLvl w:val="2"/>
        <w:rPr>
          <w:ins w:id="1585" w:author="SHARIF ULLAH" w:date="2026-10-07T14:36:00Z"/>
          <w:rFonts w:ascii="Times New Roman" w:hAnsi="Times New Roman" w:eastAsia="Times New Roman" w:cs="Times New Roman"/>
          <w:b w:val="0"/>
          <w:bCs w:val="0"/>
          <w:sz w:val="27"/>
          <w:szCs w:val="27"/>
          <w:rPrChange w:id="1586" w:author="SHARIF ULLAH" w:date="2026-10-07T14:37:00Z">
            <w:rPr>
              <w:ins w:id="1587" w:author="SHARIF ULLAH" w:date="2026-10-07T14:36:00Z"/>
              <w:rFonts w:ascii="Times New Roman" w:hAnsi="Times New Roman" w:eastAsia="Times New Roman" w:cs="Times New Roman"/>
              <w:b/>
              <w:bCs/>
              <w:sz w:val="27"/>
              <w:szCs w:val="27"/>
            </w:rPr>
          </w:rPrChange>
        </w:rPr>
      </w:pPr>
      <w:ins w:id="1588" w:author="SHARIF ULLAH" w:date="2026-10-07T14:36:00Z">
        <w:r>
          <w:rPr>
            <w:rFonts w:ascii="Times New Roman" w:hAnsi="Times New Roman" w:eastAsia="Times New Roman" w:cs="Times New Roman"/>
            <w:b w:val="0"/>
            <w:bCs w:val="0"/>
            <w:sz w:val="27"/>
            <w:szCs w:val="27"/>
            <w:rPrChange w:id="1589" w:author="SHARIF ULLAH" w:date="2026-10-07T14:37:00Z">
              <w:rPr>
                <w:rFonts w:ascii="Times New Roman" w:hAnsi="Times New Roman" w:eastAsia="Times New Roman" w:cs="Times New Roman"/>
                <w:b/>
                <w:bCs/>
                <w:sz w:val="27"/>
                <w:szCs w:val="27"/>
              </w:rPr>
            </w:rPrChange>
          </w:rPr>
          <w:t>Staff selects Manage Orders.</w:t>
        </w:r>
      </w:ins>
    </w:p>
    <w:p w14:paraId="5422D6C8">
      <w:pPr>
        <w:numPr>
          <w:ilvl w:val="0"/>
          <w:numId w:val="83"/>
        </w:numPr>
        <w:spacing w:before="100" w:beforeAutospacing="1" w:after="100" w:afterAutospacing="1"/>
        <w:outlineLvl w:val="2"/>
        <w:rPr>
          <w:ins w:id="1590" w:author="SHARIF ULLAH" w:date="2026-10-07T14:36:00Z"/>
          <w:rFonts w:ascii="Times New Roman" w:hAnsi="Times New Roman" w:eastAsia="Times New Roman" w:cs="Times New Roman"/>
          <w:b w:val="0"/>
          <w:bCs w:val="0"/>
          <w:sz w:val="27"/>
          <w:szCs w:val="27"/>
          <w:rPrChange w:id="1591" w:author="SHARIF ULLAH" w:date="2026-10-07T14:37:00Z">
            <w:rPr>
              <w:ins w:id="1592" w:author="SHARIF ULLAH" w:date="2026-10-07T14:36:00Z"/>
              <w:rFonts w:ascii="Times New Roman" w:hAnsi="Times New Roman" w:eastAsia="Times New Roman" w:cs="Times New Roman"/>
              <w:b/>
              <w:bCs/>
              <w:sz w:val="27"/>
              <w:szCs w:val="27"/>
            </w:rPr>
          </w:rPrChange>
        </w:rPr>
      </w:pPr>
      <w:ins w:id="1593" w:author="SHARIF ULLAH" w:date="2026-10-07T14:36:00Z">
        <w:r>
          <w:rPr>
            <w:rFonts w:ascii="Times New Roman" w:hAnsi="Times New Roman" w:eastAsia="Times New Roman" w:cs="Times New Roman"/>
            <w:b w:val="0"/>
            <w:bCs w:val="0"/>
            <w:sz w:val="27"/>
            <w:szCs w:val="27"/>
            <w:rPrChange w:id="1594" w:author="SHARIF ULLAH" w:date="2026-10-07T14:37:00Z">
              <w:rPr>
                <w:rFonts w:ascii="Times New Roman" w:hAnsi="Times New Roman" w:eastAsia="Times New Roman" w:cs="Times New Roman"/>
                <w:b/>
                <w:bCs/>
                <w:sz w:val="27"/>
                <w:szCs w:val="27"/>
              </w:rPr>
            </w:rPrChange>
          </w:rPr>
          <w:t>The system displays customer orders.</w:t>
        </w:r>
      </w:ins>
    </w:p>
    <w:p w14:paraId="5796A46D">
      <w:pPr>
        <w:numPr>
          <w:ilvl w:val="0"/>
          <w:numId w:val="83"/>
        </w:numPr>
        <w:spacing w:before="100" w:beforeAutospacing="1" w:after="100" w:afterAutospacing="1"/>
        <w:outlineLvl w:val="2"/>
        <w:rPr>
          <w:ins w:id="1595" w:author="SHARIF ULLAH" w:date="2026-10-07T14:36:00Z"/>
          <w:rFonts w:ascii="Times New Roman" w:hAnsi="Times New Roman" w:eastAsia="Times New Roman" w:cs="Times New Roman"/>
          <w:b w:val="0"/>
          <w:bCs w:val="0"/>
          <w:sz w:val="27"/>
          <w:szCs w:val="27"/>
          <w:rPrChange w:id="1596" w:author="SHARIF ULLAH" w:date="2026-10-07T14:37:00Z">
            <w:rPr>
              <w:ins w:id="1597" w:author="SHARIF ULLAH" w:date="2026-10-07T14:36:00Z"/>
              <w:rFonts w:ascii="Times New Roman" w:hAnsi="Times New Roman" w:eastAsia="Times New Roman" w:cs="Times New Roman"/>
              <w:b/>
              <w:bCs/>
              <w:sz w:val="27"/>
              <w:szCs w:val="27"/>
            </w:rPr>
          </w:rPrChange>
        </w:rPr>
      </w:pPr>
      <w:ins w:id="1598" w:author="SHARIF ULLAH" w:date="2026-10-07T14:36:00Z">
        <w:r>
          <w:rPr>
            <w:rFonts w:ascii="Times New Roman" w:hAnsi="Times New Roman" w:eastAsia="Times New Roman" w:cs="Times New Roman"/>
            <w:b w:val="0"/>
            <w:bCs w:val="0"/>
            <w:sz w:val="27"/>
            <w:szCs w:val="27"/>
            <w:rPrChange w:id="1599" w:author="SHARIF ULLAH" w:date="2026-10-07T14:37:00Z">
              <w:rPr>
                <w:rFonts w:ascii="Times New Roman" w:hAnsi="Times New Roman" w:eastAsia="Times New Roman" w:cs="Times New Roman"/>
                <w:b/>
                <w:bCs/>
                <w:sz w:val="27"/>
                <w:szCs w:val="27"/>
              </w:rPr>
            </w:rPrChange>
          </w:rPr>
          <w:t>Staff selects an order.</w:t>
        </w:r>
      </w:ins>
    </w:p>
    <w:p w14:paraId="492EC768">
      <w:pPr>
        <w:numPr>
          <w:ilvl w:val="0"/>
          <w:numId w:val="83"/>
        </w:numPr>
        <w:spacing w:before="100" w:beforeAutospacing="1" w:after="100" w:afterAutospacing="1"/>
        <w:outlineLvl w:val="2"/>
        <w:rPr>
          <w:ins w:id="1600" w:author="SHARIF ULLAH" w:date="2026-10-07T14:36:00Z"/>
          <w:rFonts w:ascii="Times New Roman" w:hAnsi="Times New Roman" w:eastAsia="Times New Roman" w:cs="Times New Roman"/>
          <w:b w:val="0"/>
          <w:bCs w:val="0"/>
          <w:sz w:val="27"/>
          <w:szCs w:val="27"/>
          <w:rPrChange w:id="1601" w:author="SHARIF ULLAH" w:date="2026-10-07T14:37:00Z">
            <w:rPr>
              <w:ins w:id="1602" w:author="SHARIF ULLAH" w:date="2026-10-07T14:36:00Z"/>
              <w:rFonts w:ascii="Times New Roman" w:hAnsi="Times New Roman" w:eastAsia="Times New Roman" w:cs="Times New Roman"/>
              <w:b/>
              <w:bCs/>
              <w:sz w:val="27"/>
              <w:szCs w:val="27"/>
            </w:rPr>
          </w:rPrChange>
        </w:rPr>
      </w:pPr>
      <w:ins w:id="1603" w:author="SHARIF ULLAH" w:date="2026-10-07T14:36:00Z">
        <w:r>
          <w:rPr>
            <w:rFonts w:ascii="Times New Roman" w:hAnsi="Times New Roman" w:eastAsia="Times New Roman" w:cs="Times New Roman"/>
            <w:b w:val="0"/>
            <w:bCs w:val="0"/>
            <w:sz w:val="27"/>
            <w:szCs w:val="27"/>
            <w:rPrChange w:id="1604" w:author="SHARIF ULLAH" w:date="2026-10-07T14:37:00Z">
              <w:rPr>
                <w:rFonts w:ascii="Times New Roman" w:hAnsi="Times New Roman" w:eastAsia="Times New Roman" w:cs="Times New Roman"/>
                <w:b/>
                <w:bCs/>
                <w:sz w:val="27"/>
                <w:szCs w:val="27"/>
              </w:rPr>
            </w:rPrChange>
          </w:rPr>
          <w:t>The system displays the order details.</w:t>
        </w:r>
      </w:ins>
    </w:p>
    <w:p w14:paraId="22A4CA82">
      <w:pPr>
        <w:numPr>
          <w:ilvl w:val="0"/>
          <w:numId w:val="83"/>
        </w:numPr>
        <w:spacing w:before="100" w:beforeAutospacing="1" w:after="100" w:afterAutospacing="1"/>
        <w:outlineLvl w:val="2"/>
        <w:rPr>
          <w:ins w:id="1605" w:author="SHARIF ULLAH" w:date="2026-10-07T14:36:00Z"/>
          <w:rFonts w:ascii="Times New Roman" w:hAnsi="Times New Roman" w:eastAsia="Times New Roman" w:cs="Times New Roman"/>
          <w:b w:val="0"/>
          <w:bCs w:val="0"/>
          <w:sz w:val="27"/>
          <w:szCs w:val="27"/>
          <w:rPrChange w:id="1606" w:author="SHARIF ULLAH" w:date="2026-10-07T14:37:00Z">
            <w:rPr>
              <w:ins w:id="1607" w:author="SHARIF ULLAH" w:date="2026-10-07T14:36:00Z"/>
              <w:rFonts w:ascii="Times New Roman" w:hAnsi="Times New Roman" w:eastAsia="Times New Roman" w:cs="Times New Roman"/>
              <w:b/>
              <w:bCs/>
              <w:sz w:val="27"/>
              <w:szCs w:val="27"/>
            </w:rPr>
          </w:rPrChange>
        </w:rPr>
      </w:pPr>
      <w:ins w:id="1608" w:author="SHARIF ULLAH" w:date="2026-10-07T14:36:00Z">
        <w:r>
          <w:rPr>
            <w:rFonts w:ascii="Times New Roman" w:hAnsi="Times New Roman" w:eastAsia="Times New Roman" w:cs="Times New Roman"/>
            <w:b w:val="0"/>
            <w:bCs w:val="0"/>
            <w:sz w:val="27"/>
            <w:szCs w:val="27"/>
            <w:rPrChange w:id="1609" w:author="SHARIF ULLAH" w:date="2026-10-07T14:37:00Z">
              <w:rPr>
                <w:rFonts w:ascii="Times New Roman" w:hAnsi="Times New Roman" w:eastAsia="Times New Roman" w:cs="Times New Roman"/>
                <w:b/>
                <w:bCs/>
                <w:sz w:val="27"/>
                <w:szCs w:val="27"/>
              </w:rPr>
            </w:rPrChange>
          </w:rPr>
          <w:t>Staff reviews or updates the order.</w:t>
        </w:r>
      </w:ins>
    </w:p>
    <w:p w14:paraId="26F99C05">
      <w:pPr>
        <w:numPr>
          <w:ilvl w:val="0"/>
          <w:numId w:val="83"/>
        </w:numPr>
        <w:spacing w:before="100" w:beforeAutospacing="1" w:after="100" w:afterAutospacing="1"/>
        <w:outlineLvl w:val="2"/>
        <w:rPr>
          <w:ins w:id="1610" w:author="SHARIF ULLAH" w:date="2026-10-07T14:36:00Z"/>
          <w:rFonts w:ascii="Times New Roman" w:hAnsi="Times New Roman" w:eastAsia="Times New Roman" w:cs="Times New Roman"/>
          <w:b w:val="0"/>
          <w:bCs w:val="0"/>
          <w:sz w:val="27"/>
          <w:szCs w:val="27"/>
          <w:rPrChange w:id="1611" w:author="SHARIF ULLAH" w:date="2026-10-07T14:37:00Z">
            <w:rPr>
              <w:ins w:id="1612" w:author="SHARIF ULLAH" w:date="2026-10-07T14:36:00Z"/>
              <w:rFonts w:ascii="Times New Roman" w:hAnsi="Times New Roman" w:eastAsia="Times New Roman" w:cs="Times New Roman"/>
              <w:b/>
              <w:bCs/>
              <w:sz w:val="27"/>
              <w:szCs w:val="27"/>
            </w:rPr>
          </w:rPrChange>
        </w:rPr>
      </w:pPr>
      <w:ins w:id="1613" w:author="SHARIF ULLAH" w:date="2026-10-07T14:36:00Z">
        <w:r>
          <w:rPr>
            <w:rFonts w:ascii="Times New Roman" w:hAnsi="Times New Roman" w:eastAsia="Times New Roman" w:cs="Times New Roman"/>
            <w:b w:val="0"/>
            <w:bCs w:val="0"/>
            <w:sz w:val="27"/>
            <w:szCs w:val="27"/>
            <w:rPrChange w:id="1614" w:author="SHARIF ULLAH" w:date="2026-10-07T14:37:00Z">
              <w:rPr>
                <w:rFonts w:ascii="Times New Roman" w:hAnsi="Times New Roman" w:eastAsia="Times New Roman" w:cs="Times New Roman"/>
                <w:b/>
                <w:bCs/>
                <w:sz w:val="27"/>
                <w:szCs w:val="27"/>
              </w:rPr>
            </w:rPrChange>
          </w:rPr>
          <w:t>The system saves the changes.</w:t>
        </w:r>
      </w:ins>
    </w:p>
    <w:p w14:paraId="50E32789">
      <w:pPr>
        <w:numPr>
          <w:ilvl w:val="0"/>
          <w:numId w:val="83"/>
        </w:numPr>
        <w:spacing w:before="100" w:beforeAutospacing="1" w:after="100" w:afterAutospacing="1"/>
        <w:outlineLvl w:val="2"/>
        <w:rPr>
          <w:ins w:id="1615" w:author="SHARIF ULLAH" w:date="2026-10-07T14:36:00Z"/>
          <w:rFonts w:ascii="Times New Roman" w:hAnsi="Times New Roman" w:eastAsia="Times New Roman" w:cs="Times New Roman"/>
          <w:b w:val="0"/>
          <w:bCs w:val="0"/>
          <w:sz w:val="27"/>
          <w:szCs w:val="27"/>
          <w:rPrChange w:id="1616" w:author="SHARIF ULLAH" w:date="2026-10-07T14:37:00Z">
            <w:rPr>
              <w:ins w:id="1617" w:author="SHARIF ULLAH" w:date="2026-10-07T14:36:00Z"/>
              <w:rFonts w:ascii="Times New Roman" w:hAnsi="Times New Roman" w:eastAsia="Times New Roman" w:cs="Times New Roman"/>
              <w:b/>
              <w:bCs/>
              <w:sz w:val="27"/>
              <w:szCs w:val="27"/>
            </w:rPr>
          </w:rPrChange>
        </w:rPr>
      </w:pPr>
      <w:ins w:id="1618" w:author="SHARIF ULLAH" w:date="2026-10-07T14:36:00Z">
        <w:r>
          <w:rPr>
            <w:rFonts w:ascii="Times New Roman" w:hAnsi="Times New Roman" w:eastAsia="Times New Roman" w:cs="Times New Roman"/>
            <w:b w:val="0"/>
            <w:bCs w:val="0"/>
            <w:sz w:val="27"/>
            <w:szCs w:val="27"/>
            <w:rPrChange w:id="1619" w:author="SHARIF ULLAH" w:date="2026-10-07T14:37:00Z">
              <w:rPr>
                <w:rFonts w:ascii="Times New Roman" w:hAnsi="Times New Roman" w:eastAsia="Times New Roman" w:cs="Times New Roman"/>
                <w:b/>
                <w:bCs/>
                <w:sz w:val="27"/>
                <w:szCs w:val="27"/>
              </w:rPr>
            </w:rPrChange>
          </w:rPr>
          <w:t>The system displays a confirmation message.</w:t>
        </w:r>
      </w:ins>
    </w:p>
    <w:p w14:paraId="357083B1">
      <w:pPr>
        <w:spacing w:before="100" w:beforeAutospacing="1" w:after="100" w:afterAutospacing="1"/>
        <w:outlineLvl w:val="2"/>
        <w:rPr>
          <w:ins w:id="1620" w:author="SHARIF ULLAH" w:date="2026-10-07T14:36:00Z"/>
          <w:rFonts w:ascii="Times New Roman" w:hAnsi="Times New Roman" w:eastAsia="Times New Roman" w:cs="Times New Roman"/>
          <w:b w:val="0"/>
          <w:bCs w:val="0"/>
          <w:sz w:val="27"/>
          <w:szCs w:val="27"/>
          <w:rPrChange w:id="1621" w:author="SHARIF ULLAH" w:date="2026-10-07T14:37:00Z">
            <w:rPr>
              <w:ins w:id="1622" w:author="SHARIF ULLAH" w:date="2026-10-07T14:36:00Z"/>
              <w:rFonts w:ascii="Times New Roman" w:hAnsi="Times New Roman" w:eastAsia="Times New Roman" w:cs="Times New Roman"/>
              <w:b/>
              <w:bCs/>
              <w:sz w:val="27"/>
              <w:szCs w:val="27"/>
            </w:rPr>
          </w:rPrChange>
        </w:rPr>
      </w:pPr>
      <w:ins w:id="1623" w:author="SHARIF ULLAH" w:date="2026-10-07T14:36:00Z">
        <w:r>
          <w:rPr>
            <w:rFonts w:ascii="Times New Roman" w:hAnsi="Times New Roman" w:eastAsia="Times New Roman" w:cs="Times New Roman"/>
            <w:b w:val="0"/>
            <w:bCs w:val="0"/>
            <w:sz w:val="27"/>
            <w:szCs w:val="27"/>
            <w:rPrChange w:id="1624" w:author="SHARIF ULLAH" w:date="2026-10-07T14:37:00Z">
              <w:rPr>
                <w:rFonts w:ascii="Times New Roman" w:hAnsi="Times New Roman" w:eastAsia="Times New Roman" w:cs="Times New Roman"/>
                <w:b/>
                <w:bCs/>
                <w:sz w:val="27"/>
                <w:szCs w:val="27"/>
              </w:rPr>
            </w:rPrChange>
          </w:rPr>
          <w:t>4. Alternative Scenario</w:t>
        </w:r>
      </w:ins>
    </w:p>
    <w:p w14:paraId="3878FDBC">
      <w:pPr>
        <w:numPr>
          <w:ilvl w:val="0"/>
          <w:numId w:val="84"/>
        </w:numPr>
        <w:spacing w:before="100" w:beforeAutospacing="1" w:after="100" w:afterAutospacing="1"/>
        <w:outlineLvl w:val="2"/>
        <w:rPr>
          <w:ins w:id="1625" w:author="SHARIF ULLAH" w:date="2026-10-07T14:36:00Z"/>
          <w:rFonts w:ascii="Times New Roman" w:hAnsi="Times New Roman" w:eastAsia="Times New Roman" w:cs="Times New Roman"/>
          <w:b w:val="0"/>
          <w:bCs w:val="0"/>
          <w:sz w:val="27"/>
          <w:szCs w:val="27"/>
          <w:rPrChange w:id="1626" w:author="SHARIF ULLAH" w:date="2026-10-07T14:37:00Z">
            <w:rPr>
              <w:ins w:id="1627" w:author="SHARIF ULLAH" w:date="2026-10-07T14:36:00Z"/>
              <w:rFonts w:ascii="Times New Roman" w:hAnsi="Times New Roman" w:eastAsia="Times New Roman" w:cs="Times New Roman"/>
              <w:b/>
              <w:bCs/>
              <w:sz w:val="27"/>
              <w:szCs w:val="27"/>
            </w:rPr>
          </w:rPrChange>
        </w:rPr>
      </w:pPr>
      <w:ins w:id="1628" w:author="SHARIF ULLAH" w:date="2026-10-07T14:36:00Z">
        <w:r>
          <w:rPr>
            <w:rFonts w:ascii="Times New Roman" w:hAnsi="Times New Roman" w:eastAsia="Times New Roman" w:cs="Times New Roman"/>
            <w:b w:val="0"/>
            <w:bCs w:val="0"/>
            <w:sz w:val="27"/>
            <w:szCs w:val="27"/>
            <w:rPrChange w:id="1629" w:author="SHARIF ULLAH" w:date="2026-10-07T14:37:00Z">
              <w:rPr>
                <w:rFonts w:ascii="Times New Roman" w:hAnsi="Times New Roman" w:eastAsia="Times New Roman" w:cs="Times New Roman"/>
                <w:b/>
                <w:bCs/>
                <w:sz w:val="27"/>
                <w:szCs w:val="27"/>
              </w:rPr>
            </w:rPrChange>
          </w:rPr>
          <w:t>The selected order does not exist or has already been cancelled.</w:t>
        </w:r>
      </w:ins>
    </w:p>
    <w:p w14:paraId="14AAE65F">
      <w:pPr>
        <w:numPr>
          <w:ilvl w:val="0"/>
          <w:numId w:val="84"/>
        </w:numPr>
        <w:spacing w:before="100" w:beforeAutospacing="1" w:after="100" w:afterAutospacing="1"/>
        <w:outlineLvl w:val="2"/>
        <w:rPr>
          <w:ins w:id="1630" w:author="SHARIF ULLAH" w:date="2026-10-07T14:36:00Z"/>
          <w:rFonts w:ascii="Times New Roman" w:hAnsi="Times New Roman" w:eastAsia="Times New Roman" w:cs="Times New Roman"/>
          <w:b w:val="0"/>
          <w:bCs w:val="0"/>
          <w:sz w:val="27"/>
          <w:szCs w:val="27"/>
          <w:rPrChange w:id="1631" w:author="SHARIF ULLAH" w:date="2026-10-07T14:37:00Z">
            <w:rPr>
              <w:ins w:id="1632" w:author="SHARIF ULLAH" w:date="2026-10-07T14:36:00Z"/>
              <w:rFonts w:ascii="Times New Roman" w:hAnsi="Times New Roman" w:eastAsia="Times New Roman" w:cs="Times New Roman"/>
              <w:b/>
              <w:bCs/>
              <w:sz w:val="27"/>
              <w:szCs w:val="27"/>
            </w:rPr>
          </w:rPrChange>
        </w:rPr>
      </w:pPr>
      <w:ins w:id="1633" w:author="SHARIF ULLAH" w:date="2026-10-07T14:36:00Z">
        <w:r>
          <w:rPr>
            <w:rFonts w:ascii="Times New Roman" w:hAnsi="Times New Roman" w:eastAsia="Times New Roman" w:cs="Times New Roman"/>
            <w:b w:val="0"/>
            <w:bCs w:val="0"/>
            <w:sz w:val="27"/>
            <w:szCs w:val="27"/>
            <w:rPrChange w:id="1634" w:author="SHARIF ULLAH" w:date="2026-10-07T14:37:00Z">
              <w:rPr>
                <w:rFonts w:ascii="Times New Roman" w:hAnsi="Times New Roman" w:eastAsia="Times New Roman" w:cs="Times New Roman"/>
                <w:b/>
                <w:bCs/>
                <w:sz w:val="27"/>
                <w:szCs w:val="27"/>
              </w:rPr>
            </w:rPrChange>
          </w:rPr>
          <w:t>The system displays an appropriate message.</w:t>
        </w:r>
      </w:ins>
    </w:p>
    <w:p w14:paraId="7B549284">
      <w:pPr>
        <w:numPr>
          <w:ilvl w:val="0"/>
          <w:numId w:val="84"/>
        </w:numPr>
        <w:spacing w:before="100" w:beforeAutospacing="1" w:after="100" w:afterAutospacing="1"/>
        <w:outlineLvl w:val="2"/>
        <w:rPr>
          <w:ins w:id="1635" w:author="SHARIF ULLAH" w:date="2026-10-07T14:36:00Z"/>
          <w:rFonts w:ascii="Times New Roman" w:hAnsi="Times New Roman" w:eastAsia="Times New Roman" w:cs="Times New Roman"/>
          <w:b w:val="0"/>
          <w:bCs w:val="0"/>
          <w:sz w:val="27"/>
          <w:szCs w:val="27"/>
          <w:rPrChange w:id="1636" w:author="SHARIF ULLAH" w:date="2026-10-07T14:37:00Z">
            <w:rPr>
              <w:ins w:id="1637" w:author="SHARIF ULLAH" w:date="2026-10-07T14:36:00Z"/>
              <w:rFonts w:ascii="Times New Roman" w:hAnsi="Times New Roman" w:eastAsia="Times New Roman" w:cs="Times New Roman"/>
              <w:b/>
              <w:bCs/>
              <w:sz w:val="27"/>
              <w:szCs w:val="27"/>
            </w:rPr>
          </w:rPrChange>
        </w:rPr>
      </w:pPr>
      <w:ins w:id="1638" w:author="SHARIF ULLAH" w:date="2026-10-07T14:36:00Z">
        <w:r>
          <w:rPr>
            <w:rFonts w:ascii="Times New Roman" w:hAnsi="Times New Roman" w:eastAsia="Times New Roman" w:cs="Times New Roman"/>
            <w:b w:val="0"/>
            <w:bCs w:val="0"/>
            <w:sz w:val="27"/>
            <w:szCs w:val="27"/>
            <w:rPrChange w:id="1639" w:author="SHARIF ULLAH" w:date="2026-10-07T14:37:00Z">
              <w:rPr>
                <w:rFonts w:ascii="Times New Roman" w:hAnsi="Times New Roman" w:eastAsia="Times New Roman" w:cs="Times New Roman"/>
                <w:b/>
                <w:bCs/>
                <w:sz w:val="27"/>
                <w:szCs w:val="27"/>
              </w:rPr>
            </w:rPrChange>
          </w:rPr>
          <w:t>Staff selects another order or returns to the order list.</w:t>
        </w:r>
      </w:ins>
    </w:p>
    <w:p w14:paraId="7685C125">
      <w:pPr>
        <w:spacing w:before="100" w:beforeAutospacing="1" w:after="100" w:afterAutospacing="1"/>
        <w:outlineLvl w:val="2"/>
        <w:rPr>
          <w:ins w:id="1640" w:author="SHARIF ULLAH" w:date="2026-10-07T14:36:00Z"/>
          <w:rFonts w:ascii="Times New Roman" w:hAnsi="Times New Roman" w:eastAsia="Times New Roman" w:cs="Times New Roman"/>
          <w:b w:val="0"/>
          <w:bCs w:val="0"/>
          <w:sz w:val="27"/>
          <w:szCs w:val="27"/>
          <w:rPrChange w:id="1641" w:author="SHARIF ULLAH" w:date="2026-10-07T14:37:00Z">
            <w:rPr>
              <w:ins w:id="1642" w:author="SHARIF ULLAH" w:date="2026-10-07T14:36:00Z"/>
              <w:rFonts w:ascii="Times New Roman" w:hAnsi="Times New Roman" w:eastAsia="Times New Roman" w:cs="Times New Roman"/>
              <w:b/>
              <w:bCs/>
              <w:sz w:val="27"/>
              <w:szCs w:val="27"/>
            </w:rPr>
          </w:rPrChange>
        </w:rPr>
      </w:pPr>
      <w:ins w:id="1643" w:author="SHARIF ULLAH" w:date="2026-10-07T14:36:00Z">
        <w:r>
          <w:rPr>
            <w:rFonts w:ascii="Times New Roman" w:hAnsi="Times New Roman" w:eastAsia="Times New Roman" w:cs="Times New Roman"/>
            <w:b w:val="0"/>
            <w:bCs w:val="0"/>
            <w:sz w:val="27"/>
            <w:szCs w:val="27"/>
            <w:rPrChange w:id="1644" w:author="SHARIF ULLAH" w:date="2026-10-07T14:37:00Z">
              <w:rPr>
                <w:rFonts w:ascii="Times New Roman" w:hAnsi="Times New Roman" w:eastAsia="Times New Roman" w:cs="Times New Roman"/>
                <w:b/>
                <w:bCs/>
                <w:sz w:val="27"/>
                <w:szCs w:val="27"/>
              </w:rPr>
            </w:rPrChange>
          </w:rPr>
          <w:t>5. Postconditions</w:t>
        </w:r>
      </w:ins>
    </w:p>
    <w:p w14:paraId="044F9790">
      <w:pPr>
        <w:numPr>
          <w:ilvl w:val="0"/>
          <w:numId w:val="85"/>
        </w:numPr>
        <w:spacing w:before="100" w:beforeAutospacing="1" w:after="100" w:afterAutospacing="1"/>
        <w:outlineLvl w:val="2"/>
        <w:rPr>
          <w:ins w:id="1645" w:author="SHARIF ULLAH" w:date="2026-10-07T14:36:00Z"/>
          <w:rFonts w:ascii="Times New Roman" w:hAnsi="Times New Roman" w:eastAsia="Times New Roman" w:cs="Times New Roman"/>
          <w:b w:val="0"/>
          <w:bCs w:val="0"/>
          <w:sz w:val="27"/>
          <w:szCs w:val="27"/>
          <w:rPrChange w:id="1646" w:author="SHARIF ULLAH" w:date="2026-10-07T14:37:00Z">
            <w:rPr>
              <w:ins w:id="1647" w:author="SHARIF ULLAH" w:date="2026-10-07T14:36:00Z"/>
              <w:rFonts w:ascii="Times New Roman" w:hAnsi="Times New Roman" w:eastAsia="Times New Roman" w:cs="Times New Roman"/>
              <w:b/>
              <w:bCs/>
              <w:sz w:val="27"/>
              <w:szCs w:val="27"/>
            </w:rPr>
          </w:rPrChange>
        </w:rPr>
      </w:pPr>
      <w:ins w:id="1648" w:author="SHARIF ULLAH" w:date="2026-10-07T14:36:00Z">
        <w:r>
          <w:rPr>
            <w:rFonts w:ascii="Times New Roman" w:hAnsi="Times New Roman" w:eastAsia="Times New Roman" w:cs="Times New Roman"/>
            <w:b w:val="0"/>
            <w:bCs w:val="0"/>
            <w:sz w:val="27"/>
            <w:szCs w:val="27"/>
            <w:rPrChange w:id="1649" w:author="SHARIF ULLAH" w:date="2026-10-07T14:37:00Z">
              <w:rPr>
                <w:rFonts w:ascii="Times New Roman" w:hAnsi="Times New Roman" w:eastAsia="Times New Roman" w:cs="Times New Roman"/>
                <w:b/>
                <w:bCs/>
                <w:sz w:val="27"/>
                <w:szCs w:val="27"/>
              </w:rPr>
            </w:rPrChange>
          </w:rPr>
          <w:t>The selected order is successfully reviewed or updated.</w:t>
        </w:r>
      </w:ins>
    </w:p>
    <w:p w14:paraId="7C76312C">
      <w:pPr>
        <w:numPr>
          <w:ilvl w:val="0"/>
          <w:numId w:val="85"/>
        </w:numPr>
        <w:spacing w:before="100" w:beforeAutospacing="1" w:after="100" w:afterAutospacing="1"/>
        <w:outlineLvl w:val="2"/>
        <w:rPr>
          <w:ins w:id="1650" w:author="SHARIF ULLAH" w:date="2026-10-07T14:36:00Z"/>
          <w:rFonts w:ascii="Times New Roman" w:hAnsi="Times New Roman" w:eastAsia="Times New Roman" w:cs="Times New Roman"/>
          <w:b w:val="0"/>
          <w:bCs w:val="0"/>
          <w:sz w:val="27"/>
          <w:szCs w:val="27"/>
          <w:rPrChange w:id="1651" w:author="SHARIF ULLAH" w:date="2026-10-07T14:37:00Z">
            <w:rPr>
              <w:ins w:id="1652" w:author="SHARIF ULLAH" w:date="2026-10-07T14:36:00Z"/>
              <w:rFonts w:ascii="Times New Roman" w:hAnsi="Times New Roman" w:eastAsia="Times New Roman" w:cs="Times New Roman"/>
              <w:b/>
              <w:bCs/>
              <w:sz w:val="27"/>
              <w:szCs w:val="27"/>
            </w:rPr>
          </w:rPrChange>
        </w:rPr>
      </w:pPr>
      <w:ins w:id="1653" w:author="SHARIF ULLAH" w:date="2026-10-07T14:36:00Z">
        <w:r>
          <w:rPr>
            <w:rFonts w:ascii="Times New Roman" w:hAnsi="Times New Roman" w:eastAsia="Times New Roman" w:cs="Times New Roman"/>
            <w:b w:val="0"/>
            <w:bCs w:val="0"/>
            <w:sz w:val="27"/>
            <w:szCs w:val="27"/>
            <w:rPrChange w:id="1654" w:author="SHARIF ULLAH" w:date="2026-10-07T14:37:00Z">
              <w:rPr>
                <w:rFonts w:ascii="Times New Roman" w:hAnsi="Times New Roman" w:eastAsia="Times New Roman" w:cs="Times New Roman"/>
                <w:b/>
                <w:bCs/>
                <w:sz w:val="27"/>
                <w:szCs w:val="27"/>
              </w:rPr>
            </w:rPrChange>
          </w:rPr>
          <w:t>The latest order information is stored in the system.</w:t>
        </w:r>
      </w:ins>
    </w:p>
    <w:p w14:paraId="5D495839">
      <w:pPr>
        <w:spacing w:before="100" w:beforeAutospacing="1" w:after="100" w:afterAutospacing="1"/>
        <w:outlineLvl w:val="2"/>
        <w:rPr>
          <w:ins w:id="1655" w:author="SHARIF ULLAH" w:date="2026-10-07T14:36:00Z"/>
          <w:rFonts w:ascii="Times New Roman" w:hAnsi="Times New Roman" w:eastAsia="Times New Roman" w:cs="Times New Roman"/>
          <w:b w:val="0"/>
          <w:bCs w:val="0"/>
          <w:sz w:val="27"/>
          <w:szCs w:val="27"/>
          <w:rPrChange w:id="1656" w:author="SHARIF ULLAH" w:date="2026-10-07T14:37:00Z">
            <w:rPr>
              <w:ins w:id="1657" w:author="SHARIF ULLAH" w:date="2026-10-07T14:36:00Z"/>
              <w:rFonts w:ascii="Times New Roman" w:hAnsi="Times New Roman" w:eastAsia="Times New Roman" w:cs="Times New Roman"/>
              <w:b/>
              <w:bCs/>
              <w:sz w:val="27"/>
              <w:szCs w:val="27"/>
            </w:rPr>
          </w:rPrChange>
        </w:rPr>
      </w:pPr>
      <w:ins w:id="1658" w:author="SHARIF ULLAH" w:date="2026-10-07T14:36:00Z">
        <w:r>
          <w:rPr>
            <w:rFonts w:ascii="Times New Roman" w:hAnsi="Times New Roman" w:eastAsia="Times New Roman" w:cs="Times New Roman"/>
            <w:sz w:val="27"/>
            <w:szCs w:val="27"/>
          </w:rPr>
          <w:pict>
            <v:rect id="_x0000_i1034" o:spt="1" style="height:1.5pt;width:0pt;" fillcolor="#A0A0A0" filled="t" stroked="f" coordsize="21600,21600" o:hr="t" o:hrstd="t" o:hralign="center">
              <v:path/>
              <v:fill on="t" focussize="0,0"/>
              <v:stroke on="f"/>
              <v:imagedata o:title=""/>
              <o:lock v:ext="edit"/>
              <w10:wrap type="none"/>
              <w10:anchorlock/>
            </v:rect>
          </w:pict>
        </w:r>
      </w:ins>
    </w:p>
    <w:p w14:paraId="61CA6AA1">
      <w:pPr>
        <w:spacing w:before="100" w:beforeAutospacing="1" w:after="100" w:afterAutospacing="1"/>
        <w:outlineLvl w:val="2"/>
        <w:rPr>
          <w:ins w:id="1660" w:author="SHARIF ULLAH" w:date="2026-10-07T14:36:00Z"/>
          <w:rFonts w:ascii="Times New Roman" w:hAnsi="Times New Roman" w:eastAsia="Times New Roman" w:cs="Times New Roman"/>
          <w:b w:val="0"/>
          <w:bCs w:val="0"/>
          <w:sz w:val="27"/>
          <w:szCs w:val="27"/>
          <w:rPrChange w:id="1661" w:author="SHARIF ULLAH" w:date="2026-10-07T14:37:00Z">
            <w:rPr>
              <w:ins w:id="1662" w:author="SHARIF ULLAH" w:date="2026-10-07T14:36:00Z"/>
              <w:rFonts w:ascii="Times New Roman" w:hAnsi="Times New Roman" w:eastAsia="Times New Roman" w:cs="Times New Roman"/>
              <w:b/>
              <w:bCs/>
              <w:sz w:val="27"/>
              <w:szCs w:val="27"/>
            </w:rPr>
          </w:rPrChange>
        </w:rPr>
      </w:pPr>
      <w:ins w:id="1663" w:author="SHARIF ULLAH" w:date="2026-10-07T14:36:00Z">
        <w:r>
          <w:rPr>
            <w:rFonts w:ascii="Times New Roman" w:hAnsi="Times New Roman" w:eastAsia="Times New Roman" w:cs="Times New Roman"/>
            <w:b w:val="0"/>
            <w:bCs w:val="0"/>
            <w:sz w:val="27"/>
            <w:szCs w:val="27"/>
            <w:rPrChange w:id="1664" w:author="SHARIF ULLAH" w:date="2026-10-07T14:37:00Z">
              <w:rPr>
                <w:rFonts w:ascii="Times New Roman" w:hAnsi="Times New Roman" w:eastAsia="Times New Roman" w:cs="Times New Roman"/>
                <w:b/>
                <w:bCs/>
                <w:sz w:val="27"/>
                <w:szCs w:val="27"/>
              </w:rPr>
            </w:rPrChange>
          </w:rPr>
          <w:t>User Stories</w:t>
        </w:r>
      </w:ins>
    </w:p>
    <w:p w14:paraId="2D69A038">
      <w:pPr>
        <w:spacing w:before="100" w:beforeAutospacing="1" w:after="100" w:afterAutospacing="1"/>
        <w:outlineLvl w:val="2"/>
        <w:rPr>
          <w:ins w:id="1665" w:author="SHARIF ULLAH" w:date="2026-10-07T14:36:00Z"/>
          <w:rFonts w:ascii="Times New Roman" w:hAnsi="Times New Roman" w:eastAsia="Times New Roman" w:cs="Times New Roman"/>
          <w:b w:val="0"/>
          <w:bCs w:val="0"/>
          <w:sz w:val="27"/>
          <w:szCs w:val="27"/>
          <w:rPrChange w:id="1666" w:author="SHARIF ULLAH" w:date="2026-10-07T14:37:00Z">
            <w:rPr>
              <w:ins w:id="1667" w:author="SHARIF ULLAH" w:date="2026-10-07T14:36:00Z"/>
              <w:rFonts w:ascii="Times New Roman" w:hAnsi="Times New Roman" w:eastAsia="Times New Roman" w:cs="Times New Roman"/>
              <w:b/>
              <w:bCs/>
              <w:sz w:val="27"/>
              <w:szCs w:val="27"/>
            </w:rPr>
          </w:rPrChange>
        </w:rPr>
      </w:pPr>
      <w:ins w:id="1668" w:author="SHARIF ULLAH" w:date="2026-10-07T14:36:00Z">
        <w:r>
          <w:rPr>
            <w:rFonts w:ascii="Times New Roman" w:hAnsi="Times New Roman" w:eastAsia="Times New Roman" w:cs="Times New Roman"/>
            <w:b w:val="0"/>
            <w:bCs w:val="0"/>
            <w:sz w:val="27"/>
            <w:szCs w:val="27"/>
            <w:rPrChange w:id="1669" w:author="SHARIF ULLAH" w:date="2026-10-07T14:37:00Z">
              <w:rPr>
                <w:rFonts w:ascii="Times New Roman" w:hAnsi="Times New Roman" w:eastAsia="Times New Roman" w:cs="Times New Roman"/>
                <w:b/>
                <w:bCs/>
                <w:sz w:val="27"/>
                <w:szCs w:val="27"/>
              </w:rPr>
            </w:rPrChange>
          </w:rPr>
          <w:t>User Story 1:</w:t>
        </w:r>
      </w:ins>
    </w:p>
    <w:p w14:paraId="4834563D">
      <w:pPr>
        <w:spacing w:before="100" w:beforeAutospacing="1" w:after="100" w:afterAutospacing="1"/>
        <w:outlineLvl w:val="2"/>
        <w:rPr>
          <w:ins w:id="1670" w:author="SHARIF ULLAH" w:date="2026-10-07T14:36:00Z"/>
          <w:rFonts w:ascii="Times New Roman" w:hAnsi="Times New Roman" w:eastAsia="Times New Roman" w:cs="Times New Roman"/>
          <w:b w:val="0"/>
          <w:bCs w:val="0"/>
          <w:sz w:val="27"/>
          <w:szCs w:val="27"/>
          <w:rPrChange w:id="1671" w:author="SHARIF ULLAH" w:date="2026-10-07T14:37:00Z">
            <w:rPr>
              <w:ins w:id="1672" w:author="SHARIF ULLAH" w:date="2026-10-07T14:36:00Z"/>
              <w:rFonts w:ascii="Times New Roman" w:hAnsi="Times New Roman" w:eastAsia="Times New Roman" w:cs="Times New Roman"/>
              <w:b/>
              <w:bCs/>
              <w:sz w:val="27"/>
              <w:szCs w:val="27"/>
            </w:rPr>
          </w:rPrChange>
        </w:rPr>
      </w:pPr>
      <w:ins w:id="1673" w:author="SHARIF ULLAH" w:date="2026-10-07T14:36:00Z">
        <w:r>
          <w:rPr>
            <w:rFonts w:ascii="Times New Roman" w:hAnsi="Times New Roman" w:eastAsia="Times New Roman" w:cs="Times New Roman"/>
            <w:b w:val="0"/>
            <w:bCs w:val="0"/>
            <w:sz w:val="27"/>
            <w:szCs w:val="27"/>
            <w:rPrChange w:id="1674" w:author="SHARIF ULLAH" w:date="2026-10-07T14:37:00Z">
              <w:rPr>
                <w:rFonts w:ascii="Times New Roman" w:hAnsi="Times New Roman" w:eastAsia="Times New Roman" w:cs="Times New Roman"/>
                <w:b/>
                <w:bCs/>
                <w:sz w:val="27"/>
                <w:szCs w:val="27"/>
              </w:rPr>
            </w:rPrChange>
          </w:rPr>
          <w:t>As a bakery staff member, I want to manage customer orders so that I can review and update order information.</w:t>
        </w:r>
      </w:ins>
    </w:p>
    <w:p w14:paraId="1ADD5075">
      <w:pPr>
        <w:spacing w:before="100" w:beforeAutospacing="1" w:after="100" w:afterAutospacing="1"/>
        <w:outlineLvl w:val="2"/>
        <w:rPr>
          <w:ins w:id="1675" w:author="SHARIF ULLAH" w:date="2026-10-07T14:36:00Z"/>
          <w:rFonts w:ascii="Times New Roman" w:hAnsi="Times New Roman" w:eastAsia="Times New Roman" w:cs="Times New Roman"/>
          <w:b w:val="0"/>
          <w:bCs w:val="0"/>
          <w:sz w:val="27"/>
          <w:szCs w:val="27"/>
          <w:rPrChange w:id="1676" w:author="SHARIF ULLAH" w:date="2026-10-07T14:37:00Z">
            <w:rPr>
              <w:ins w:id="1677" w:author="SHARIF ULLAH" w:date="2026-10-07T14:36:00Z"/>
              <w:rFonts w:ascii="Times New Roman" w:hAnsi="Times New Roman" w:eastAsia="Times New Roman" w:cs="Times New Roman"/>
              <w:b/>
              <w:bCs/>
              <w:sz w:val="27"/>
              <w:szCs w:val="27"/>
            </w:rPr>
          </w:rPrChange>
        </w:rPr>
      </w:pPr>
      <w:ins w:id="1678" w:author="SHARIF ULLAH" w:date="2026-10-07T14:36:00Z">
        <w:r>
          <w:rPr>
            <w:rFonts w:ascii="Times New Roman" w:hAnsi="Times New Roman" w:eastAsia="Times New Roman" w:cs="Times New Roman"/>
            <w:b w:val="0"/>
            <w:bCs w:val="0"/>
            <w:sz w:val="27"/>
            <w:szCs w:val="27"/>
            <w:rPrChange w:id="1679" w:author="SHARIF ULLAH" w:date="2026-10-07T14:37:00Z">
              <w:rPr>
                <w:rFonts w:ascii="Times New Roman" w:hAnsi="Times New Roman" w:eastAsia="Times New Roman" w:cs="Times New Roman"/>
                <w:b/>
                <w:bCs/>
                <w:sz w:val="27"/>
                <w:szCs w:val="27"/>
              </w:rPr>
            </w:rPrChange>
          </w:rPr>
          <w:t>I. Who: I am a bakery staff member.</w:t>
        </w:r>
      </w:ins>
    </w:p>
    <w:p w14:paraId="37645A5E">
      <w:pPr>
        <w:spacing w:before="100" w:beforeAutospacing="1" w:after="100" w:afterAutospacing="1"/>
        <w:outlineLvl w:val="2"/>
        <w:rPr>
          <w:ins w:id="1680" w:author="SHARIF ULLAH" w:date="2026-10-07T14:36:00Z"/>
          <w:rFonts w:ascii="Times New Roman" w:hAnsi="Times New Roman" w:eastAsia="Times New Roman" w:cs="Times New Roman"/>
          <w:b w:val="0"/>
          <w:bCs w:val="0"/>
          <w:sz w:val="27"/>
          <w:szCs w:val="27"/>
          <w:rPrChange w:id="1681" w:author="SHARIF ULLAH" w:date="2026-10-07T14:37:00Z">
            <w:rPr>
              <w:ins w:id="1682" w:author="SHARIF ULLAH" w:date="2026-10-07T14:36:00Z"/>
              <w:rFonts w:ascii="Times New Roman" w:hAnsi="Times New Roman" w:eastAsia="Times New Roman" w:cs="Times New Roman"/>
              <w:b/>
              <w:bCs/>
              <w:sz w:val="27"/>
              <w:szCs w:val="27"/>
            </w:rPr>
          </w:rPrChange>
        </w:rPr>
      </w:pPr>
      <w:ins w:id="1683" w:author="SHARIF ULLAH" w:date="2026-10-07T14:36:00Z">
        <w:r>
          <w:rPr>
            <w:rFonts w:ascii="Times New Roman" w:hAnsi="Times New Roman" w:eastAsia="Times New Roman" w:cs="Times New Roman"/>
            <w:b w:val="0"/>
            <w:bCs w:val="0"/>
            <w:sz w:val="27"/>
            <w:szCs w:val="27"/>
            <w:rPrChange w:id="1684" w:author="SHARIF ULLAH" w:date="2026-10-07T14:37:00Z">
              <w:rPr>
                <w:rFonts w:ascii="Times New Roman" w:hAnsi="Times New Roman" w:eastAsia="Times New Roman" w:cs="Times New Roman"/>
                <w:b/>
                <w:bCs/>
                <w:sz w:val="27"/>
                <w:szCs w:val="27"/>
              </w:rPr>
            </w:rPrChange>
          </w:rPr>
          <w:t>II. What: I want to review and update customer orders.</w:t>
        </w:r>
      </w:ins>
    </w:p>
    <w:p w14:paraId="1FEB9507">
      <w:pPr>
        <w:spacing w:before="100" w:beforeAutospacing="1" w:after="100" w:afterAutospacing="1"/>
        <w:outlineLvl w:val="2"/>
        <w:rPr>
          <w:ins w:id="1685" w:author="SHARIF ULLAH" w:date="2026-10-07T14:36:00Z"/>
          <w:rFonts w:ascii="Times New Roman" w:hAnsi="Times New Roman" w:eastAsia="Times New Roman" w:cs="Times New Roman"/>
          <w:b w:val="0"/>
          <w:bCs w:val="0"/>
          <w:sz w:val="27"/>
          <w:szCs w:val="27"/>
          <w:rPrChange w:id="1686" w:author="SHARIF ULLAH" w:date="2026-10-07T14:37:00Z">
            <w:rPr>
              <w:ins w:id="1687" w:author="SHARIF ULLAH" w:date="2026-10-07T14:36:00Z"/>
              <w:rFonts w:ascii="Times New Roman" w:hAnsi="Times New Roman" w:eastAsia="Times New Roman" w:cs="Times New Roman"/>
              <w:b/>
              <w:bCs/>
              <w:sz w:val="27"/>
              <w:szCs w:val="27"/>
            </w:rPr>
          </w:rPrChange>
        </w:rPr>
      </w:pPr>
      <w:ins w:id="1688" w:author="SHARIF ULLAH" w:date="2026-10-07T14:36:00Z">
        <w:r>
          <w:rPr>
            <w:rFonts w:ascii="Times New Roman" w:hAnsi="Times New Roman" w:eastAsia="Times New Roman" w:cs="Times New Roman"/>
            <w:b w:val="0"/>
            <w:bCs w:val="0"/>
            <w:sz w:val="27"/>
            <w:szCs w:val="27"/>
            <w:rPrChange w:id="1689" w:author="SHARIF ULLAH" w:date="2026-10-07T14:37:00Z">
              <w:rPr>
                <w:rFonts w:ascii="Times New Roman" w:hAnsi="Times New Roman" w:eastAsia="Times New Roman" w:cs="Times New Roman"/>
                <w:b/>
                <w:bCs/>
                <w:sz w:val="27"/>
                <w:szCs w:val="27"/>
              </w:rPr>
            </w:rPrChange>
          </w:rPr>
          <w:t>III. Why: I can keep the order information up to date.</w:t>
        </w:r>
      </w:ins>
    </w:p>
    <w:p w14:paraId="2BC0EEF5">
      <w:pPr>
        <w:spacing w:before="100" w:beforeAutospacing="1" w:after="100" w:afterAutospacing="1"/>
        <w:outlineLvl w:val="2"/>
        <w:rPr>
          <w:ins w:id="1690" w:author="SHARIF ULLAH" w:date="2026-10-07T14:36:00Z"/>
          <w:rFonts w:ascii="Times New Roman" w:hAnsi="Times New Roman" w:eastAsia="Times New Roman" w:cs="Times New Roman"/>
          <w:b w:val="0"/>
          <w:bCs w:val="0"/>
          <w:sz w:val="27"/>
          <w:szCs w:val="27"/>
          <w:rPrChange w:id="1691" w:author="SHARIF ULLAH" w:date="2026-10-07T14:37:00Z">
            <w:rPr>
              <w:ins w:id="1692" w:author="SHARIF ULLAH" w:date="2026-10-07T14:36:00Z"/>
              <w:rFonts w:ascii="Times New Roman" w:hAnsi="Times New Roman" w:eastAsia="Times New Roman" w:cs="Times New Roman"/>
              <w:b/>
              <w:bCs/>
              <w:sz w:val="27"/>
              <w:szCs w:val="27"/>
            </w:rPr>
          </w:rPrChange>
        </w:rPr>
      </w:pPr>
      <w:ins w:id="1693" w:author="SHARIF ULLAH" w:date="2026-10-07T14:36:00Z">
        <w:r>
          <w:rPr>
            <w:rFonts w:ascii="Times New Roman" w:hAnsi="Times New Roman" w:eastAsia="Times New Roman" w:cs="Times New Roman"/>
            <w:b w:val="0"/>
            <w:bCs w:val="0"/>
            <w:sz w:val="27"/>
            <w:szCs w:val="27"/>
            <w:rPrChange w:id="1694" w:author="SHARIF ULLAH" w:date="2026-10-07T14:37:00Z">
              <w:rPr>
                <w:rFonts w:ascii="Times New Roman" w:hAnsi="Times New Roman" w:eastAsia="Times New Roman" w:cs="Times New Roman"/>
                <w:b/>
                <w:bCs/>
                <w:sz w:val="27"/>
                <w:szCs w:val="27"/>
              </w:rPr>
            </w:rPrChange>
          </w:rPr>
          <w:t>Scenario: Successful order management</w:t>
        </w:r>
      </w:ins>
    </w:p>
    <w:p w14:paraId="239BF670">
      <w:pPr>
        <w:spacing w:before="100" w:beforeAutospacing="1" w:after="100" w:afterAutospacing="1"/>
        <w:outlineLvl w:val="2"/>
        <w:rPr>
          <w:ins w:id="1695" w:author="SHARIF ULLAH" w:date="2026-10-07T14:36:00Z"/>
          <w:rFonts w:ascii="Times New Roman" w:hAnsi="Times New Roman" w:eastAsia="Times New Roman" w:cs="Times New Roman"/>
          <w:b w:val="0"/>
          <w:bCs w:val="0"/>
          <w:sz w:val="27"/>
          <w:szCs w:val="27"/>
          <w:rPrChange w:id="1696" w:author="SHARIF ULLAH" w:date="2026-10-07T14:37:00Z">
            <w:rPr>
              <w:ins w:id="1697" w:author="SHARIF ULLAH" w:date="2026-10-07T14:36:00Z"/>
              <w:rFonts w:ascii="Times New Roman" w:hAnsi="Times New Roman" w:eastAsia="Times New Roman" w:cs="Times New Roman"/>
              <w:b/>
              <w:bCs/>
              <w:sz w:val="27"/>
              <w:szCs w:val="27"/>
            </w:rPr>
          </w:rPrChange>
        </w:rPr>
      </w:pPr>
      <w:ins w:id="1698" w:author="SHARIF ULLAH" w:date="2026-10-07T14:36:00Z">
        <w:r>
          <w:rPr>
            <w:rFonts w:ascii="Times New Roman" w:hAnsi="Times New Roman" w:eastAsia="Times New Roman" w:cs="Times New Roman"/>
            <w:b w:val="0"/>
            <w:bCs w:val="0"/>
            <w:sz w:val="27"/>
            <w:szCs w:val="27"/>
            <w:rPrChange w:id="1699" w:author="SHARIF ULLAH" w:date="2026-10-07T14:37:00Z">
              <w:rPr>
                <w:rFonts w:ascii="Times New Roman" w:hAnsi="Times New Roman" w:eastAsia="Times New Roman" w:cs="Times New Roman"/>
                <w:b/>
                <w:bCs/>
                <w:sz w:val="27"/>
                <w:szCs w:val="27"/>
              </w:rPr>
            </w:rPrChange>
          </w:rPr>
          <w:t>Given: at least one customer order exists.</w:t>
        </w:r>
      </w:ins>
    </w:p>
    <w:p w14:paraId="3149DA77">
      <w:pPr>
        <w:spacing w:before="100" w:beforeAutospacing="1" w:after="100" w:afterAutospacing="1"/>
        <w:outlineLvl w:val="2"/>
        <w:rPr>
          <w:ins w:id="1700" w:author="SHARIF ULLAH" w:date="2026-10-07T14:36:00Z"/>
          <w:rFonts w:ascii="Times New Roman" w:hAnsi="Times New Roman" w:eastAsia="Times New Roman" w:cs="Times New Roman"/>
          <w:b w:val="0"/>
          <w:bCs w:val="0"/>
          <w:sz w:val="27"/>
          <w:szCs w:val="27"/>
          <w:rPrChange w:id="1701" w:author="SHARIF ULLAH" w:date="2026-10-07T14:37:00Z">
            <w:rPr>
              <w:ins w:id="1702" w:author="SHARIF ULLAH" w:date="2026-10-07T14:36:00Z"/>
              <w:rFonts w:ascii="Times New Roman" w:hAnsi="Times New Roman" w:eastAsia="Times New Roman" w:cs="Times New Roman"/>
              <w:b/>
              <w:bCs/>
              <w:sz w:val="27"/>
              <w:szCs w:val="27"/>
            </w:rPr>
          </w:rPrChange>
        </w:rPr>
      </w:pPr>
      <w:ins w:id="1703" w:author="SHARIF ULLAH" w:date="2026-10-07T14:36:00Z">
        <w:r>
          <w:rPr>
            <w:rFonts w:ascii="Times New Roman" w:hAnsi="Times New Roman" w:eastAsia="Times New Roman" w:cs="Times New Roman"/>
            <w:b w:val="0"/>
            <w:bCs w:val="0"/>
            <w:sz w:val="27"/>
            <w:szCs w:val="27"/>
            <w:rPrChange w:id="1704" w:author="SHARIF ULLAH" w:date="2026-10-07T14:37:00Z">
              <w:rPr>
                <w:rFonts w:ascii="Times New Roman" w:hAnsi="Times New Roman" w:eastAsia="Times New Roman" w:cs="Times New Roman"/>
                <w:b/>
                <w:bCs/>
                <w:sz w:val="27"/>
                <w:szCs w:val="27"/>
              </w:rPr>
            </w:rPrChange>
          </w:rPr>
          <w:t>And: the bakery staff member is logged in and has permission to manage orders.</w:t>
        </w:r>
      </w:ins>
    </w:p>
    <w:p w14:paraId="794ECE69">
      <w:pPr>
        <w:spacing w:before="100" w:beforeAutospacing="1" w:after="100" w:afterAutospacing="1"/>
        <w:outlineLvl w:val="2"/>
        <w:rPr>
          <w:ins w:id="1705" w:author="SHARIF ULLAH" w:date="2026-10-07T14:36:00Z"/>
          <w:rFonts w:ascii="Times New Roman" w:hAnsi="Times New Roman" w:eastAsia="Times New Roman" w:cs="Times New Roman"/>
          <w:b w:val="0"/>
          <w:bCs w:val="0"/>
          <w:sz w:val="27"/>
          <w:szCs w:val="27"/>
          <w:rPrChange w:id="1706" w:author="SHARIF ULLAH" w:date="2026-10-07T14:37:00Z">
            <w:rPr>
              <w:ins w:id="1707" w:author="SHARIF ULLAH" w:date="2026-10-07T14:36:00Z"/>
              <w:rFonts w:ascii="Times New Roman" w:hAnsi="Times New Roman" w:eastAsia="Times New Roman" w:cs="Times New Roman"/>
              <w:b/>
              <w:bCs/>
              <w:sz w:val="27"/>
              <w:szCs w:val="27"/>
            </w:rPr>
          </w:rPrChange>
        </w:rPr>
      </w:pPr>
      <w:ins w:id="1708" w:author="SHARIF ULLAH" w:date="2026-10-07T14:36:00Z">
        <w:r>
          <w:rPr>
            <w:rFonts w:ascii="Times New Roman" w:hAnsi="Times New Roman" w:eastAsia="Times New Roman" w:cs="Times New Roman"/>
            <w:b w:val="0"/>
            <w:bCs w:val="0"/>
            <w:sz w:val="27"/>
            <w:szCs w:val="27"/>
            <w:rPrChange w:id="1709" w:author="SHARIF ULLAH" w:date="2026-10-07T14:37:00Z">
              <w:rPr>
                <w:rFonts w:ascii="Times New Roman" w:hAnsi="Times New Roman" w:eastAsia="Times New Roman" w:cs="Times New Roman"/>
                <w:b/>
                <w:bCs/>
                <w:sz w:val="27"/>
                <w:szCs w:val="27"/>
              </w:rPr>
            </w:rPrChange>
          </w:rPr>
          <w:t>When: the staff member selects an order and reviews or updates it.</w:t>
        </w:r>
      </w:ins>
    </w:p>
    <w:p w14:paraId="5F518169">
      <w:pPr>
        <w:spacing w:before="100" w:beforeAutospacing="1" w:after="100" w:afterAutospacing="1"/>
        <w:outlineLvl w:val="2"/>
        <w:rPr>
          <w:ins w:id="1710" w:author="SHARIF ULLAH" w:date="2026-10-07T14:36:00Z"/>
          <w:rFonts w:ascii="Times New Roman" w:hAnsi="Times New Roman" w:eastAsia="Times New Roman" w:cs="Times New Roman"/>
          <w:b w:val="0"/>
          <w:bCs w:val="0"/>
          <w:sz w:val="27"/>
          <w:szCs w:val="27"/>
          <w:rPrChange w:id="1711" w:author="SHARIF ULLAH" w:date="2026-10-07T14:37:00Z">
            <w:rPr>
              <w:ins w:id="1712" w:author="SHARIF ULLAH" w:date="2026-10-07T14:36:00Z"/>
              <w:rFonts w:ascii="Times New Roman" w:hAnsi="Times New Roman" w:eastAsia="Times New Roman" w:cs="Times New Roman"/>
              <w:b/>
              <w:bCs/>
              <w:sz w:val="27"/>
              <w:szCs w:val="27"/>
            </w:rPr>
          </w:rPrChange>
        </w:rPr>
      </w:pPr>
      <w:ins w:id="1713" w:author="SHARIF ULLAH" w:date="2026-10-07T14:36:00Z">
        <w:r>
          <w:rPr>
            <w:rFonts w:ascii="Times New Roman" w:hAnsi="Times New Roman" w:eastAsia="Times New Roman" w:cs="Times New Roman"/>
            <w:b w:val="0"/>
            <w:bCs w:val="0"/>
            <w:sz w:val="27"/>
            <w:szCs w:val="27"/>
            <w:rPrChange w:id="1714" w:author="SHARIF ULLAH" w:date="2026-10-07T14:37:00Z">
              <w:rPr>
                <w:rFonts w:ascii="Times New Roman" w:hAnsi="Times New Roman" w:eastAsia="Times New Roman" w:cs="Times New Roman"/>
                <w:b/>
                <w:bCs/>
                <w:sz w:val="27"/>
                <w:szCs w:val="27"/>
              </w:rPr>
            </w:rPrChange>
          </w:rPr>
          <w:t>Then: the system saves the changes.</w:t>
        </w:r>
      </w:ins>
    </w:p>
    <w:p w14:paraId="54DE8F4E">
      <w:pPr>
        <w:spacing w:before="100" w:beforeAutospacing="1" w:after="100" w:afterAutospacing="1"/>
        <w:outlineLvl w:val="2"/>
        <w:rPr>
          <w:ins w:id="1715" w:author="SHARIF ULLAH" w:date="2026-10-07T14:36:00Z"/>
          <w:rFonts w:ascii="Times New Roman" w:hAnsi="Times New Roman" w:eastAsia="Times New Roman" w:cs="Times New Roman"/>
          <w:b w:val="0"/>
          <w:bCs w:val="0"/>
          <w:sz w:val="27"/>
          <w:szCs w:val="27"/>
          <w:rPrChange w:id="1716" w:author="SHARIF ULLAH" w:date="2026-10-07T14:37:00Z">
            <w:rPr>
              <w:ins w:id="1717" w:author="SHARIF ULLAH" w:date="2026-10-07T14:36:00Z"/>
              <w:rFonts w:ascii="Times New Roman" w:hAnsi="Times New Roman" w:eastAsia="Times New Roman" w:cs="Times New Roman"/>
              <w:b/>
              <w:bCs/>
              <w:sz w:val="27"/>
              <w:szCs w:val="27"/>
            </w:rPr>
          </w:rPrChange>
        </w:rPr>
      </w:pPr>
      <w:ins w:id="1718" w:author="SHARIF ULLAH" w:date="2026-10-07T14:36:00Z">
        <w:r>
          <w:rPr>
            <w:rFonts w:ascii="Times New Roman" w:hAnsi="Times New Roman" w:eastAsia="Times New Roman" w:cs="Times New Roman"/>
            <w:b w:val="0"/>
            <w:bCs w:val="0"/>
            <w:sz w:val="27"/>
            <w:szCs w:val="27"/>
            <w:rPrChange w:id="1719" w:author="SHARIF ULLAH" w:date="2026-10-07T14:37:00Z">
              <w:rPr>
                <w:rFonts w:ascii="Times New Roman" w:hAnsi="Times New Roman" w:eastAsia="Times New Roman" w:cs="Times New Roman"/>
                <w:b/>
                <w:bCs/>
                <w:sz w:val="27"/>
                <w:szCs w:val="27"/>
              </w:rPr>
            </w:rPrChange>
          </w:rPr>
          <w:t>And: the system displays a confirmation message.</w:t>
        </w:r>
      </w:ins>
    </w:p>
    <w:p w14:paraId="792C8E55">
      <w:pPr>
        <w:spacing w:before="100" w:beforeAutospacing="1" w:after="100" w:afterAutospacing="1"/>
        <w:outlineLvl w:val="2"/>
        <w:rPr>
          <w:ins w:id="1720" w:author="SHARIF ULLAH" w:date="2026-10-07T14:36:00Z"/>
          <w:rFonts w:ascii="Times New Roman" w:hAnsi="Times New Roman" w:eastAsia="Times New Roman" w:cs="Times New Roman"/>
          <w:b w:val="0"/>
          <w:bCs w:val="0"/>
          <w:sz w:val="27"/>
          <w:szCs w:val="27"/>
          <w:rPrChange w:id="1721" w:author="SHARIF ULLAH" w:date="2026-10-07T14:37:00Z">
            <w:rPr>
              <w:ins w:id="1722" w:author="SHARIF ULLAH" w:date="2026-10-07T14:36:00Z"/>
              <w:rFonts w:ascii="Times New Roman" w:hAnsi="Times New Roman" w:eastAsia="Times New Roman" w:cs="Times New Roman"/>
              <w:b/>
              <w:bCs/>
              <w:sz w:val="27"/>
              <w:szCs w:val="27"/>
            </w:rPr>
          </w:rPrChange>
        </w:rPr>
      </w:pPr>
      <w:ins w:id="1723" w:author="SHARIF ULLAH" w:date="2026-10-07T14:36:00Z">
        <w:r>
          <w:rPr>
            <w:rFonts w:ascii="Times New Roman" w:hAnsi="Times New Roman" w:eastAsia="Times New Roman" w:cs="Times New Roman"/>
            <w:sz w:val="27"/>
            <w:szCs w:val="27"/>
          </w:rPr>
          <w:pict>
            <v:rect id="_x0000_i1035" o:spt="1" style="height:1.5pt;width:0pt;" fillcolor="#A0A0A0" filled="t" stroked="f" coordsize="21600,21600" o:hr="t" o:hrstd="t" o:hralign="center">
              <v:path/>
              <v:fill on="t" focussize="0,0"/>
              <v:stroke on="f"/>
              <v:imagedata o:title=""/>
              <o:lock v:ext="edit"/>
              <w10:wrap type="none"/>
              <w10:anchorlock/>
            </v:rect>
          </w:pict>
        </w:r>
      </w:ins>
    </w:p>
    <w:p w14:paraId="3D5D3B68">
      <w:pPr>
        <w:spacing w:before="100" w:beforeAutospacing="1" w:after="100" w:afterAutospacing="1"/>
        <w:outlineLvl w:val="2"/>
        <w:rPr>
          <w:ins w:id="1725" w:author="SHARIF ULLAH" w:date="2026-10-07T14:36:00Z"/>
          <w:rFonts w:ascii="Times New Roman" w:hAnsi="Times New Roman" w:eastAsia="Times New Roman" w:cs="Times New Roman"/>
          <w:b w:val="0"/>
          <w:bCs w:val="0"/>
          <w:sz w:val="27"/>
          <w:szCs w:val="27"/>
          <w:rPrChange w:id="1726" w:author="SHARIF ULLAH" w:date="2026-10-07T14:37:00Z">
            <w:rPr>
              <w:ins w:id="1727" w:author="SHARIF ULLAH" w:date="2026-10-07T14:36:00Z"/>
              <w:rFonts w:ascii="Times New Roman" w:hAnsi="Times New Roman" w:eastAsia="Times New Roman" w:cs="Times New Roman"/>
              <w:b/>
              <w:bCs/>
              <w:sz w:val="27"/>
              <w:szCs w:val="27"/>
            </w:rPr>
          </w:rPrChange>
        </w:rPr>
      </w:pPr>
      <w:ins w:id="1728" w:author="SHARIF ULLAH" w:date="2026-10-07T14:36:00Z">
        <w:r>
          <w:rPr>
            <w:rFonts w:ascii="Times New Roman" w:hAnsi="Times New Roman" w:eastAsia="Times New Roman" w:cs="Times New Roman"/>
            <w:b w:val="0"/>
            <w:bCs w:val="0"/>
            <w:sz w:val="27"/>
            <w:szCs w:val="27"/>
            <w:rPrChange w:id="1729" w:author="SHARIF ULLAH" w:date="2026-10-07T14:37:00Z">
              <w:rPr>
                <w:rFonts w:ascii="Times New Roman" w:hAnsi="Times New Roman" w:eastAsia="Times New Roman" w:cs="Times New Roman"/>
                <w:b/>
                <w:bCs/>
                <w:sz w:val="27"/>
                <w:szCs w:val="27"/>
              </w:rPr>
            </w:rPrChange>
          </w:rPr>
          <w:t>User Story 2:</w:t>
        </w:r>
      </w:ins>
    </w:p>
    <w:p w14:paraId="3CBCC73E">
      <w:pPr>
        <w:spacing w:before="100" w:beforeAutospacing="1" w:after="100" w:afterAutospacing="1"/>
        <w:outlineLvl w:val="2"/>
        <w:rPr>
          <w:ins w:id="1730" w:author="SHARIF ULLAH" w:date="2026-10-07T14:36:00Z"/>
          <w:rFonts w:ascii="Times New Roman" w:hAnsi="Times New Roman" w:eastAsia="Times New Roman" w:cs="Times New Roman"/>
          <w:b w:val="0"/>
          <w:bCs w:val="0"/>
          <w:sz w:val="27"/>
          <w:szCs w:val="27"/>
          <w:rPrChange w:id="1731" w:author="SHARIF ULLAH" w:date="2026-10-07T14:37:00Z">
            <w:rPr>
              <w:ins w:id="1732" w:author="SHARIF ULLAH" w:date="2026-10-07T14:36:00Z"/>
              <w:rFonts w:ascii="Times New Roman" w:hAnsi="Times New Roman" w:eastAsia="Times New Roman" w:cs="Times New Roman"/>
              <w:b/>
              <w:bCs/>
              <w:sz w:val="27"/>
              <w:szCs w:val="27"/>
            </w:rPr>
          </w:rPrChange>
        </w:rPr>
      </w:pPr>
      <w:ins w:id="1733" w:author="SHARIF ULLAH" w:date="2026-10-07T14:36:00Z">
        <w:r>
          <w:rPr>
            <w:rFonts w:ascii="Times New Roman" w:hAnsi="Times New Roman" w:eastAsia="Times New Roman" w:cs="Times New Roman"/>
            <w:b w:val="0"/>
            <w:bCs w:val="0"/>
            <w:sz w:val="27"/>
            <w:szCs w:val="27"/>
            <w:rPrChange w:id="1734" w:author="SHARIF ULLAH" w:date="2026-10-07T14:37:00Z">
              <w:rPr>
                <w:rFonts w:ascii="Times New Roman" w:hAnsi="Times New Roman" w:eastAsia="Times New Roman" w:cs="Times New Roman"/>
                <w:b/>
                <w:bCs/>
                <w:sz w:val="27"/>
                <w:szCs w:val="27"/>
              </w:rPr>
            </w:rPrChange>
          </w:rPr>
          <w:t>As a bakery staff member, I want to be notified when a selected order does not exist or has already been cancelled so that I can select another order.</w:t>
        </w:r>
      </w:ins>
    </w:p>
    <w:p w14:paraId="313473C9">
      <w:pPr>
        <w:spacing w:before="100" w:beforeAutospacing="1" w:after="100" w:afterAutospacing="1"/>
        <w:outlineLvl w:val="2"/>
        <w:rPr>
          <w:ins w:id="1735" w:author="SHARIF ULLAH" w:date="2026-10-07T14:36:00Z"/>
          <w:rFonts w:ascii="Times New Roman" w:hAnsi="Times New Roman" w:eastAsia="Times New Roman" w:cs="Times New Roman"/>
          <w:b w:val="0"/>
          <w:bCs w:val="0"/>
          <w:sz w:val="27"/>
          <w:szCs w:val="27"/>
          <w:rPrChange w:id="1736" w:author="SHARIF ULLAH" w:date="2026-10-07T14:37:00Z">
            <w:rPr>
              <w:ins w:id="1737" w:author="SHARIF ULLAH" w:date="2026-10-07T14:36:00Z"/>
              <w:rFonts w:ascii="Times New Roman" w:hAnsi="Times New Roman" w:eastAsia="Times New Roman" w:cs="Times New Roman"/>
              <w:b/>
              <w:bCs/>
              <w:sz w:val="27"/>
              <w:szCs w:val="27"/>
            </w:rPr>
          </w:rPrChange>
        </w:rPr>
      </w:pPr>
      <w:ins w:id="1738" w:author="SHARIF ULLAH" w:date="2026-10-07T14:36:00Z">
        <w:r>
          <w:rPr>
            <w:rFonts w:ascii="Times New Roman" w:hAnsi="Times New Roman" w:eastAsia="Times New Roman" w:cs="Times New Roman"/>
            <w:b w:val="0"/>
            <w:bCs w:val="0"/>
            <w:sz w:val="27"/>
            <w:szCs w:val="27"/>
            <w:rPrChange w:id="1739" w:author="SHARIF ULLAH" w:date="2026-10-07T14:37:00Z">
              <w:rPr>
                <w:rFonts w:ascii="Times New Roman" w:hAnsi="Times New Roman" w:eastAsia="Times New Roman" w:cs="Times New Roman"/>
                <w:b/>
                <w:bCs/>
                <w:sz w:val="27"/>
                <w:szCs w:val="27"/>
              </w:rPr>
            </w:rPrChange>
          </w:rPr>
          <w:t>I. Who: I am a bakery staff member.</w:t>
        </w:r>
      </w:ins>
    </w:p>
    <w:p w14:paraId="444AACD4">
      <w:pPr>
        <w:spacing w:before="100" w:beforeAutospacing="1" w:after="100" w:afterAutospacing="1"/>
        <w:outlineLvl w:val="2"/>
        <w:rPr>
          <w:ins w:id="1740" w:author="SHARIF ULLAH" w:date="2026-10-07T14:36:00Z"/>
          <w:rFonts w:ascii="Times New Roman" w:hAnsi="Times New Roman" w:eastAsia="Times New Roman" w:cs="Times New Roman"/>
          <w:b w:val="0"/>
          <w:bCs w:val="0"/>
          <w:sz w:val="27"/>
          <w:szCs w:val="27"/>
          <w:rPrChange w:id="1741" w:author="SHARIF ULLAH" w:date="2026-10-07T14:37:00Z">
            <w:rPr>
              <w:ins w:id="1742" w:author="SHARIF ULLAH" w:date="2026-10-07T14:36:00Z"/>
              <w:rFonts w:ascii="Times New Roman" w:hAnsi="Times New Roman" w:eastAsia="Times New Roman" w:cs="Times New Roman"/>
              <w:b/>
              <w:bCs/>
              <w:sz w:val="27"/>
              <w:szCs w:val="27"/>
            </w:rPr>
          </w:rPrChange>
        </w:rPr>
      </w:pPr>
      <w:ins w:id="1743" w:author="SHARIF ULLAH" w:date="2026-10-07T14:36:00Z">
        <w:r>
          <w:rPr>
            <w:rFonts w:ascii="Times New Roman" w:hAnsi="Times New Roman" w:eastAsia="Times New Roman" w:cs="Times New Roman"/>
            <w:b w:val="0"/>
            <w:bCs w:val="0"/>
            <w:sz w:val="27"/>
            <w:szCs w:val="27"/>
            <w:rPrChange w:id="1744" w:author="SHARIF ULLAH" w:date="2026-10-07T14:37:00Z">
              <w:rPr>
                <w:rFonts w:ascii="Times New Roman" w:hAnsi="Times New Roman" w:eastAsia="Times New Roman" w:cs="Times New Roman"/>
                <w:b/>
                <w:bCs/>
                <w:sz w:val="27"/>
                <w:szCs w:val="27"/>
              </w:rPr>
            </w:rPrChange>
          </w:rPr>
          <w:t>II. What: I want to know when the selected order is unavailable.</w:t>
        </w:r>
      </w:ins>
    </w:p>
    <w:p w14:paraId="7FD50D70">
      <w:pPr>
        <w:spacing w:before="100" w:beforeAutospacing="1" w:after="100" w:afterAutospacing="1"/>
        <w:outlineLvl w:val="2"/>
        <w:rPr>
          <w:ins w:id="1745" w:author="SHARIF ULLAH" w:date="2026-10-07T14:36:00Z"/>
          <w:rFonts w:ascii="Times New Roman" w:hAnsi="Times New Roman" w:eastAsia="Times New Roman" w:cs="Times New Roman"/>
          <w:b w:val="0"/>
          <w:bCs w:val="0"/>
          <w:sz w:val="27"/>
          <w:szCs w:val="27"/>
          <w:rPrChange w:id="1746" w:author="SHARIF ULLAH" w:date="2026-10-07T14:37:00Z">
            <w:rPr>
              <w:ins w:id="1747" w:author="SHARIF ULLAH" w:date="2026-10-07T14:36:00Z"/>
              <w:rFonts w:ascii="Times New Roman" w:hAnsi="Times New Roman" w:eastAsia="Times New Roman" w:cs="Times New Roman"/>
              <w:b/>
              <w:bCs/>
              <w:sz w:val="27"/>
              <w:szCs w:val="27"/>
            </w:rPr>
          </w:rPrChange>
        </w:rPr>
      </w:pPr>
      <w:ins w:id="1748" w:author="SHARIF ULLAH" w:date="2026-10-07T14:36:00Z">
        <w:r>
          <w:rPr>
            <w:rFonts w:ascii="Times New Roman" w:hAnsi="Times New Roman" w:eastAsia="Times New Roman" w:cs="Times New Roman"/>
            <w:b w:val="0"/>
            <w:bCs w:val="0"/>
            <w:sz w:val="27"/>
            <w:szCs w:val="27"/>
            <w:rPrChange w:id="1749" w:author="SHARIF ULLAH" w:date="2026-10-07T14:37:00Z">
              <w:rPr>
                <w:rFonts w:ascii="Times New Roman" w:hAnsi="Times New Roman" w:eastAsia="Times New Roman" w:cs="Times New Roman"/>
                <w:b/>
                <w:bCs/>
                <w:sz w:val="27"/>
                <w:szCs w:val="27"/>
              </w:rPr>
            </w:rPrChange>
          </w:rPr>
          <w:t>III. Why: I can select another valid order or return to the order list.</w:t>
        </w:r>
      </w:ins>
    </w:p>
    <w:p w14:paraId="2B718C62">
      <w:pPr>
        <w:spacing w:before="100" w:beforeAutospacing="1" w:after="100" w:afterAutospacing="1"/>
        <w:outlineLvl w:val="2"/>
        <w:rPr>
          <w:ins w:id="1750" w:author="SHARIF ULLAH" w:date="2026-10-07T14:36:00Z"/>
          <w:rFonts w:ascii="Times New Roman" w:hAnsi="Times New Roman" w:eastAsia="Times New Roman" w:cs="Times New Roman"/>
          <w:b w:val="0"/>
          <w:bCs w:val="0"/>
          <w:sz w:val="27"/>
          <w:szCs w:val="27"/>
          <w:rPrChange w:id="1751" w:author="SHARIF ULLAH" w:date="2026-10-07T14:37:00Z">
            <w:rPr>
              <w:ins w:id="1752" w:author="SHARIF ULLAH" w:date="2026-10-07T14:36:00Z"/>
              <w:rFonts w:ascii="Times New Roman" w:hAnsi="Times New Roman" w:eastAsia="Times New Roman" w:cs="Times New Roman"/>
              <w:b/>
              <w:bCs/>
              <w:sz w:val="27"/>
              <w:szCs w:val="27"/>
            </w:rPr>
          </w:rPrChange>
        </w:rPr>
      </w:pPr>
      <w:ins w:id="1753" w:author="SHARIF ULLAH" w:date="2026-10-07T14:36:00Z">
        <w:r>
          <w:rPr>
            <w:rFonts w:ascii="Times New Roman" w:hAnsi="Times New Roman" w:eastAsia="Times New Roman" w:cs="Times New Roman"/>
            <w:b w:val="0"/>
            <w:bCs w:val="0"/>
            <w:sz w:val="27"/>
            <w:szCs w:val="27"/>
            <w:rPrChange w:id="1754" w:author="SHARIF ULLAH" w:date="2026-10-07T14:37:00Z">
              <w:rPr>
                <w:rFonts w:ascii="Times New Roman" w:hAnsi="Times New Roman" w:eastAsia="Times New Roman" w:cs="Times New Roman"/>
                <w:b/>
                <w:bCs/>
                <w:sz w:val="27"/>
                <w:szCs w:val="27"/>
              </w:rPr>
            </w:rPrChange>
          </w:rPr>
          <w:t>Acceptance Criteria:</w:t>
        </w:r>
      </w:ins>
    </w:p>
    <w:p w14:paraId="3E234778">
      <w:pPr>
        <w:spacing w:before="100" w:beforeAutospacing="1" w:after="100" w:afterAutospacing="1"/>
        <w:outlineLvl w:val="2"/>
        <w:rPr>
          <w:ins w:id="1755" w:author="SHARIF ULLAH" w:date="2026-10-07T14:36:00Z"/>
          <w:rFonts w:ascii="Times New Roman" w:hAnsi="Times New Roman" w:eastAsia="Times New Roman" w:cs="Times New Roman"/>
          <w:b w:val="0"/>
          <w:bCs w:val="0"/>
          <w:sz w:val="27"/>
          <w:szCs w:val="27"/>
          <w:rPrChange w:id="1756" w:author="SHARIF ULLAH" w:date="2026-10-07T14:37:00Z">
            <w:rPr>
              <w:ins w:id="1757" w:author="SHARIF ULLAH" w:date="2026-10-07T14:36:00Z"/>
              <w:rFonts w:ascii="Times New Roman" w:hAnsi="Times New Roman" w:eastAsia="Times New Roman" w:cs="Times New Roman"/>
              <w:b/>
              <w:bCs/>
              <w:sz w:val="27"/>
              <w:szCs w:val="27"/>
            </w:rPr>
          </w:rPrChange>
        </w:rPr>
      </w:pPr>
      <w:ins w:id="1758" w:author="SHARIF ULLAH" w:date="2026-10-07T14:36:00Z">
        <w:r>
          <w:rPr>
            <w:rFonts w:ascii="Times New Roman" w:hAnsi="Times New Roman" w:eastAsia="Times New Roman" w:cs="Times New Roman"/>
            <w:b w:val="0"/>
            <w:bCs w:val="0"/>
            <w:sz w:val="27"/>
            <w:szCs w:val="27"/>
            <w:rPrChange w:id="1759" w:author="SHARIF ULLAH" w:date="2026-10-07T14:37:00Z">
              <w:rPr>
                <w:rFonts w:ascii="Times New Roman" w:hAnsi="Times New Roman" w:eastAsia="Times New Roman" w:cs="Times New Roman"/>
                <w:b/>
                <w:bCs/>
                <w:sz w:val="27"/>
                <w:szCs w:val="27"/>
              </w:rPr>
            </w:rPrChange>
          </w:rPr>
          <w:t>Scenario: Order does not exist or is cancelled</w:t>
        </w:r>
      </w:ins>
    </w:p>
    <w:p w14:paraId="6A79A573">
      <w:pPr>
        <w:spacing w:before="100" w:beforeAutospacing="1" w:after="100" w:afterAutospacing="1"/>
        <w:outlineLvl w:val="2"/>
        <w:rPr>
          <w:ins w:id="1760" w:author="SHARIF ULLAH" w:date="2026-10-07T14:36:00Z"/>
          <w:rFonts w:ascii="Times New Roman" w:hAnsi="Times New Roman" w:eastAsia="Times New Roman" w:cs="Times New Roman"/>
          <w:b w:val="0"/>
          <w:bCs w:val="0"/>
          <w:sz w:val="27"/>
          <w:szCs w:val="27"/>
          <w:rPrChange w:id="1761" w:author="SHARIF ULLAH" w:date="2026-10-07T14:37:00Z">
            <w:rPr>
              <w:ins w:id="1762" w:author="SHARIF ULLAH" w:date="2026-10-07T14:36:00Z"/>
              <w:rFonts w:ascii="Times New Roman" w:hAnsi="Times New Roman" w:eastAsia="Times New Roman" w:cs="Times New Roman"/>
              <w:b/>
              <w:bCs/>
              <w:sz w:val="27"/>
              <w:szCs w:val="27"/>
            </w:rPr>
          </w:rPrChange>
        </w:rPr>
      </w:pPr>
      <w:ins w:id="1763" w:author="SHARIF ULLAH" w:date="2026-10-07T14:36:00Z">
        <w:r>
          <w:rPr>
            <w:rFonts w:ascii="Times New Roman" w:hAnsi="Times New Roman" w:eastAsia="Times New Roman" w:cs="Times New Roman"/>
            <w:b w:val="0"/>
            <w:bCs w:val="0"/>
            <w:sz w:val="27"/>
            <w:szCs w:val="27"/>
            <w:rPrChange w:id="1764" w:author="SHARIF ULLAH" w:date="2026-10-07T14:37:00Z">
              <w:rPr>
                <w:rFonts w:ascii="Times New Roman" w:hAnsi="Times New Roman" w:eastAsia="Times New Roman" w:cs="Times New Roman"/>
                <w:b/>
                <w:bCs/>
                <w:sz w:val="27"/>
                <w:szCs w:val="27"/>
              </w:rPr>
            </w:rPrChange>
          </w:rPr>
          <w:t>Given: the selected order does not exist or has already been cancelled.</w:t>
        </w:r>
      </w:ins>
    </w:p>
    <w:p w14:paraId="57CD2B55">
      <w:pPr>
        <w:spacing w:before="100" w:beforeAutospacing="1" w:after="100" w:afterAutospacing="1"/>
        <w:outlineLvl w:val="2"/>
        <w:rPr>
          <w:ins w:id="1765" w:author="SHARIF ULLAH" w:date="2026-10-07T14:36:00Z"/>
          <w:rFonts w:ascii="Times New Roman" w:hAnsi="Times New Roman" w:eastAsia="Times New Roman" w:cs="Times New Roman"/>
          <w:b w:val="0"/>
          <w:bCs w:val="0"/>
          <w:sz w:val="27"/>
          <w:szCs w:val="27"/>
          <w:rPrChange w:id="1766" w:author="SHARIF ULLAH" w:date="2026-10-07T14:37:00Z">
            <w:rPr>
              <w:ins w:id="1767" w:author="SHARIF ULLAH" w:date="2026-10-07T14:36:00Z"/>
              <w:rFonts w:ascii="Times New Roman" w:hAnsi="Times New Roman" w:eastAsia="Times New Roman" w:cs="Times New Roman"/>
              <w:b/>
              <w:bCs/>
              <w:sz w:val="27"/>
              <w:szCs w:val="27"/>
            </w:rPr>
          </w:rPrChange>
        </w:rPr>
      </w:pPr>
      <w:ins w:id="1768" w:author="SHARIF ULLAH" w:date="2026-10-07T14:36:00Z">
        <w:r>
          <w:rPr>
            <w:rFonts w:ascii="Times New Roman" w:hAnsi="Times New Roman" w:eastAsia="Times New Roman" w:cs="Times New Roman"/>
            <w:b w:val="0"/>
            <w:bCs w:val="0"/>
            <w:sz w:val="27"/>
            <w:szCs w:val="27"/>
            <w:rPrChange w:id="1769" w:author="SHARIF ULLAH" w:date="2026-10-07T14:37:00Z">
              <w:rPr>
                <w:rFonts w:ascii="Times New Roman" w:hAnsi="Times New Roman" w:eastAsia="Times New Roman" w:cs="Times New Roman"/>
                <w:b/>
                <w:bCs/>
                <w:sz w:val="27"/>
                <w:szCs w:val="27"/>
              </w:rPr>
            </w:rPrChange>
          </w:rPr>
          <w:t>When: the staff member selects the order.</w:t>
        </w:r>
      </w:ins>
    </w:p>
    <w:p w14:paraId="75042DB3">
      <w:pPr>
        <w:spacing w:before="100" w:beforeAutospacing="1" w:after="100" w:afterAutospacing="1"/>
        <w:outlineLvl w:val="2"/>
        <w:rPr>
          <w:ins w:id="1770" w:author="SHARIF ULLAH" w:date="2026-10-07T14:36:00Z"/>
          <w:rFonts w:ascii="Times New Roman" w:hAnsi="Times New Roman" w:eastAsia="Times New Roman" w:cs="Times New Roman"/>
          <w:b w:val="0"/>
          <w:bCs w:val="0"/>
          <w:sz w:val="27"/>
          <w:szCs w:val="27"/>
          <w:rPrChange w:id="1771" w:author="SHARIF ULLAH" w:date="2026-10-07T14:37:00Z">
            <w:rPr>
              <w:ins w:id="1772" w:author="SHARIF ULLAH" w:date="2026-10-07T14:36:00Z"/>
              <w:rFonts w:ascii="Times New Roman" w:hAnsi="Times New Roman" w:eastAsia="Times New Roman" w:cs="Times New Roman"/>
              <w:b/>
              <w:bCs/>
              <w:sz w:val="27"/>
              <w:szCs w:val="27"/>
            </w:rPr>
          </w:rPrChange>
        </w:rPr>
      </w:pPr>
      <w:ins w:id="1773" w:author="SHARIF ULLAH" w:date="2026-10-07T14:36:00Z">
        <w:r>
          <w:rPr>
            <w:rFonts w:ascii="Times New Roman" w:hAnsi="Times New Roman" w:eastAsia="Times New Roman" w:cs="Times New Roman"/>
            <w:b w:val="0"/>
            <w:bCs w:val="0"/>
            <w:sz w:val="27"/>
            <w:szCs w:val="27"/>
            <w:rPrChange w:id="1774" w:author="SHARIF ULLAH" w:date="2026-10-07T14:37:00Z">
              <w:rPr>
                <w:rFonts w:ascii="Times New Roman" w:hAnsi="Times New Roman" w:eastAsia="Times New Roman" w:cs="Times New Roman"/>
                <w:b/>
                <w:bCs/>
                <w:sz w:val="27"/>
                <w:szCs w:val="27"/>
              </w:rPr>
            </w:rPrChange>
          </w:rPr>
          <w:t>Then: the system displays an appropriate message.</w:t>
        </w:r>
      </w:ins>
    </w:p>
    <w:p w14:paraId="3C5A135B">
      <w:pPr>
        <w:spacing w:before="100" w:beforeAutospacing="1" w:after="100" w:afterAutospacing="1"/>
        <w:outlineLvl w:val="2"/>
        <w:rPr>
          <w:ins w:id="1775" w:author="SHARIF ULLAH" w:date="2026-10-07T14:38:00Z"/>
          <w:rFonts w:ascii="Times New Roman" w:hAnsi="Times New Roman" w:eastAsia="Times New Roman" w:cs="Times New Roman"/>
          <w:sz w:val="27"/>
          <w:szCs w:val="27"/>
        </w:rPr>
      </w:pPr>
      <w:ins w:id="1776" w:author="SHARIF ULLAH" w:date="2026-10-07T14:36:00Z">
        <w:r>
          <w:rPr>
            <w:rFonts w:ascii="Times New Roman" w:hAnsi="Times New Roman" w:eastAsia="Times New Roman" w:cs="Times New Roman"/>
            <w:b w:val="0"/>
            <w:bCs w:val="0"/>
            <w:sz w:val="27"/>
            <w:szCs w:val="27"/>
            <w:rPrChange w:id="1777" w:author="SHARIF ULLAH" w:date="2026-10-07T14:37:00Z">
              <w:rPr>
                <w:rFonts w:ascii="Times New Roman" w:hAnsi="Times New Roman" w:eastAsia="Times New Roman" w:cs="Times New Roman"/>
                <w:b/>
                <w:bCs/>
                <w:sz w:val="27"/>
                <w:szCs w:val="27"/>
              </w:rPr>
            </w:rPrChange>
          </w:rPr>
          <w:t>And: the staff member can select another order or return to the order list.</w:t>
        </w:r>
      </w:ins>
    </w:p>
    <w:p w14:paraId="73EEBFD6">
      <w:pPr>
        <w:spacing w:before="100" w:beforeAutospacing="1" w:after="100" w:afterAutospacing="1"/>
        <w:outlineLvl w:val="2"/>
        <w:rPr>
          <w:ins w:id="1778" w:author="SHARIF ULLAH" w:date="2026-10-07T14:39:00Z"/>
          <w:rFonts w:ascii="Times New Roman" w:hAnsi="Times New Roman" w:eastAsia="Times New Roman" w:cs="Times New Roman"/>
          <w:b/>
          <w:bCs/>
          <w:sz w:val="28"/>
          <w:szCs w:val="28"/>
          <w:rPrChange w:id="1779" w:author="SHARIF ULLAH" w:date="2026-10-07T14:40:00Z">
            <w:rPr>
              <w:ins w:id="1780" w:author="SHARIF ULLAH" w:date="2026-10-07T14:39:00Z"/>
              <w:rFonts w:ascii="Times New Roman" w:hAnsi="Times New Roman" w:eastAsia="Times New Roman" w:cs="Times New Roman"/>
              <w:b/>
              <w:bCs/>
              <w:sz w:val="27"/>
              <w:szCs w:val="27"/>
            </w:rPr>
          </w:rPrChange>
        </w:rPr>
      </w:pPr>
      <w:ins w:id="1781" w:author="SHARIF ULLAH" w:date="2026-10-07T14:39:00Z">
        <w:r>
          <w:rPr>
            <w:rFonts w:ascii="Times New Roman" w:hAnsi="Times New Roman" w:eastAsia="Times New Roman" w:cs="Times New Roman"/>
            <w:b/>
            <w:bCs/>
            <w:sz w:val="28"/>
            <w:szCs w:val="28"/>
            <w:rPrChange w:id="1782" w:author="SHARIF ULLAH" w:date="2026-10-07T14:40:00Z">
              <w:rPr>
                <w:rFonts w:ascii="Times New Roman" w:hAnsi="Times New Roman" w:eastAsia="Times New Roman" w:cs="Times New Roman"/>
                <w:b/>
                <w:bCs/>
                <w:sz w:val="27"/>
                <w:szCs w:val="27"/>
              </w:rPr>
            </w:rPrChange>
          </w:rPr>
          <w:t>9.</w:t>
        </w:r>
      </w:ins>
      <w:ins w:id="1783" w:author="SHARIF ULLAH" w:date="2026-10-07T14:39:00Z">
        <w:r>
          <w:rPr>
            <w:rFonts w:ascii="Times New Roman" w:hAnsi="Times New Roman" w:eastAsia="Times New Roman" w:cs="Times New Roman"/>
            <w:b/>
            <w:bCs/>
            <w:sz w:val="28"/>
            <w:szCs w:val="28"/>
            <w:rPrChange w:id="1784" w:author="SHARIF ULLAH" w:date="2026-10-07T14:40:00Z">
              <w:rPr>
                <w:rFonts w:ascii="Times New Roman" w:hAnsi="Times New Roman" w:eastAsia="Times New Roman" w:cs="Times New Roman"/>
                <w:b/>
                <w:bCs/>
                <w:sz w:val="27"/>
                <w:szCs w:val="27"/>
              </w:rPr>
            </w:rPrChange>
          </w:rPr>
          <w:t>Use Case Text: Manage Sales</w:t>
        </w:r>
      </w:ins>
    </w:p>
    <w:p w14:paraId="2942710D">
      <w:pPr>
        <w:spacing w:before="100" w:beforeAutospacing="1" w:after="100" w:afterAutospacing="1"/>
        <w:outlineLvl w:val="2"/>
        <w:rPr>
          <w:ins w:id="1785" w:author="SHARIF ULLAH" w:date="2026-10-07T14:39:00Z"/>
          <w:rFonts w:ascii="Times New Roman" w:hAnsi="Times New Roman" w:eastAsia="Times New Roman" w:cs="Times New Roman"/>
          <w:b/>
          <w:bCs/>
          <w:sz w:val="27"/>
          <w:szCs w:val="27"/>
        </w:rPr>
      </w:pPr>
      <w:ins w:id="1786" w:author="SHARIF ULLAH" w:date="2026-10-07T14:39:00Z">
        <w:r>
          <w:rPr>
            <w:rFonts w:ascii="Times New Roman" w:hAnsi="Times New Roman" w:eastAsia="Times New Roman" w:cs="Times New Roman"/>
            <w:b/>
            <w:bCs/>
            <w:sz w:val="27"/>
            <w:szCs w:val="27"/>
          </w:rPr>
          <w:t>Inputs:</w:t>
        </w:r>
      </w:ins>
    </w:p>
    <w:p w14:paraId="74F7C062">
      <w:pPr>
        <w:numPr>
          <w:ilvl w:val="0"/>
          <w:numId w:val="86"/>
        </w:numPr>
        <w:spacing w:before="100" w:beforeAutospacing="1" w:after="100" w:afterAutospacing="1"/>
        <w:outlineLvl w:val="2"/>
        <w:rPr>
          <w:ins w:id="1787" w:author="SHARIF ULLAH" w:date="2026-10-07T14:39:00Z"/>
          <w:rFonts w:ascii="Times New Roman" w:hAnsi="Times New Roman" w:eastAsia="Times New Roman" w:cs="Times New Roman"/>
          <w:sz w:val="27"/>
          <w:szCs w:val="27"/>
        </w:rPr>
      </w:pPr>
      <w:ins w:id="1788" w:author="SHARIF ULLAH" w:date="2026-10-07T14:39:00Z">
        <w:r>
          <w:rPr>
            <w:rFonts w:ascii="Times New Roman" w:hAnsi="Times New Roman" w:eastAsia="Times New Roman" w:cs="Times New Roman"/>
            <w:sz w:val="27"/>
            <w:szCs w:val="27"/>
          </w:rPr>
          <w:t>Sales Information</w:t>
        </w:r>
      </w:ins>
    </w:p>
    <w:p w14:paraId="5F9C6670">
      <w:pPr>
        <w:numPr>
          <w:ilvl w:val="0"/>
          <w:numId w:val="86"/>
        </w:numPr>
        <w:spacing w:before="100" w:beforeAutospacing="1" w:after="100" w:afterAutospacing="1"/>
        <w:outlineLvl w:val="2"/>
        <w:rPr>
          <w:ins w:id="1789" w:author="SHARIF ULLAH" w:date="2026-10-07T14:39:00Z"/>
          <w:rFonts w:ascii="Times New Roman" w:hAnsi="Times New Roman" w:eastAsia="Times New Roman" w:cs="Times New Roman"/>
          <w:sz w:val="27"/>
          <w:szCs w:val="27"/>
        </w:rPr>
      </w:pPr>
      <w:ins w:id="1790" w:author="SHARIF ULLAH" w:date="2026-10-07T14:39:00Z">
        <w:r>
          <w:rPr>
            <w:rFonts w:ascii="Times New Roman" w:hAnsi="Times New Roman" w:eastAsia="Times New Roman" w:cs="Times New Roman"/>
            <w:sz w:val="27"/>
            <w:szCs w:val="27"/>
          </w:rPr>
          <w:t>Sales Records</w:t>
        </w:r>
      </w:ins>
    </w:p>
    <w:p w14:paraId="0E12B3D4">
      <w:pPr>
        <w:numPr>
          <w:ilvl w:val="0"/>
          <w:numId w:val="86"/>
        </w:numPr>
        <w:spacing w:before="100" w:beforeAutospacing="1" w:after="100" w:afterAutospacing="1"/>
        <w:outlineLvl w:val="2"/>
        <w:rPr>
          <w:ins w:id="1791" w:author="SHARIF ULLAH" w:date="2026-10-07T14:39:00Z"/>
          <w:rFonts w:ascii="Times New Roman" w:hAnsi="Times New Roman" w:eastAsia="Times New Roman" w:cs="Times New Roman"/>
          <w:sz w:val="27"/>
          <w:szCs w:val="27"/>
        </w:rPr>
      </w:pPr>
      <w:ins w:id="1792" w:author="SHARIF ULLAH" w:date="2026-10-07T14:39:00Z">
        <w:r>
          <w:rPr>
            <w:rFonts w:ascii="Times New Roman" w:hAnsi="Times New Roman" w:eastAsia="Times New Roman" w:cs="Times New Roman"/>
            <w:sz w:val="27"/>
            <w:szCs w:val="27"/>
          </w:rPr>
          <w:t>Sales Management Task</w:t>
        </w:r>
      </w:ins>
    </w:p>
    <w:p w14:paraId="7E897705">
      <w:pPr>
        <w:spacing w:before="100" w:beforeAutospacing="1" w:after="100" w:afterAutospacing="1"/>
        <w:outlineLvl w:val="2"/>
        <w:rPr>
          <w:ins w:id="1793" w:author="SHARIF ULLAH" w:date="2026-10-07T14:39:00Z"/>
          <w:rFonts w:ascii="Times New Roman" w:hAnsi="Times New Roman" w:eastAsia="Times New Roman" w:cs="Times New Roman"/>
          <w:b/>
          <w:bCs/>
          <w:sz w:val="27"/>
          <w:szCs w:val="27"/>
        </w:rPr>
      </w:pPr>
      <w:ins w:id="1794" w:author="SHARIF ULLAH" w:date="2026-10-07T14:39:00Z">
        <w:r>
          <w:rPr>
            <w:rFonts w:ascii="Times New Roman" w:hAnsi="Times New Roman" w:eastAsia="Times New Roman" w:cs="Times New Roman"/>
            <w:b/>
            <w:bCs/>
            <w:sz w:val="27"/>
            <w:szCs w:val="27"/>
          </w:rPr>
          <w:t>Outputs:</w:t>
        </w:r>
      </w:ins>
    </w:p>
    <w:p w14:paraId="7AA8050E">
      <w:pPr>
        <w:numPr>
          <w:ilvl w:val="0"/>
          <w:numId w:val="87"/>
        </w:numPr>
        <w:spacing w:before="100" w:beforeAutospacing="1" w:after="100" w:afterAutospacing="1"/>
        <w:outlineLvl w:val="2"/>
        <w:rPr>
          <w:ins w:id="1795" w:author="SHARIF ULLAH" w:date="2026-10-07T14:39:00Z"/>
          <w:rFonts w:ascii="Times New Roman" w:hAnsi="Times New Roman" w:eastAsia="Times New Roman" w:cs="Times New Roman"/>
          <w:sz w:val="27"/>
          <w:szCs w:val="27"/>
        </w:rPr>
      </w:pPr>
      <w:ins w:id="1796" w:author="SHARIF ULLAH" w:date="2026-10-07T14:39:00Z">
        <w:r>
          <w:rPr>
            <w:rFonts w:ascii="Times New Roman" w:hAnsi="Times New Roman" w:eastAsia="Times New Roman" w:cs="Times New Roman"/>
            <w:sz w:val="27"/>
            <w:szCs w:val="27"/>
          </w:rPr>
          <w:t>Sales Information</w:t>
        </w:r>
      </w:ins>
    </w:p>
    <w:p w14:paraId="1AD6EF3C">
      <w:pPr>
        <w:numPr>
          <w:ilvl w:val="0"/>
          <w:numId w:val="87"/>
        </w:numPr>
        <w:spacing w:before="100" w:beforeAutospacing="1" w:after="100" w:afterAutospacing="1"/>
        <w:outlineLvl w:val="2"/>
        <w:rPr>
          <w:ins w:id="1797" w:author="SHARIF ULLAH" w:date="2026-10-07T14:39:00Z"/>
          <w:rFonts w:ascii="Times New Roman" w:hAnsi="Times New Roman" w:eastAsia="Times New Roman" w:cs="Times New Roman"/>
          <w:sz w:val="27"/>
          <w:szCs w:val="27"/>
        </w:rPr>
      </w:pPr>
      <w:ins w:id="1798" w:author="SHARIF ULLAH" w:date="2026-10-07T14:39:00Z">
        <w:r>
          <w:rPr>
            <w:rFonts w:ascii="Times New Roman" w:hAnsi="Times New Roman" w:eastAsia="Times New Roman" w:cs="Times New Roman"/>
            <w:sz w:val="27"/>
            <w:szCs w:val="27"/>
          </w:rPr>
          <w:t>Updated Sales Records</w:t>
        </w:r>
      </w:ins>
    </w:p>
    <w:p w14:paraId="42A4A218">
      <w:pPr>
        <w:spacing w:before="100" w:beforeAutospacing="1" w:after="100" w:afterAutospacing="1"/>
        <w:outlineLvl w:val="2"/>
        <w:rPr>
          <w:ins w:id="1799" w:author="SHARIF ULLAH" w:date="2026-10-07T14:39:00Z"/>
          <w:rFonts w:ascii="Times New Roman" w:hAnsi="Times New Roman" w:eastAsia="Times New Roman" w:cs="Times New Roman"/>
          <w:b/>
          <w:bCs/>
          <w:sz w:val="27"/>
          <w:szCs w:val="27"/>
        </w:rPr>
      </w:pPr>
      <w:ins w:id="1800" w:author="SHARIF ULLAH" w:date="2026-10-07T14:39:00Z">
        <w:r>
          <w:rPr>
            <w:rFonts w:ascii="Times New Roman" w:hAnsi="Times New Roman" w:eastAsia="Times New Roman" w:cs="Times New Roman"/>
            <w:b/>
            <w:bCs/>
            <w:sz w:val="27"/>
            <w:szCs w:val="27"/>
          </w:rPr>
          <w:t>1. Primary Actor:</w:t>
        </w:r>
      </w:ins>
    </w:p>
    <w:p w14:paraId="40EB4FA1">
      <w:pPr>
        <w:spacing w:before="100" w:beforeAutospacing="1" w:after="100" w:afterAutospacing="1"/>
        <w:outlineLvl w:val="2"/>
        <w:rPr>
          <w:ins w:id="1801" w:author="SHARIF ULLAH" w:date="2026-10-07T14:39:00Z"/>
          <w:rFonts w:ascii="Times New Roman" w:hAnsi="Times New Roman" w:eastAsia="Times New Roman" w:cs="Times New Roman"/>
          <w:sz w:val="27"/>
          <w:szCs w:val="27"/>
        </w:rPr>
      </w:pPr>
      <w:ins w:id="1802" w:author="SHARIF ULLAH" w:date="2026-10-07T14:39:00Z">
        <w:r>
          <w:rPr>
            <w:rFonts w:ascii="Times New Roman" w:hAnsi="Times New Roman" w:eastAsia="Times New Roman" w:cs="Times New Roman"/>
            <w:sz w:val="27"/>
            <w:szCs w:val="27"/>
          </w:rPr>
          <w:t>Bakery Staff</w:t>
        </w:r>
      </w:ins>
    </w:p>
    <w:p w14:paraId="1E5AB652">
      <w:pPr>
        <w:spacing w:before="100" w:beforeAutospacing="1" w:after="100" w:afterAutospacing="1"/>
        <w:outlineLvl w:val="2"/>
        <w:rPr>
          <w:ins w:id="1803" w:author="SHARIF ULLAH" w:date="2026-10-07T14:39:00Z"/>
          <w:rFonts w:ascii="Times New Roman" w:hAnsi="Times New Roman" w:eastAsia="Times New Roman" w:cs="Times New Roman"/>
          <w:b/>
          <w:bCs/>
          <w:sz w:val="27"/>
          <w:szCs w:val="27"/>
        </w:rPr>
      </w:pPr>
      <w:ins w:id="1804" w:author="SHARIF ULLAH" w:date="2026-10-07T14:39:00Z">
        <w:r>
          <w:rPr>
            <w:rFonts w:ascii="Times New Roman" w:hAnsi="Times New Roman" w:eastAsia="Times New Roman" w:cs="Times New Roman"/>
            <w:b/>
            <w:bCs/>
            <w:sz w:val="27"/>
            <w:szCs w:val="27"/>
          </w:rPr>
          <w:t>2. Preconditions</w:t>
        </w:r>
      </w:ins>
    </w:p>
    <w:p w14:paraId="191131AC">
      <w:pPr>
        <w:numPr>
          <w:ilvl w:val="0"/>
          <w:numId w:val="88"/>
        </w:numPr>
        <w:spacing w:before="100" w:beforeAutospacing="1" w:after="100" w:afterAutospacing="1"/>
        <w:outlineLvl w:val="2"/>
        <w:rPr>
          <w:ins w:id="1805" w:author="SHARIF ULLAH" w:date="2026-10-07T14:39:00Z"/>
          <w:rFonts w:ascii="Times New Roman" w:hAnsi="Times New Roman" w:eastAsia="Times New Roman" w:cs="Times New Roman"/>
          <w:sz w:val="27"/>
          <w:szCs w:val="27"/>
        </w:rPr>
      </w:pPr>
      <w:ins w:id="1806" w:author="SHARIF ULLAH" w:date="2026-10-07T14:39:00Z">
        <w:r>
          <w:rPr>
            <w:rFonts w:ascii="Times New Roman" w:hAnsi="Times New Roman" w:eastAsia="Times New Roman" w:cs="Times New Roman"/>
            <w:sz w:val="27"/>
            <w:szCs w:val="27"/>
          </w:rPr>
          <w:t>Bakery staff is logged in.</w:t>
        </w:r>
      </w:ins>
    </w:p>
    <w:p w14:paraId="43AB4AB5">
      <w:pPr>
        <w:numPr>
          <w:ilvl w:val="0"/>
          <w:numId w:val="88"/>
        </w:numPr>
        <w:spacing w:before="100" w:beforeAutospacing="1" w:after="100" w:afterAutospacing="1"/>
        <w:outlineLvl w:val="2"/>
        <w:rPr>
          <w:ins w:id="1807" w:author="SHARIF ULLAH" w:date="2026-10-07T14:39:00Z"/>
          <w:rFonts w:ascii="Times New Roman" w:hAnsi="Times New Roman" w:eastAsia="Times New Roman" w:cs="Times New Roman"/>
          <w:sz w:val="27"/>
          <w:szCs w:val="27"/>
        </w:rPr>
      </w:pPr>
      <w:ins w:id="1808" w:author="SHARIF ULLAH" w:date="2026-10-07T14:39:00Z">
        <w:r>
          <w:rPr>
            <w:rFonts w:ascii="Times New Roman" w:hAnsi="Times New Roman" w:eastAsia="Times New Roman" w:cs="Times New Roman"/>
            <w:sz w:val="27"/>
            <w:szCs w:val="27"/>
          </w:rPr>
          <w:t>Sales records are available or the system is ready to record sales.</w:t>
        </w:r>
      </w:ins>
    </w:p>
    <w:p w14:paraId="1D5DD693">
      <w:pPr>
        <w:numPr>
          <w:ilvl w:val="0"/>
          <w:numId w:val="88"/>
        </w:numPr>
        <w:spacing w:before="100" w:beforeAutospacing="1" w:after="100" w:afterAutospacing="1"/>
        <w:outlineLvl w:val="2"/>
        <w:rPr>
          <w:ins w:id="1809" w:author="SHARIF ULLAH" w:date="2026-10-07T14:39:00Z"/>
          <w:rFonts w:ascii="Times New Roman" w:hAnsi="Times New Roman" w:eastAsia="Times New Roman" w:cs="Times New Roman"/>
          <w:sz w:val="27"/>
          <w:szCs w:val="27"/>
        </w:rPr>
      </w:pPr>
      <w:ins w:id="1810" w:author="SHARIF ULLAH" w:date="2026-10-07T14:39:00Z">
        <w:r>
          <w:rPr>
            <w:rFonts w:ascii="Times New Roman" w:hAnsi="Times New Roman" w:eastAsia="Times New Roman" w:cs="Times New Roman"/>
            <w:sz w:val="27"/>
            <w:szCs w:val="27"/>
          </w:rPr>
          <w:t>Staff has permission to manage sales.</w:t>
        </w:r>
      </w:ins>
    </w:p>
    <w:p w14:paraId="33FD908E">
      <w:pPr>
        <w:spacing w:before="100" w:beforeAutospacing="1" w:after="100" w:afterAutospacing="1"/>
        <w:outlineLvl w:val="2"/>
        <w:rPr>
          <w:ins w:id="1811" w:author="SHARIF ULLAH" w:date="2026-10-07T14:39:00Z"/>
          <w:rFonts w:ascii="Times New Roman" w:hAnsi="Times New Roman" w:eastAsia="Times New Roman" w:cs="Times New Roman"/>
          <w:b/>
          <w:bCs/>
          <w:sz w:val="27"/>
          <w:szCs w:val="27"/>
        </w:rPr>
      </w:pPr>
      <w:ins w:id="1812" w:author="SHARIF ULLAH" w:date="2026-10-07T14:39:00Z">
        <w:r>
          <w:rPr>
            <w:rFonts w:ascii="Times New Roman" w:hAnsi="Times New Roman" w:eastAsia="Times New Roman" w:cs="Times New Roman"/>
            <w:b/>
            <w:bCs/>
            <w:sz w:val="27"/>
            <w:szCs w:val="27"/>
          </w:rPr>
          <w:t>3. Success Scenario</w:t>
        </w:r>
      </w:ins>
    </w:p>
    <w:p w14:paraId="219F788C">
      <w:pPr>
        <w:numPr>
          <w:ilvl w:val="0"/>
          <w:numId w:val="89"/>
        </w:numPr>
        <w:spacing w:before="100" w:beforeAutospacing="1" w:after="100" w:afterAutospacing="1"/>
        <w:outlineLvl w:val="2"/>
        <w:rPr>
          <w:ins w:id="1813" w:author="SHARIF ULLAH" w:date="2026-10-07T14:39:00Z"/>
          <w:rFonts w:ascii="Times New Roman" w:hAnsi="Times New Roman" w:eastAsia="Times New Roman" w:cs="Times New Roman"/>
          <w:sz w:val="27"/>
          <w:szCs w:val="27"/>
        </w:rPr>
      </w:pPr>
      <w:ins w:id="1814" w:author="SHARIF ULLAH" w:date="2026-10-07T14:39:00Z">
        <w:r>
          <w:rPr>
            <w:rFonts w:ascii="Times New Roman" w:hAnsi="Times New Roman" w:eastAsia="Times New Roman" w:cs="Times New Roman"/>
            <w:sz w:val="27"/>
            <w:szCs w:val="27"/>
          </w:rPr>
          <w:t>Bakery staff logs into the system.</w:t>
        </w:r>
      </w:ins>
    </w:p>
    <w:p w14:paraId="7DE047FB">
      <w:pPr>
        <w:numPr>
          <w:ilvl w:val="0"/>
          <w:numId w:val="89"/>
        </w:numPr>
        <w:spacing w:before="100" w:beforeAutospacing="1" w:after="100" w:afterAutospacing="1"/>
        <w:outlineLvl w:val="2"/>
        <w:rPr>
          <w:ins w:id="1815" w:author="SHARIF ULLAH" w:date="2026-10-07T14:39:00Z"/>
          <w:rFonts w:ascii="Times New Roman" w:hAnsi="Times New Roman" w:eastAsia="Times New Roman" w:cs="Times New Roman"/>
          <w:sz w:val="27"/>
          <w:szCs w:val="27"/>
        </w:rPr>
      </w:pPr>
      <w:ins w:id="1816" w:author="SHARIF ULLAH" w:date="2026-10-07T14:39:00Z">
        <w:r>
          <w:rPr>
            <w:rFonts w:ascii="Times New Roman" w:hAnsi="Times New Roman" w:eastAsia="Times New Roman" w:cs="Times New Roman"/>
            <w:sz w:val="27"/>
            <w:szCs w:val="27"/>
          </w:rPr>
          <w:t>Staff selects Manage Sales.</w:t>
        </w:r>
      </w:ins>
    </w:p>
    <w:p w14:paraId="20366012">
      <w:pPr>
        <w:numPr>
          <w:ilvl w:val="0"/>
          <w:numId w:val="89"/>
        </w:numPr>
        <w:spacing w:before="100" w:beforeAutospacing="1" w:after="100" w:afterAutospacing="1"/>
        <w:outlineLvl w:val="2"/>
        <w:rPr>
          <w:ins w:id="1817" w:author="SHARIF ULLAH" w:date="2026-10-07T14:39:00Z"/>
          <w:rFonts w:ascii="Times New Roman" w:hAnsi="Times New Roman" w:eastAsia="Times New Roman" w:cs="Times New Roman"/>
          <w:sz w:val="27"/>
          <w:szCs w:val="27"/>
        </w:rPr>
      </w:pPr>
      <w:ins w:id="1818" w:author="SHARIF ULLAH" w:date="2026-10-07T14:39:00Z">
        <w:r>
          <w:rPr>
            <w:rFonts w:ascii="Times New Roman" w:hAnsi="Times New Roman" w:eastAsia="Times New Roman" w:cs="Times New Roman"/>
            <w:sz w:val="27"/>
            <w:szCs w:val="27"/>
          </w:rPr>
          <w:t>The system displays sales information.</w:t>
        </w:r>
      </w:ins>
    </w:p>
    <w:p w14:paraId="61105DFD">
      <w:pPr>
        <w:numPr>
          <w:ilvl w:val="0"/>
          <w:numId w:val="89"/>
        </w:numPr>
        <w:spacing w:before="100" w:beforeAutospacing="1" w:after="100" w:afterAutospacing="1"/>
        <w:outlineLvl w:val="2"/>
        <w:rPr>
          <w:ins w:id="1819" w:author="SHARIF ULLAH" w:date="2026-10-07T14:39:00Z"/>
          <w:rFonts w:ascii="Times New Roman" w:hAnsi="Times New Roman" w:eastAsia="Times New Roman" w:cs="Times New Roman"/>
          <w:sz w:val="27"/>
          <w:szCs w:val="27"/>
        </w:rPr>
      </w:pPr>
      <w:ins w:id="1820" w:author="SHARIF ULLAH" w:date="2026-10-07T14:39:00Z">
        <w:r>
          <w:rPr>
            <w:rFonts w:ascii="Times New Roman" w:hAnsi="Times New Roman" w:eastAsia="Times New Roman" w:cs="Times New Roman"/>
            <w:sz w:val="27"/>
            <w:szCs w:val="27"/>
          </w:rPr>
          <w:t>Staff views or manages completed sales.</w:t>
        </w:r>
      </w:ins>
    </w:p>
    <w:p w14:paraId="4BF2AFBE">
      <w:pPr>
        <w:numPr>
          <w:ilvl w:val="0"/>
          <w:numId w:val="89"/>
        </w:numPr>
        <w:spacing w:before="100" w:beforeAutospacing="1" w:after="100" w:afterAutospacing="1"/>
        <w:outlineLvl w:val="2"/>
        <w:rPr>
          <w:ins w:id="1821" w:author="SHARIF ULLAH" w:date="2026-10-07T14:39:00Z"/>
          <w:rFonts w:ascii="Times New Roman" w:hAnsi="Times New Roman" w:eastAsia="Times New Roman" w:cs="Times New Roman"/>
          <w:sz w:val="27"/>
          <w:szCs w:val="27"/>
        </w:rPr>
      </w:pPr>
      <w:ins w:id="1822" w:author="SHARIF ULLAH" w:date="2026-10-07T14:39:00Z">
        <w:r>
          <w:rPr>
            <w:rFonts w:ascii="Times New Roman" w:hAnsi="Times New Roman" w:eastAsia="Times New Roman" w:cs="Times New Roman"/>
            <w:sz w:val="27"/>
            <w:szCs w:val="27"/>
          </w:rPr>
          <w:t>The system retrieves the required sales records.</w:t>
        </w:r>
      </w:ins>
    </w:p>
    <w:p w14:paraId="384CD707">
      <w:pPr>
        <w:numPr>
          <w:ilvl w:val="0"/>
          <w:numId w:val="89"/>
        </w:numPr>
        <w:spacing w:before="100" w:beforeAutospacing="1" w:after="100" w:afterAutospacing="1"/>
        <w:outlineLvl w:val="2"/>
        <w:rPr>
          <w:ins w:id="1823" w:author="SHARIF ULLAH" w:date="2026-10-07T14:39:00Z"/>
          <w:rFonts w:ascii="Times New Roman" w:hAnsi="Times New Roman" w:eastAsia="Times New Roman" w:cs="Times New Roman"/>
          <w:sz w:val="27"/>
          <w:szCs w:val="27"/>
        </w:rPr>
      </w:pPr>
      <w:ins w:id="1824" w:author="SHARIF ULLAH" w:date="2026-10-07T14:39:00Z">
        <w:r>
          <w:rPr>
            <w:rFonts w:ascii="Times New Roman" w:hAnsi="Times New Roman" w:eastAsia="Times New Roman" w:cs="Times New Roman"/>
            <w:sz w:val="27"/>
            <w:szCs w:val="27"/>
          </w:rPr>
          <w:t>The system displays the sales information.</w:t>
        </w:r>
      </w:ins>
    </w:p>
    <w:p w14:paraId="76E1FA8F">
      <w:pPr>
        <w:numPr>
          <w:ilvl w:val="0"/>
          <w:numId w:val="89"/>
        </w:numPr>
        <w:spacing w:before="100" w:beforeAutospacing="1" w:after="100" w:afterAutospacing="1"/>
        <w:outlineLvl w:val="2"/>
        <w:rPr>
          <w:ins w:id="1825" w:author="SHARIF ULLAH" w:date="2026-10-07T14:39:00Z"/>
          <w:rFonts w:ascii="Times New Roman" w:hAnsi="Times New Roman" w:eastAsia="Times New Roman" w:cs="Times New Roman"/>
          <w:sz w:val="27"/>
          <w:szCs w:val="27"/>
        </w:rPr>
      </w:pPr>
      <w:ins w:id="1826" w:author="SHARIF ULLAH" w:date="2026-10-07T14:39:00Z">
        <w:r>
          <w:rPr>
            <w:rFonts w:ascii="Times New Roman" w:hAnsi="Times New Roman" w:eastAsia="Times New Roman" w:cs="Times New Roman"/>
            <w:sz w:val="27"/>
            <w:szCs w:val="27"/>
          </w:rPr>
          <w:t>Staff completes the required sales management task.</w:t>
        </w:r>
      </w:ins>
    </w:p>
    <w:p w14:paraId="56564A0B">
      <w:pPr>
        <w:spacing w:before="100" w:beforeAutospacing="1" w:after="100" w:afterAutospacing="1"/>
        <w:outlineLvl w:val="2"/>
        <w:rPr>
          <w:ins w:id="1827" w:author="SHARIF ULLAH" w:date="2026-10-07T14:39:00Z"/>
          <w:rFonts w:ascii="Times New Roman" w:hAnsi="Times New Roman" w:eastAsia="Times New Roman" w:cs="Times New Roman"/>
          <w:b/>
          <w:bCs/>
          <w:sz w:val="27"/>
          <w:szCs w:val="27"/>
        </w:rPr>
      </w:pPr>
      <w:ins w:id="1828" w:author="SHARIF ULLAH" w:date="2026-10-07T14:39:00Z">
        <w:r>
          <w:rPr>
            <w:rFonts w:ascii="Times New Roman" w:hAnsi="Times New Roman" w:eastAsia="Times New Roman" w:cs="Times New Roman"/>
            <w:b/>
            <w:bCs/>
            <w:sz w:val="27"/>
            <w:szCs w:val="27"/>
          </w:rPr>
          <w:t>4. Alternative Scenario</w:t>
        </w:r>
      </w:ins>
    </w:p>
    <w:p w14:paraId="476358D8">
      <w:pPr>
        <w:numPr>
          <w:ilvl w:val="0"/>
          <w:numId w:val="90"/>
        </w:numPr>
        <w:spacing w:before="100" w:beforeAutospacing="1" w:after="100" w:afterAutospacing="1"/>
        <w:outlineLvl w:val="2"/>
        <w:rPr>
          <w:ins w:id="1829" w:author="SHARIF ULLAH" w:date="2026-10-07T14:39:00Z"/>
          <w:rFonts w:ascii="Times New Roman" w:hAnsi="Times New Roman" w:eastAsia="Times New Roman" w:cs="Times New Roman"/>
          <w:sz w:val="27"/>
          <w:szCs w:val="27"/>
        </w:rPr>
      </w:pPr>
      <w:ins w:id="1830" w:author="SHARIF ULLAH" w:date="2026-10-07T14:39:00Z">
        <w:r>
          <w:rPr>
            <w:rFonts w:ascii="Times New Roman" w:hAnsi="Times New Roman" w:eastAsia="Times New Roman" w:cs="Times New Roman"/>
            <w:sz w:val="27"/>
            <w:szCs w:val="27"/>
          </w:rPr>
          <w:t>No sales records are available.</w:t>
        </w:r>
      </w:ins>
    </w:p>
    <w:p w14:paraId="49542FEF">
      <w:pPr>
        <w:numPr>
          <w:ilvl w:val="0"/>
          <w:numId w:val="90"/>
        </w:numPr>
        <w:spacing w:before="100" w:beforeAutospacing="1" w:after="100" w:afterAutospacing="1"/>
        <w:outlineLvl w:val="2"/>
        <w:rPr>
          <w:ins w:id="1831" w:author="SHARIF ULLAH" w:date="2026-10-07T14:39:00Z"/>
          <w:rFonts w:ascii="Times New Roman" w:hAnsi="Times New Roman" w:eastAsia="Times New Roman" w:cs="Times New Roman"/>
          <w:sz w:val="27"/>
          <w:szCs w:val="27"/>
        </w:rPr>
      </w:pPr>
      <w:ins w:id="1832" w:author="SHARIF ULLAH" w:date="2026-10-07T14:39:00Z">
        <w:r>
          <w:rPr>
            <w:rFonts w:ascii="Times New Roman" w:hAnsi="Times New Roman" w:eastAsia="Times New Roman" w:cs="Times New Roman"/>
            <w:sz w:val="27"/>
            <w:szCs w:val="27"/>
          </w:rPr>
          <w:t>The system displays a message that no sales data was found.</w:t>
        </w:r>
      </w:ins>
    </w:p>
    <w:p w14:paraId="3DBFB905">
      <w:pPr>
        <w:numPr>
          <w:ilvl w:val="0"/>
          <w:numId w:val="90"/>
        </w:numPr>
        <w:spacing w:before="100" w:beforeAutospacing="1" w:after="100" w:afterAutospacing="1"/>
        <w:outlineLvl w:val="2"/>
        <w:rPr>
          <w:ins w:id="1833" w:author="SHARIF ULLAH" w:date="2026-10-07T14:39:00Z"/>
          <w:rFonts w:ascii="Times New Roman" w:hAnsi="Times New Roman" w:eastAsia="Times New Roman" w:cs="Times New Roman"/>
          <w:sz w:val="27"/>
          <w:szCs w:val="27"/>
        </w:rPr>
      </w:pPr>
      <w:ins w:id="1834" w:author="SHARIF ULLAH" w:date="2026-10-07T14:39:00Z">
        <w:r>
          <w:rPr>
            <w:rFonts w:ascii="Times New Roman" w:hAnsi="Times New Roman" w:eastAsia="Times New Roman" w:cs="Times New Roman"/>
            <w:sz w:val="27"/>
            <w:szCs w:val="27"/>
          </w:rPr>
          <w:t>Staff can return to the sales page or perform another task.</w:t>
        </w:r>
      </w:ins>
    </w:p>
    <w:p w14:paraId="7F29BC72">
      <w:pPr>
        <w:spacing w:before="100" w:beforeAutospacing="1" w:after="100" w:afterAutospacing="1"/>
        <w:outlineLvl w:val="2"/>
        <w:rPr>
          <w:ins w:id="1835" w:author="SHARIF ULLAH" w:date="2026-10-07T14:39:00Z"/>
          <w:rFonts w:ascii="Times New Roman" w:hAnsi="Times New Roman" w:eastAsia="Times New Roman" w:cs="Times New Roman"/>
          <w:b/>
          <w:bCs/>
          <w:sz w:val="27"/>
          <w:szCs w:val="27"/>
        </w:rPr>
      </w:pPr>
      <w:ins w:id="1836" w:author="SHARIF ULLAH" w:date="2026-10-07T14:39:00Z">
        <w:r>
          <w:rPr>
            <w:rFonts w:ascii="Times New Roman" w:hAnsi="Times New Roman" w:eastAsia="Times New Roman" w:cs="Times New Roman"/>
            <w:b/>
            <w:bCs/>
            <w:sz w:val="27"/>
            <w:szCs w:val="27"/>
          </w:rPr>
          <w:t>5. Postconditions</w:t>
        </w:r>
      </w:ins>
    </w:p>
    <w:p w14:paraId="7F2F5420">
      <w:pPr>
        <w:numPr>
          <w:ilvl w:val="0"/>
          <w:numId w:val="91"/>
        </w:numPr>
        <w:spacing w:before="100" w:beforeAutospacing="1" w:after="100" w:afterAutospacing="1"/>
        <w:outlineLvl w:val="2"/>
        <w:rPr>
          <w:ins w:id="1837" w:author="SHARIF ULLAH" w:date="2026-10-07T14:39:00Z"/>
          <w:rFonts w:ascii="Times New Roman" w:hAnsi="Times New Roman" w:eastAsia="Times New Roman" w:cs="Times New Roman"/>
          <w:sz w:val="27"/>
          <w:szCs w:val="27"/>
        </w:rPr>
      </w:pPr>
      <w:ins w:id="1838" w:author="SHARIF ULLAH" w:date="2026-10-07T14:39:00Z">
        <w:r>
          <w:rPr>
            <w:rFonts w:ascii="Times New Roman" w:hAnsi="Times New Roman" w:eastAsia="Times New Roman" w:cs="Times New Roman"/>
            <w:sz w:val="27"/>
            <w:szCs w:val="27"/>
          </w:rPr>
          <w:t>Sales information is successfully displayed or managed.</w:t>
        </w:r>
      </w:ins>
    </w:p>
    <w:p w14:paraId="55BB536C">
      <w:pPr>
        <w:numPr>
          <w:ilvl w:val="0"/>
          <w:numId w:val="91"/>
        </w:numPr>
        <w:spacing w:before="100" w:beforeAutospacing="1" w:after="100" w:afterAutospacing="1"/>
        <w:outlineLvl w:val="2"/>
        <w:rPr>
          <w:ins w:id="1839" w:author="SHARIF ULLAH" w:date="2026-10-07T14:39:00Z"/>
          <w:rFonts w:ascii="Times New Roman" w:hAnsi="Times New Roman" w:eastAsia="Times New Roman" w:cs="Times New Roman"/>
          <w:sz w:val="27"/>
          <w:szCs w:val="27"/>
        </w:rPr>
      </w:pPr>
      <w:ins w:id="1840" w:author="SHARIF ULLAH" w:date="2026-10-07T14:39:00Z">
        <w:r>
          <w:rPr>
            <w:rFonts w:ascii="Times New Roman" w:hAnsi="Times New Roman" w:eastAsia="Times New Roman" w:cs="Times New Roman"/>
            <w:sz w:val="27"/>
            <w:szCs w:val="27"/>
          </w:rPr>
          <w:t>Any valid changes are saved in the system.</w:t>
        </w:r>
      </w:ins>
    </w:p>
    <w:p w14:paraId="0E7C438F">
      <w:pPr>
        <w:spacing w:before="100" w:beforeAutospacing="1" w:after="100" w:afterAutospacing="1"/>
        <w:outlineLvl w:val="2"/>
        <w:rPr>
          <w:ins w:id="1841" w:author="SHARIF ULLAH" w:date="2026-10-07T14:39:00Z"/>
          <w:rFonts w:ascii="Times New Roman" w:hAnsi="Times New Roman" w:eastAsia="Times New Roman" w:cs="Times New Roman"/>
          <w:sz w:val="27"/>
          <w:szCs w:val="27"/>
        </w:rPr>
      </w:pPr>
      <w:ins w:id="1842" w:author="SHARIF ULLAH" w:date="2026-10-07T14:39:00Z">
        <w:r>
          <w:rPr>
            <w:rFonts w:ascii="Times New Roman" w:hAnsi="Times New Roman" w:eastAsia="Times New Roman" w:cs="Times New Roman"/>
            <w:sz w:val="27"/>
            <w:szCs w:val="27"/>
          </w:rPr>
          <w:pict>
            <v:rect id="_x0000_i1036" o:spt="1" style="height:1.5pt;width:0pt;" fillcolor="#A0A0A0" filled="t" stroked="f" coordsize="21600,21600" o:hr="t" o:hrstd="t" o:hralign="center">
              <v:path/>
              <v:fill on="t" focussize="0,0"/>
              <v:stroke on="f"/>
              <v:imagedata o:title=""/>
              <o:lock v:ext="edit"/>
              <w10:wrap type="none"/>
              <w10:anchorlock/>
            </v:rect>
          </w:pict>
        </w:r>
      </w:ins>
    </w:p>
    <w:p w14:paraId="503878F3">
      <w:pPr>
        <w:spacing w:before="100" w:beforeAutospacing="1" w:after="100" w:afterAutospacing="1"/>
        <w:outlineLvl w:val="2"/>
        <w:rPr>
          <w:ins w:id="1844" w:author="SHARIF ULLAH" w:date="2026-10-07T14:39:00Z"/>
          <w:rFonts w:ascii="Times New Roman" w:hAnsi="Times New Roman" w:eastAsia="Times New Roman" w:cs="Times New Roman"/>
          <w:b/>
          <w:bCs/>
          <w:sz w:val="27"/>
          <w:szCs w:val="27"/>
        </w:rPr>
      </w:pPr>
      <w:ins w:id="1845" w:author="SHARIF ULLAH" w:date="2026-10-07T14:39:00Z">
        <w:r>
          <w:rPr>
            <w:rFonts w:ascii="Times New Roman" w:hAnsi="Times New Roman" w:eastAsia="Times New Roman" w:cs="Times New Roman"/>
            <w:b/>
            <w:bCs/>
            <w:sz w:val="27"/>
            <w:szCs w:val="27"/>
          </w:rPr>
          <w:t>User Stories</w:t>
        </w:r>
      </w:ins>
    </w:p>
    <w:p w14:paraId="2184DE5E">
      <w:pPr>
        <w:spacing w:before="100" w:beforeAutospacing="1" w:after="100" w:afterAutospacing="1"/>
        <w:outlineLvl w:val="2"/>
        <w:rPr>
          <w:ins w:id="1846" w:author="SHARIF ULLAH" w:date="2026-10-07T14:39:00Z"/>
          <w:rFonts w:ascii="Times New Roman" w:hAnsi="Times New Roman" w:eastAsia="Times New Roman" w:cs="Times New Roman"/>
          <w:b/>
          <w:bCs/>
          <w:sz w:val="27"/>
          <w:szCs w:val="27"/>
        </w:rPr>
      </w:pPr>
      <w:ins w:id="1847" w:author="SHARIF ULLAH" w:date="2026-10-07T14:39:00Z">
        <w:r>
          <w:rPr>
            <w:rFonts w:ascii="Times New Roman" w:hAnsi="Times New Roman" w:eastAsia="Times New Roman" w:cs="Times New Roman"/>
            <w:b/>
            <w:bCs/>
            <w:sz w:val="27"/>
            <w:szCs w:val="27"/>
          </w:rPr>
          <w:t>User Story 1:</w:t>
        </w:r>
      </w:ins>
    </w:p>
    <w:p w14:paraId="015378B2">
      <w:pPr>
        <w:spacing w:before="100" w:beforeAutospacing="1" w:after="100" w:afterAutospacing="1"/>
        <w:outlineLvl w:val="2"/>
        <w:rPr>
          <w:ins w:id="1848" w:author="SHARIF ULLAH" w:date="2026-10-07T14:39:00Z"/>
          <w:rFonts w:ascii="Times New Roman" w:hAnsi="Times New Roman" w:eastAsia="Times New Roman" w:cs="Times New Roman"/>
          <w:sz w:val="27"/>
          <w:szCs w:val="27"/>
        </w:rPr>
      </w:pPr>
      <w:ins w:id="1849" w:author="SHARIF ULLAH" w:date="2026-10-07T14:39:00Z">
        <w:r>
          <w:rPr>
            <w:rFonts w:ascii="Times New Roman" w:hAnsi="Times New Roman" w:eastAsia="Times New Roman" w:cs="Times New Roman"/>
            <w:sz w:val="27"/>
            <w:szCs w:val="27"/>
          </w:rPr>
          <w:t>As a bakery staff member, I want to manage sales records so that I can view and manage completed sales.</w:t>
        </w:r>
      </w:ins>
    </w:p>
    <w:p w14:paraId="7A49EF25">
      <w:pPr>
        <w:spacing w:before="100" w:beforeAutospacing="1" w:after="100" w:afterAutospacing="1"/>
        <w:outlineLvl w:val="2"/>
        <w:rPr>
          <w:ins w:id="1850" w:author="SHARIF ULLAH" w:date="2026-10-07T14:39:00Z"/>
          <w:rFonts w:ascii="Times New Roman" w:hAnsi="Times New Roman" w:eastAsia="Times New Roman" w:cs="Times New Roman"/>
          <w:sz w:val="27"/>
          <w:szCs w:val="27"/>
        </w:rPr>
      </w:pPr>
      <w:ins w:id="1851" w:author="SHARIF ULLAH" w:date="2026-10-07T14:39:00Z">
        <w:r>
          <w:rPr>
            <w:rFonts w:ascii="Times New Roman" w:hAnsi="Times New Roman" w:eastAsia="Times New Roman" w:cs="Times New Roman"/>
            <w:b/>
            <w:bCs/>
            <w:sz w:val="27"/>
            <w:szCs w:val="27"/>
          </w:rPr>
          <w:t>I. Who:</w:t>
        </w:r>
      </w:ins>
      <w:ins w:id="1852" w:author="SHARIF ULLAH" w:date="2026-10-07T14:39:00Z">
        <w:r>
          <w:rPr>
            <w:rFonts w:ascii="Times New Roman" w:hAnsi="Times New Roman" w:eastAsia="Times New Roman" w:cs="Times New Roman"/>
            <w:sz w:val="27"/>
            <w:szCs w:val="27"/>
          </w:rPr>
          <w:t xml:space="preserve"> I am a bakery staff member.</w:t>
        </w:r>
      </w:ins>
    </w:p>
    <w:p w14:paraId="01685E46">
      <w:pPr>
        <w:spacing w:before="100" w:beforeAutospacing="1" w:after="100" w:afterAutospacing="1"/>
        <w:outlineLvl w:val="2"/>
        <w:rPr>
          <w:ins w:id="1853" w:author="SHARIF ULLAH" w:date="2026-10-07T14:39:00Z"/>
          <w:rFonts w:ascii="Times New Roman" w:hAnsi="Times New Roman" w:eastAsia="Times New Roman" w:cs="Times New Roman"/>
          <w:sz w:val="27"/>
          <w:szCs w:val="27"/>
        </w:rPr>
      </w:pPr>
      <w:ins w:id="1854" w:author="SHARIF ULLAH" w:date="2026-10-07T14:39:00Z">
        <w:r>
          <w:rPr>
            <w:rFonts w:ascii="Times New Roman" w:hAnsi="Times New Roman" w:eastAsia="Times New Roman" w:cs="Times New Roman"/>
            <w:b/>
            <w:bCs/>
            <w:sz w:val="27"/>
            <w:szCs w:val="27"/>
          </w:rPr>
          <w:t>II. What:</w:t>
        </w:r>
      </w:ins>
      <w:ins w:id="1855" w:author="SHARIF ULLAH" w:date="2026-10-07T14:39:00Z">
        <w:r>
          <w:rPr>
            <w:rFonts w:ascii="Times New Roman" w:hAnsi="Times New Roman" w:eastAsia="Times New Roman" w:cs="Times New Roman"/>
            <w:sz w:val="27"/>
            <w:szCs w:val="27"/>
          </w:rPr>
          <w:t xml:space="preserve"> I want to view and manage sales information.</w:t>
        </w:r>
      </w:ins>
    </w:p>
    <w:p w14:paraId="1BF55DCD">
      <w:pPr>
        <w:spacing w:before="100" w:beforeAutospacing="1" w:after="100" w:afterAutospacing="1"/>
        <w:outlineLvl w:val="2"/>
        <w:rPr>
          <w:ins w:id="1856" w:author="SHARIF ULLAH" w:date="2026-10-07T14:39:00Z"/>
          <w:rFonts w:ascii="Times New Roman" w:hAnsi="Times New Roman" w:eastAsia="Times New Roman" w:cs="Times New Roman"/>
          <w:sz w:val="27"/>
          <w:szCs w:val="27"/>
        </w:rPr>
      </w:pPr>
      <w:ins w:id="1857" w:author="SHARIF ULLAH" w:date="2026-10-07T14:39:00Z">
        <w:r>
          <w:rPr>
            <w:rFonts w:ascii="Times New Roman" w:hAnsi="Times New Roman" w:eastAsia="Times New Roman" w:cs="Times New Roman"/>
            <w:b/>
            <w:bCs/>
            <w:sz w:val="27"/>
            <w:szCs w:val="27"/>
          </w:rPr>
          <w:t>III. Why:</w:t>
        </w:r>
      </w:ins>
      <w:ins w:id="1858" w:author="SHARIF ULLAH" w:date="2026-10-07T14:39:00Z">
        <w:r>
          <w:rPr>
            <w:rFonts w:ascii="Times New Roman" w:hAnsi="Times New Roman" w:eastAsia="Times New Roman" w:cs="Times New Roman"/>
            <w:sz w:val="27"/>
            <w:szCs w:val="27"/>
          </w:rPr>
          <w:t xml:space="preserve"> I can complete the required sales management tasks.</w:t>
        </w:r>
      </w:ins>
    </w:p>
    <w:p w14:paraId="2F1C480F">
      <w:pPr>
        <w:spacing w:before="100" w:beforeAutospacing="1" w:after="100" w:afterAutospacing="1"/>
        <w:outlineLvl w:val="2"/>
        <w:rPr>
          <w:ins w:id="1859" w:author="SHARIF ULLAH" w:date="2026-10-07T14:39:00Z"/>
          <w:rFonts w:ascii="Times New Roman" w:hAnsi="Times New Roman" w:eastAsia="Times New Roman" w:cs="Times New Roman"/>
          <w:b/>
          <w:bCs/>
          <w:sz w:val="27"/>
          <w:szCs w:val="27"/>
        </w:rPr>
      </w:pPr>
      <w:ins w:id="1860" w:author="SHARIF ULLAH" w:date="2026-10-07T14:39:00Z">
        <w:r>
          <w:rPr>
            <w:rFonts w:ascii="Times New Roman" w:hAnsi="Times New Roman" w:eastAsia="Times New Roman" w:cs="Times New Roman"/>
            <w:b/>
            <w:bCs/>
            <w:sz w:val="27"/>
            <w:szCs w:val="27"/>
          </w:rPr>
          <w:t>Scenario: Successful sales management</w:t>
        </w:r>
      </w:ins>
    </w:p>
    <w:p w14:paraId="6B052A78">
      <w:pPr>
        <w:spacing w:before="100" w:beforeAutospacing="1" w:after="100" w:afterAutospacing="1"/>
        <w:outlineLvl w:val="2"/>
        <w:rPr>
          <w:ins w:id="1861" w:author="SHARIF ULLAH" w:date="2026-10-07T14:39:00Z"/>
          <w:rFonts w:ascii="Times New Roman" w:hAnsi="Times New Roman" w:eastAsia="Times New Roman" w:cs="Times New Roman"/>
          <w:sz w:val="27"/>
          <w:szCs w:val="27"/>
        </w:rPr>
      </w:pPr>
      <w:ins w:id="1862" w:author="SHARIF ULLAH" w:date="2026-10-07T14:39:00Z">
        <w:r>
          <w:rPr>
            <w:rFonts w:ascii="Times New Roman" w:hAnsi="Times New Roman" w:eastAsia="Times New Roman" w:cs="Times New Roman"/>
            <w:b/>
            <w:bCs/>
            <w:sz w:val="27"/>
            <w:szCs w:val="27"/>
          </w:rPr>
          <w:t>Given:</w:t>
        </w:r>
      </w:ins>
      <w:ins w:id="1863" w:author="SHARIF ULLAH" w:date="2026-10-07T14:39:00Z">
        <w:r>
          <w:rPr>
            <w:rFonts w:ascii="Times New Roman" w:hAnsi="Times New Roman" w:eastAsia="Times New Roman" w:cs="Times New Roman"/>
            <w:sz w:val="27"/>
            <w:szCs w:val="27"/>
          </w:rPr>
          <w:t xml:space="preserve"> sales records are available or the system is ready to record sales.</w:t>
        </w:r>
      </w:ins>
    </w:p>
    <w:p w14:paraId="403B3CEF">
      <w:pPr>
        <w:spacing w:before="100" w:beforeAutospacing="1" w:after="100" w:afterAutospacing="1"/>
        <w:outlineLvl w:val="2"/>
        <w:rPr>
          <w:ins w:id="1864" w:author="SHARIF ULLAH" w:date="2026-10-07T14:39:00Z"/>
          <w:rFonts w:ascii="Times New Roman" w:hAnsi="Times New Roman" w:eastAsia="Times New Roman" w:cs="Times New Roman"/>
          <w:sz w:val="27"/>
          <w:szCs w:val="27"/>
        </w:rPr>
      </w:pPr>
      <w:ins w:id="1865" w:author="SHARIF ULLAH" w:date="2026-10-07T14:39:00Z">
        <w:r>
          <w:rPr>
            <w:rFonts w:ascii="Times New Roman" w:hAnsi="Times New Roman" w:eastAsia="Times New Roman" w:cs="Times New Roman"/>
            <w:b/>
            <w:bCs/>
            <w:sz w:val="27"/>
            <w:szCs w:val="27"/>
          </w:rPr>
          <w:t>And:</w:t>
        </w:r>
      </w:ins>
      <w:ins w:id="1866" w:author="SHARIF ULLAH" w:date="2026-10-07T14:39:00Z">
        <w:r>
          <w:rPr>
            <w:rFonts w:ascii="Times New Roman" w:hAnsi="Times New Roman" w:eastAsia="Times New Roman" w:cs="Times New Roman"/>
            <w:sz w:val="27"/>
            <w:szCs w:val="27"/>
          </w:rPr>
          <w:t xml:space="preserve"> the bakery staff member is logged in and has permission to manage sales.</w:t>
        </w:r>
      </w:ins>
    </w:p>
    <w:p w14:paraId="3B9D7E4E">
      <w:pPr>
        <w:spacing w:before="100" w:beforeAutospacing="1" w:after="100" w:afterAutospacing="1"/>
        <w:outlineLvl w:val="2"/>
        <w:rPr>
          <w:ins w:id="1867" w:author="SHARIF ULLAH" w:date="2026-10-07T14:39:00Z"/>
          <w:rFonts w:ascii="Times New Roman" w:hAnsi="Times New Roman" w:eastAsia="Times New Roman" w:cs="Times New Roman"/>
          <w:sz w:val="27"/>
          <w:szCs w:val="27"/>
        </w:rPr>
      </w:pPr>
      <w:ins w:id="1868" w:author="SHARIF ULLAH" w:date="2026-10-07T14:39:00Z">
        <w:r>
          <w:rPr>
            <w:rFonts w:ascii="Times New Roman" w:hAnsi="Times New Roman" w:eastAsia="Times New Roman" w:cs="Times New Roman"/>
            <w:b/>
            <w:bCs/>
            <w:sz w:val="27"/>
            <w:szCs w:val="27"/>
          </w:rPr>
          <w:t>When:</w:t>
        </w:r>
      </w:ins>
      <w:ins w:id="1869" w:author="SHARIF ULLAH" w:date="2026-10-07T14:39:00Z">
        <w:r>
          <w:rPr>
            <w:rFonts w:ascii="Times New Roman" w:hAnsi="Times New Roman" w:eastAsia="Times New Roman" w:cs="Times New Roman"/>
            <w:sz w:val="27"/>
            <w:szCs w:val="27"/>
          </w:rPr>
          <w:t xml:space="preserve"> the staff member selects Manage Sales.</w:t>
        </w:r>
      </w:ins>
    </w:p>
    <w:p w14:paraId="24035C3E">
      <w:pPr>
        <w:spacing w:before="100" w:beforeAutospacing="1" w:after="100" w:afterAutospacing="1"/>
        <w:outlineLvl w:val="2"/>
        <w:rPr>
          <w:ins w:id="1870" w:author="SHARIF ULLAH" w:date="2026-10-07T14:39:00Z"/>
          <w:rFonts w:ascii="Times New Roman" w:hAnsi="Times New Roman" w:eastAsia="Times New Roman" w:cs="Times New Roman"/>
          <w:sz w:val="27"/>
          <w:szCs w:val="27"/>
        </w:rPr>
      </w:pPr>
      <w:ins w:id="1871" w:author="SHARIF ULLAH" w:date="2026-10-07T14:39:00Z">
        <w:r>
          <w:rPr>
            <w:rFonts w:ascii="Times New Roman" w:hAnsi="Times New Roman" w:eastAsia="Times New Roman" w:cs="Times New Roman"/>
            <w:b/>
            <w:bCs/>
            <w:sz w:val="27"/>
            <w:szCs w:val="27"/>
          </w:rPr>
          <w:t>Then:</w:t>
        </w:r>
      </w:ins>
      <w:ins w:id="1872" w:author="SHARIF ULLAH" w:date="2026-10-07T14:39:00Z">
        <w:r>
          <w:rPr>
            <w:rFonts w:ascii="Times New Roman" w:hAnsi="Times New Roman" w:eastAsia="Times New Roman" w:cs="Times New Roman"/>
            <w:sz w:val="27"/>
            <w:szCs w:val="27"/>
          </w:rPr>
          <w:t xml:space="preserve"> the system displays the required sales information.</w:t>
        </w:r>
      </w:ins>
    </w:p>
    <w:p w14:paraId="2FF66B33">
      <w:pPr>
        <w:spacing w:before="100" w:beforeAutospacing="1" w:after="100" w:afterAutospacing="1"/>
        <w:outlineLvl w:val="2"/>
        <w:rPr>
          <w:ins w:id="1873" w:author="SHARIF ULLAH" w:date="2026-10-07T14:39:00Z"/>
          <w:rFonts w:ascii="Times New Roman" w:hAnsi="Times New Roman" w:eastAsia="Times New Roman" w:cs="Times New Roman"/>
          <w:sz w:val="27"/>
          <w:szCs w:val="27"/>
        </w:rPr>
      </w:pPr>
      <w:ins w:id="1874" w:author="SHARIF ULLAH" w:date="2026-10-07T14:39:00Z">
        <w:r>
          <w:rPr>
            <w:rFonts w:ascii="Times New Roman" w:hAnsi="Times New Roman" w:eastAsia="Times New Roman" w:cs="Times New Roman"/>
            <w:b/>
            <w:bCs/>
            <w:sz w:val="27"/>
            <w:szCs w:val="27"/>
          </w:rPr>
          <w:t>And:</w:t>
        </w:r>
      </w:ins>
      <w:ins w:id="1875" w:author="SHARIF ULLAH" w:date="2026-10-07T14:39:00Z">
        <w:r>
          <w:rPr>
            <w:rFonts w:ascii="Times New Roman" w:hAnsi="Times New Roman" w:eastAsia="Times New Roman" w:cs="Times New Roman"/>
            <w:sz w:val="27"/>
            <w:szCs w:val="27"/>
          </w:rPr>
          <w:t xml:space="preserve"> the staff member completes the required sales management task.</w:t>
        </w:r>
      </w:ins>
    </w:p>
    <w:p w14:paraId="1B7B519B">
      <w:pPr>
        <w:spacing w:before="100" w:beforeAutospacing="1" w:after="100" w:afterAutospacing="1"/>
        <w:outlineLvl w:val="2"/>
        <w:rPr>
          <w:ins w:id="1876" w:author="SHARIF ULLAH" w:date="2026-10-07T14:39:00Z"/>
          <w:rFonts w:ascii="Times New Roman" w:hAnsi="Times New Roman" w:eastAsia="Times New Roman" w:cs="Times New Roman"/>
          <w:sz w:val="27"/>
          <w:szCs w:val="27"/>
        </w:rPr>
      </w:pPr>
      <w:ins w:id="1877" w:author="SHARIF ULLAH" w:date="2026-10-07T14:39:00Z">
        <w:r>
          <w:rPr>
            <w:rFonts w:ascii="Times New Roman" w:hAnsi="Times New Roman" w:eastAsia="Times New Roman" w:cs="Times New Roman"/>
            <w:sz w:val="27"/>
            <w:szCs w:val="27"/>
          </w:rPr>
          <w:pict>
            <v:rect id="_x0000_i1037" o:spt="1" style="height:1.5pt;width:0pt;" fillcolor="#A0A0A0" filled="t" stroked="f" coordsize="21600,21600" o:hr="t" o:hrstd="t" o:hralign="center">
              <v:path/>
              <v:fill on="t" focussize="0,0"/>
              <v:stroke on="f"/>
              <v:imagedata o:title=""/>
              <o:lock v:ext="edit"/>
              <w10:wrap type="none"/>
              <w10:anchorlock/>
            </v:rect>
          </w:pict>
        </w:r>
      </w:ins>
    </w:p>
    <w:p w14:paraId="64F6651F">
      <w:pPr>
        <w:spacing w:before="100" w:beforeAutospacing="1" w:after="100" w:afterAutospacing="1"/>
        <w:outlineLvl w:val="2"/>
        <w:rPr>
          <w:ins w:id="1879" w:author="SHARIF ULLAH" w:date="2026-10-07T14:39:00Z"/>
          <w:rFonts w:ascii="Times New Roman" w:hAnsi="Times New Roman" w:eastAsia="Times New Roman" w:cs="Times New Roman"/>
          <w:b/>
          <w:bCs/>
          <w:sz w:val="27"/>
          <w:szCs w:val="27"/>
        </w:rPr>
      </w:pPr>
      <w:ins w:id="1880" w:author="SHARIF ULLAH" w:date="2026-10-07T14:39:00Z">
        <w:r>
          <w:rPr>
            <w:rFonts w:ascii="Times New Roman" w:hAnsi="Times New Roman" w:eastAsia="Times New Roman" w:cs="Times New Roman"/>
            <w:b/>
            <w:bCs/>
            <w:sz w:val="27"/>
            <w:szCs w:val="27"/>
          </w:rPr>
          <w:t>User Story 2:</w:t>
        </w:r>
      </w:ins>
    </w:p>
    <w:p w14:paraId="5B9250D8">
      <w:pPr>
        <w:spacing w:before="100" w:beforeAutospacing="1" w:after="100" w:afterAutospacing="1"/>
        <w:outlineLvl w:val="2"/>
        <w:rPr>
          <w:ins w:id="1881" w:author="SHARIF ULLAH" w:date="2026-10-07T14:39:00Z"/>
          <w:rFonts w:ascii="Times New Roman" w:hAnsi="Times New Roman" w:eastAsia="Times New Roman" w:cs="Times New Roman"/>
          <w:sz w:val="27"/>
          <w:szCs w:val="27"/>
        </w:rPr>
      </w:pPr>
      <w:ins w:id="1882" w:author="SHARIF ULLAH" w:date="2026-10-07T14:39:00Z">
        <w:r>
          <w:rPr>
            <w:rFonts w:ascii="Times New Roman" w:hAnsi="Times New Roman" w:eastAsia="Times New Roman" w:cs="Times New Roman"/>
            <w:sz w:val="27"/>
            <w:szCs w:val="27"/>
          </w:rPr>
          <w:t>As a bakery staff member, I want to be notified when no sales records are available so that I can return to the sales page or perform another task.</w:t>
        </w:r>
      </w:ins>
    </w:p>
    <w:p w14:paraId="17344E9B">
      <w:pPr>
        <w:spacing w:before="100" w:beforeAutospacing="1" w:after="100" w:afterAutospacing="1"/>
        <w:outlineLvl w:val="2"/>
        <w:rPr>
          <w:ins w:id="1883" w:author="SHARIF ULLAH" w:date="2026-10-07T14:39:00Z"/>
          <w:rFonts w:ascii="Times New Roman" w:hAnsi="Times New Roman" w:eastAsia="Times New Roman" w:cs="Times New Roman"/>
          <w:sz w:val="27"/>
          <w:szCs w:val="27"/>
        </w:rPr>
      </w:pPr>
      <w:ins w:id="1884" w:author="SHARIF ULLAH" w:date="2026-10-07T14:39:00Z">
        <w:r>
          <w:rPr>
            <w:rFonts w:ascii="Times New Roman" w:hAnsi="Times New Roman" w:eastAsia="Times New Roman" w:cs="Times New Roman"/>
            <w:b/>
            <w:bCs/>
            <w:sz w:val="27"/>
            <w:szCs w:val="27"/>
          </w:rPr>
          <w:t>I. Who:</w:t>
        </w:r>
      </w:ins>
      <w:ins w:id="1885" w:author="SHARIF ULLAH" w:date="2026-10-07T14:39:00Z">
        <w:r>
          <w:rPr>
            <w:rFonts w:ascii="Times New Roman" w:hAnsi="Times New Roman" w:eastAsia="Times New Roman" w:cs="Times New Roman"/>
            <w:sz w:val="27"/>
            <w:szCs w:val="27"/>
          </w:rPr>
          <w:t xml:space="preserve"> I am a bakery staff member.</w:t>
        </w:r>
      </w:ins>
    </w:p>
    <w:p w14:paraId="4CB84582">
      <w:pPr>
        <w:spacing w:before="100" w:beforeAutospacing="1" w:after="100" w:afterAutospacing="1"/>
        <w:outlineLvl w:val="2"/>
        <w:rPr>
          <w:ins w:id="1886" w:author="SHARIF ULLAH" w:date="2026-10-07T14:39:00Z"/>
          <w:rFonts w:ascii="Times New Roman" w:hAnsi="Times New Roman" w:eastAsia="Times New Roman" w:cs="Times New Roman"/>
          <w:sz w:val="27"/>
          <w:szCs w:val="27"/>
        </w:rPr>
      </w:pPr>
      <w:ins w:id="1887" w:author="SHARIF ULLAH" w:date="2026-10-07T14:39:00Z">
        <w:r>
          <w:rPr>
            <w:rFonts w:ascii="Times New Roman" w:hAnsi="Times New Roman" w:eastAsia="Times New Roman" w:cs="Times New Roman"/>
            <w:b/>
            <w:bCs/>
            <w:sz w:val="27"/>
            <w:szCs w:val="27"/>
          </w:rPr>
          <w:t>II. What:</w:t>
        </w:r>
      </w:ins>
      <w:ins w:id="1888" w:author="SHARIF ULLAH" w:date="2026-10-07T14:39:00Z">
        <w:r>
          <w:rPr>
            <w:rFonts w:ascii="Times New Roman" w:hAnsi="Times New Roman" w:eastAsia="Times New Roman" w:cs="Times New Roman"/>
            <w:sz w:val="27"/>
            <w:szCs w:val="27"/>
          </w:rPr>
          <w:t xml:space="preserve"> I want to know when no sales data is available.</w:t>
        </w:r>
      </w:ins>
    </w:p>
    <w:p w14:paraId="544F64B7">
      <w:pPr>
        <w:spacing w:before="100" w:beforeAutospacing="1" w:after="100" w:afterAutospacing="1"/>
        <w:outlineLvl w:val="2"/>
        <w:rPr>
          <w:ins w:id="1889" w:author="SHARIF ULLAH" w:date="2026-10-07T14:39:00Z"/>
          <w:rFonts w:ascii="Times New Roman" w:hAnsi="Times New Roman" w:eastAsia="Times New Roman" w:cs="Times New Roman"/>
          <w:sz w:val="27"/>
          <w:szCs w:val="27"/>
        </w:rPr>
      </w:pPr>
      <w:ins w:id="1890" w:author="SHARIF ULLAH" w:date="2026-10-07T14:39:00Z">
        <w:r>
          <w:rPr>
            <w:rFonts w:ascii="Times New Roman" w:hAnsi="Times New Roman" w:eastAsia="Times New Roman" w:cs="Times New Roman"/>
            <w:b/>
            <w:bCs/>
            <w:sz w:val="27"/>
            <w:szCs w:val="27"/>
          </w:rPr>
          <w:t>III. Why:</w:t>
        </w:r>
      </w:ins>
      <w:ins w:id="1891" w:author="SHARIF ULLAH" w:date="2026-10-07T14:39:00Z">
        <w:r>
          <w:rPr>
            <w:rFonts w:ascii="Times New Roman" w:hAnsi="Times New Roman" w:eastAsia="Times New Roman" w:cs="Times New Roman"/>
            <w:sz w:val="27"/>
            <w:szCs w:val="27"/>
          </w:rPr>
          <w:t xml:space="preserve"> I can return to the sales page or perform another task.</w:t>
        </w:r>
      </w:ins>
    </w:p>
    <w:p w14:paraId="04D7AE2E">
      <w:pPr>
        <w:spacing w:before="100" w:beforeAutospacing="1" w:after="100" w:afterAutospacing="1"/>
        <w:outlineLvl w:val="2"/>
        <w:rPr>
          <w:ins w:id="1892" w:author="SHARIF ULLAH" w:date="2026-10-07T14:39:00Z"/>
          <w:rFonts w:ascii="Times New Roman" w:hAnsi="Times New Roman" w:eastAsia="Times New Roman" w:cs="Times New Roman"/>
          <w:b/>
          <w:bCs/>
          <w:sz w:val="27"/>
          <w:szCs w:val="27"/>
        </w:rPr>
      </w:pPr>
      <w:ins w:id="1893" w:author="SHARIF ULLAH" w:date="2026-10-07T14:39:00Z">
        <w:r>
          <w:rPr>
            <w:rFonts w:ascii="Times New Roman" w:hAnsi="Times New Roman" w:eastAsia="Times New Roman" w:cs="Times New Roman"/>
            <w:b/>
            <w:bCs/>
            <w:sz w:val="27"/>
            <w:szCs w:val="27"/>
          </w:rPr>
          <w:t>Acceptance Criteria:</w:t>
        </w:r>
      </w:ins>
    </w:p>
    <w:p w14:paraId="6141CB30">
      <w:pPr>
        <w:spacing w:before="100" w:beforeAutospacing="1" w:after="100" w:afterAutospacing="1"/>
        <w:outlineLvl w:val="2"/>
        <w:rPr>
          <w:ins w:id="1894" w:author="SHARIF ULLAH" w:date="2026-10-07T14:39:00Z"/>
          <w:rFonts w:ascii="Times New Roman" w:hAnsi="Times New Roman" w:eastAsia="Times New Roman" w:cs="Times New Roman"/>
          <w:sz w:val="27"/>
          <w:szCs w:val="27"/>
        </w:rPr>
      </w:pPr>
      <w:ins w:id="1895" w:author="SHARIF ULLAH" w:date="2026-10-07T14:39:00Z">
        <w:r>
          <w:rPr>
            <w:rFonts w:ascii="Times New Roman" w:hAnsi="Times New Roman" w:eastAsia="Times New Roman" w:cs="Times New Roman"/>
            <w:b/>
            <w:bCs/>
            <w:sz w:val="27"/>
            <w:szCs w:val="27"/>
          </w:rPr>
          <w:t>Scenario: No sales records available</w:t>
        </w:r>
      </w:ins>
    </w:p>
    <w:p w14:paraId="341CDE49">
      <w:pPr>
        <w:spacing w:before="100" w:beforeAutospacing="1" w:after="100" w:afterAutospacing="1"/>
        <w:outlineLvl w:val="2"/>
        <w:rPr>
          <w:ins w:id="1896" w:author="SHARIF ULLAH" w:date="2026-10-07T14:39:00Z"/>
          <w:rFonts w:ascii="Times New Roman" w:hAnsi="Times New Roman" w:eastAsia="Times New Roman" w:cs="Times New Roman"/>
          <w:sz w:val="27"/>
          <w:szCs w:val="27"/>
        </w:rPr>
      </w:pPr>
      <w:ins w:id="1897" w:author="SHARIF ULLAH" w:date="2026-10-07T14:39:00Z">
        <w:r>
          <w:rPr>
            <w:rFonts w:ascii="Times New Roman" w:hAnsi="Times New Roman" w:eastAsia="Times New Roman" w:cs="Times New Roman"/>
            <w:b/>
            <w:bCs/>
            <w:sz w:val="27"/>
            <w:szCs w:val="27"/>
          </w:rPr>
          <w:t>Given:</w:t>
        </w:r>
      </w:ins>
      <w:ins w:id="1898" w:author="SHARIF ULLAH" w:date="2026-10-07T14:39:00Z">
        <w:r>
          <w:rPr>
            <w:rFonts w:ascii="Times New Roman" w:hAnsi="Times New Roman" w:eastAsia="Times New Roman" w:cs="Times New Roman"/>
            <w:sz w:val="27"/>
            <w:szCs w:val="27"/>
          </w:rPr>
          <w:t xml:space="preserve"> no sales records are available.</w:t>
        </w:r>
      </w:ins>
    </w:p>
    <w:p w14:paraId="528854EF">
      <w:pPr>
        <w:spacing w:before="100" w:beforeAutospacing="1" w:after="100" w:afterAutospacing="1"/>
        <w:outlineLvl w:val="2"/>
        <w:rPr>
          <w:ins w:id="1899" w:author="SHARIF ULLAH" w:date="2026-10-07T14:39:00Z"/>
          <w:rFonts w:ascii="Times New Roman" w:hAnsi="Times New Roman" w:eastAsia="Times New Roman" w:cs="Times New Roman"/>
          <w:sz w:val="27"/>
          <w:szCs w:val="27"/>
        </w:rPr>
      </w:pPr>
      <w:ins w:id="1900" w:author="SHARIF ULLAH" w:date="2026-10-07T14:39:00Z">
        <w:r>
          <w:rPr>
            <w:rFonts w:ascii="Times New Roman" w:hAnsi="Times New Roman" w:eastAsia="Times New Roman" w:cs="Times New Roman"/>
            <w:b/>
            <w:bCs/>
            <w:sz w:val="27"/>
            <w:szCs w:val="27"/>
          </w:rPr>
          <w:t>When:</w:t>
        </w:r>
      </w:ins>
      <w:ins w:id="1901" w:author="SHARIF ULLAH" w:date="2026-10-07T14:39:00Z">
        <w:r>
          <w:rPr>
            <w:rFonts w:ascii="Times New Roman" w:hAnsi="Times New Roman" w:eastAsia="Times New Roman" w:cs="Times New Roman"/>
            <w:sz w:val="27"/>
            <w:szCs w:val="27"/>
          </w:rPr>
          <w:t xml:space="preserve"> the staff member selects Manage Sales.</w:t>
        </w:r>
      </w:ins>
    </w:p>
    <w:p w14:paraId="532F3A6D">
      <w:pPr>
        <w:spacing w:before="100" w:beforeAutospacing="1" w:after="100" w:afterAutospacing="1"/>
        <w:outlineLvl w:val="2"/>
        <w:rPr>
          <w:ins w:id="1902" w:author="SHARIF ULLAH" w:date="2026-10-07T14:39:00Z"/>
          <w:rFonts w:ascii="Times New Roman" w:hAnsi="Times New Roman" w:eastAsia="Times New Roman" w:cs="Times New Roman"/>
          <w:sz w:val="27"/>
          <w:szCs w:val="27"/>
        </w:rPr>
      </w:pPr>
      <w:ins w:id="1903" w:author="SHARIF ULLAH" w:date="2026-10-07T14:39:00Z">
        <w:r>
          <w:rPr>
            <w:rFonts w:ascii="Times New Roman" w:hAnsi="Times New Roman" w:eastAsia="Times New Roman" w:cs="Times New Roman"/>
            <w:b/>
            <w:bCs/>
            <w:sz w:val="27"/>
            <w:szCs w:val="27"/>
          </w:rPr>
          <w:t>Then:</w:t>
        </w:r>
      </w:ins>
      <w:ins w:id="1904" w:author="SHARIF ULLAH" w:date="2026-10-07T14:39:00Z">
        <w:r>
          <w:rPr>
            <w:rFonts w:ascii="Times New Roman" w:hAnsi="Times New Roman" w:eastAsia="Times New Roman" w:cs="Times New Roman"/>
            <w:sz w:val="27"/>
            <w:szCs w:val="27"/>
          </w:rPr>
          <w:t xml:space="preserve"> the system displays a message that no sales data was found.</w:t>
        </w:r>
      </w:ins>
    </w:p>
    <w:p w14:paraId="55E14D20">
      <w:pPr>
        <w:spacing w:before="100" w:beforeAutospacing="1" w:after="100" w:afterAutospacing="1"/>
        <w:outlineLvl w:val="2"/>
        <w:rPr>
          <w:ins w:id="1905" w:author="SHARIF ULLAH" w:date="2026-10-07T14:39:00Z"/>
          <w:rFonts w:ascii="Times New Roman" w:hAnsi="Times New Roman" w:eastAsia="Times New Roman" w:cs="Times New Roman"/>
          <w:sz w:val="27"/>
          <w:szCs w:val="27"/>
        </w:rPr>
      </w:pPr>
      <w:ins w:id="1906" w:author="SHARIF ULLAH" w:date="2026-10-07T14:39:00Z">
        <w:r>
          <w:rPr>
            <w:rFonts w:ascii="Times New Roman" w:hAnsi="Times New Roman" w:eastAsia="Times New Roman" w:cs="Times New Roman"/>
            <w:b/>
            <w:bCs/>
            <w:sz w:val="27"/>
            <w:szCs w:val="27"/>
          </w:rPr>
          <w:t>And:</w:t>
        </w:r>
      </w:ins>
      <w:ins w:id="1907" w:author="SHARIF ULLAH" w:date="2026-10-07T14:39:00Z">
        <w:r>
          <w:rPr>
            <w:rFonts w:ascii="Times New Roman" w:hAnsi="Times New Roman" w:eastAsia="Times New Roman" w:cs="Times New Roman"/>
            <w:sz w:val="27"/>
            <w:szCs w:val="27"/>
          </w:rPr>
          <w:t xml:space="preserve"> the staff member can return to the sales page or perform another task.</w:t>
        </w:r>
      </w:ins>
    </w:p>
    <w:p w14:paraId="59E82D72">
      <w:pPr>
        <w:spacing w:before="100" w:beforeAutospacing="1" w:after="100" w:afterAutospacing="1"/>
        <w:outlineLvl w:val="2"/>
        <w:rPr>
          <w:ins w:id="1908" w:author="SHARIF ULLAH" w:date="2026-10-07T14:40:00Z"/>
          <w:rFonts w:ascii="Times New Roman" w:hAnsi="Times New Roman" w:eastAsia="Times New Roman" w:cs="Times New Roman"/>
          <w:sz w:val="27"/>
          <w:szCs w:val="27"/>
        </w:rPr>
      </w:pPr>
    </w:p>
    <w:p w14:paraId="1C6F1B1C">
      <w:pPr>
        <w:spacing w:before="100" w:beforeAutospacing="1" w:after="100" w:afterAutospacing="1"/>
        <w:outlineLvl w:val="2"/>
        <w:rPr>
          <w:ins w:id="1909" w:author="SHARIF ULLAH" w:date="2026-10-07T14:40:00Z"/>
          <w:rFonts w:ascii="Times New Roman" w:hAnsi="Times New Roman" w:eastAsia="Times New Roman" w:cs="Times New Roman"/>
          <w:b/>
          <w:bCs/>
          <w:sz w:val="28"/>
          <w:szCs w:val="28"/>
          <w:rPrChange w:id="1910" w:author="SHARIF ULLAH" w:date="2026-10-07T14:41:00Z">
            <w:rPr>
              <w:ins w:id="1911" w:author="SHARIF ULLAH" w:date="2026-10-07T14:40:00Z"/>
              <w:rFonts w:ascii="Times New Roman" w:hAnsi="Times New Roman" w:eastAsia="Times New Roman" w:cs="Times New Roman"/>
              <w:b/>
              <w:bCs/>
              <w:sz w:val="27"/>
              <w:szCs w:val="27"/>
            </w:rPr>
          </w:rPrChange>
        </w:rPr>
      </w:pPr>
      <w:ins w:id="1912" w:author="SHARIF ULLAH" w:date="2026-10-07T14:41:00Z">
        <w:r>
          <w:rPr>
            <w:rFonts w:ascii="Times New Roman" w:hAnsi="Times New Roman" w:eastAsia="Times New Roman" w:cs="Times New Roman"/>
            <w:b/>
            <w:bCs/>
            <w:sz w:val="28"/>
            <w:szCs w:val="28"/>
            <w:rPrChange w:id="1913" w:author="SHARIF ULLAH" w:date="2026-10-07T14:41:00Z">
              <w:rPr>
                <w:rFonts w:ascii="Times New Roman" w:hAnsi="Times New Roman" w:eastAsia="Times New Roman" w:cs="Times New Roman"/>
                <w:b/>
                <w:bCs/>
                <w:sz w:val="27"/>
                <w:szCs w:val="27"/>
              </w:rPr>
            </w:rPrChange>
          </w:rPr>
          <w:t>10.</w:t>
        </w:r>
      </w:ins>
      <w:ins w:id="1914" w:author="SHARIF ULLAH" w:date="2026-10-07T14:40:00Z">
        <w:r>
          <w:rPr>
            <w:rFonts w:ascii="Times New Roman" w:hAnsi="Times New Roman" w:eastAsia="Times New Roman" w:cs="Times New Roman"/>
            <w:b/>
            <w:bCs/>
            <w:sz w:val="28"/>
            <w:szCs w:val="28"/>
            <w:rPrChange w:id="1915" w:author="SHARIF ULLAH" w:date="2026-10-07T14:41:00Z">
              <w:rPr>
                <w:rFonts w:ascii="Times New Roman" w:hAnsi="Times New Roman" w:eastAsia="Times New Roman" w:cs="Times New Roman"/>
                <w:b/>
                <w:bCs/>
                <w:sz w:val="27"/>
                <w:szCs w:val="27"/>
              </w:rPr>
            </w:rPrChange>
          </w:rPr>
          <w:t>Use Case Text: Manage Delivery</w:t>
        </w:r>
      </w:ins>
    </w:p>
    <w:p w14:paraId="6D6FBE9C">
      <w:pPr>
        <w:spacing w:before="100" w:beforeAutospacing="1" w:after="100" w:afterAutospacing="1"/>
        <w:outlineLvl w:val="2"/>
        <w:rPr>
          <w:ins w:id="1916" w:author="SHARIF ULLAH" w:date="2026-10-07T14:40:00Z"/>
          <w:rFonts w:ascii="Times New Roman" w:hAnsi="Times New Roman" w:eastAsia="Times New Roman" w:cs="Times New Roman"/>
          <w:b/>
          <w:bCs/>
          <w:sz w:val="27"/>
          <w:szCs w:val="27"/>
        </w:rPr>
      </w:pPr>
      <w:ins w:id="1917" w:author="SHARIF ULLAH" w:date="2026-10-07T14:40:00Z">
        <w:r>
          <w:rPr>
            <w:rFonts w:ascii="Times New Roman" w:hAnsi="Times New Roman" w:eastAsia="Times New Roman" w:cs="Times New Roman"/>
            <w:b/>
            <w:bCs/>
            <w:sz w:val="27"/>
            <w:szCs w:val="27"/>
          </w:rPr>
          <w:t>Inputs:</w:t>
        </w:r>
      </w:ins>
    </w:p>
    <w:p w14:paraId="72F064C6">
      <w:pPr>
        <w:numPr>
          <w:ilvl w:val="0"/>
          <w:numId w:val="92"/>
        </w:numPr>
        <w:spacing w:before="100" w:beforeAutospacing="1" w:after="100" w:afterAutospacing="1"/>
        <w:outlineLvl w:val="2"/>
        <w:rPr>
          <w:ins w:id="1918" w:author="SHARIF ULLAH" w:date="2026-10-07T14:40:00Z"/>
          <w:rFonts w:ascii="Times New Roman" w:hAnsi="Times New Roman" w:eastAsia="Times New Roman" w:cs="Times New Roman"/>
          <w:sz w:val="27"/>
          <w:szCs w:val="27"/>
        </w:rPr>
      </w:pPr>
      <w:ins w:id="1919" w:author="SHARIF ULLAH" w:date="2026-10-07T14:40:00Z">
        <w:r>
          <w:rPr>
            <w:rFonts w:ascii="Times New Roman" w:hAnsi="Times New Roman" w:eastAsia="Times New Roman" w:cs="Times New Roman"/>
            <w:sz w:val="27"/>
            <w:szCs w:val="27"/>
          </w:rPr>
          <w:t>Order ID</w:t>
        </w:r>
      </w:ins>
    </w:p>
    <w:p w14:paraId="0B56F4BF">
      <w:pPr>
        <w:numPr>
          <w:ilvl w:val="0"/>
          <w:numId w:val="92"/>
        </w:numPr>
        <w:spacing w:before="100" w:beforeAutospacing="1" w:after="100" w:afterAutospacing="1"/>
        <w:outlineLvl w:val="2"/>
        <w:rPr>
          <w:ins w:id="1920" w:author="SHARIF ULLAH" w:date="2026-10-07T14:40:00Z"/>
          <w:rFonts w:ascii="Times New Roman" w:hAnsi="Times New Roman" w:eastAsia="Times New Roman" w:cs="Times New Roman"/>
          <w:sz w:val="27"/>
          <w:szCs w:val="27"/>
        </w:rPr>
      </w:pPr>
      <w:ins w:id="1921" w:author="SHARIF ULLAH" w:date="2026-10-07T14:40:00Z">
        <w:r>
          <w:rPr>
            <w:rFonts w:ascii="Times New Roman" w:hAnsi="Times New Roman" w:eastAsia="Times New Roman" w:cs="Times New Roman"/>
            <w:sz w:val="27"/>
            <w:szCs w:val="27"/>
          </w:rPr>
          <w:t>Delivery Information</w:t>
        </w:r>
      </w:ins>
    </w:p>
    <w:p w14:paraId="21F7FDC2">
      <w:pPr>
        <w:numPr>
          <w:ilvl w:val="0"/>
          <w:numId w:val="92"/>
        </w:numPr>
        <w:spacing w:before="100" w:beforeAutospacing="1" w:after="100" w:afterAutospacing="1"/>
        <w:outlineLvl w:val="2"/>
        <w:rPr>
          <w:ins w:id="1922" w:author="SHARIF ULLAH" w:date="2026-10-07T14:40:00Z"/>
          <w:rFonts w:ascii="Times New Roman" w:hAnsi="Times New Roman" w:eastAsia="Times New Roman" w:cs="Times New Roman"/>
          <w:sz w:val="27"/>
          <w:szCs w:val="27"/>
        </w:rPr>
      </w:pPr>
      <w:ins w:id="1923" w:author="SHARIF ULLAH" w:date="2026-10-07T14:40:00Z">
        <w:r>
          <w:rPr>
            <w:rFonts w:ascii="Times New Roman" w:hAnsi="Times New Roman" w:eastAsia="Times New Roman" w:cs="Times New Roman"/>
            <w:sz w:val="27"/>
            <w:szCs w:val="27"/>
          </w:rPr>
          <w:t>Delivery Details</w:t>
        </w:r>
      </w:ins>
    </w:p>
    <w:p w14:paraId="41CEC20F">
      <w:pPr>
        <w:spacing w:before="100" w:beforeAutospacing="1" w:after="100" w:afterAutospacing="1"/>
        <w:outlineLvl w:val="2"/>
        <w:rPr>
          <w:ins w:id="1924" w:author="SHARIF ULLAH" w:date="2026-10-07T14:40:00Z"/>
          <w:rFonts w:ascii="Times New Roman" w:hAnsi="Times New Roman" w:eastAsia="Times New Roman" w:cs="Times New Roman"/>
          <w:b/>
          <w:bCs/>
          <w:sz w:val="27"/>
          <w:szCs w:val="27"/>
        </w:rPr>
      </w:pPr>
      <w:ins w:id="1925" w:author="SHARIF ULLAH" w:date="2026-10-07T14:40:00Z">
        <w:r>
          <w:rPr>
            <w:rFonts w:ascii="Times New Roman" w:hAnsi="Times New Roman" w:eastAsia="Times New Roman" w:cs="Times New Roman"/>
            <w:b/>
            <w:bCs/>
            <w:sz w:val="27"/>
            <w:szCs w:val="27"/>
          </w:rPr>
          <w:t>Outputs:</w:t>
        </w:r>
      </w:ins>
    </w:p>
    <w:p w14:paraId="33F79756">
      <w:pPr>
        <w:numPr>
          <w:ilvl w:val="0"/>
          <w:numId w:val="93"/>
        </w:numPr>
        <w:spacing w:before="100" w:beforeAutospacing="1" w:after="100" w:afterAutospacing="1"/>
        <w:outlineLvl w:val="2"/>
        <w:rPr>
          <w:ins w:id="1926" w:author="SHARIF ULLAH" w:date="2026-10-07T14:40:00Z"/>
          <w:rFonts w:ascii="Times New Roman" w:hAnsi="Times New Roman" w:eastAsia="Times New Roman" w:cs="Times New Roman"/>
          <w:sz w:val="27"/>
          <w:szCs w:val="27"/>
        </w:rPr>
      </w:pPr>
      <w:ins w:id="1927" w:author="SHARIF ULLAH" w:date="2026-10-07T14:40:00Z">
        <w:r>
          <w:rPr>
            <w:rFonts w:ascii="Times New Roman" w:hAnsi="Times New Roman" w:eastAsia="Times New Roman" w:cs="Times New Roman"/>
            <w:sz w:val="27"/>
            <w:szCs w:val="27"/>
          </w:rPr>
          <w:t>Delivery Status</w:t>
        </w:r>
      </w:ins>
    </w:p>
    <w:p w14:paraId="3C758892">
      <w:pPr>
        <w:numPr>
          <w:ilvl w:val="0"/>
          <w:numId w:val="93"/>
        </w:numPr>
        <w:spacing w:before="100" w:beforeAutospacing="1" w:after="100" w:afterAutospacing="1"/>
        <w:outlineLvl w:val="2"/>
        <w:rPr>
          <w:ins w:id="1928" w:author="SHARIF ULLAH" w:date="2026-10-07T14:40:00Z"/>
          <w:rFonts w:ascii="Times New Roman" w:hAnsi="Times New Roman" w:eastAsia="Times New Roman" w:cs="Times New Roman"/>
          <w:sz w:val="27"/>
          <w:szCs w:val="27"/>
        </w:rPr>
      </w:pPr>
      <w:ins w:id="1929" w:author="SHARIF ULLAH" w:date="2026-10-07T14:40:00Z">
        <w:r>
          <w:rPr>
            <w:rFonts w:ascii="Times New Roman" w:hAnsi="Times New Roman" w:eastAsia="Times New Roman" w:cs="Times New Roman"/>
            <w:sz w:val="27"/>
            <w:szCs w:val="27"/>
          </w:rPr>
          <w:t>Updated Delivery Information</w:t>
        </w:r>
      </w:ins>
    </w:p>
    <w:p w14:paraId="04052A13">
      <w:pPr>
        <w:spacing w:before="100" w:beforeAutospacing="1" w:after="100" w:afterAutospacing="1"/>
        <w:outlineLvl w:val="2"/>
        <w:rPr>
          <w:ins w:id="1930" w:author="SHARIF ULLAH" w:date="2026-10-07T14:40:00Z"/>
          <w:rFonts w:ascii="Times New Roman" w:hAnsi="Times New Roman" w:eastAsia="Times New Roman" w:cs="Times New Roman"/>
          <w:b/>
          <w:bCs/>
          <w:sz w:val="27"/>
          <w:szCs w:val="27"/>
        </w:rPr>
      </w:pPr>
      <w:ins w:id="1931" w:author="SHARIF ULLAH" w:date="2026-10-07T14:40:00Z">
        <w:r>
          <w:rPr>
            <w:rFonts w:ascii="Times New Roman" w:hAnsi="Times New Roman" w:eastAsia="Times New Roman" w:cs="Times New Roman"/>
            <w:b/>
            <w:bCs/>
            <w:sz w:val="27"/>
            <w:szCs w:val="27"/>
          </w:rPr>
          <w:t>1. Primary Actor:</w:t>
        </w:r>
      </w:ins>
    </w:p>
    <w:p w14:paraId="552BD6FE">
      <w:pPr>
        <w:spacing w:before="100" w:beforeAutospacing="1" w:after="100" w:afterAutospacing="1"/>
        <w:outlineLvl w:val="2"/>
        <w:rPr>
          <w:ins w:id="1932" w:author="SHARIF ULLAH" w:date="2026-10-07T14:40:00Z"/>
          <w:rFonts w:ascii="Times New Roman" w:hAnsi="Times New Roman" w:eastAsia="Times New Roman" w:cs="Times New Roman"/>
          <w:sz w:val="27"/>
          <w:szCs w:val="27"/>
        </w:rPr>
      </w:pPr>
      <w:ins w:id="1933" w:author="SHARIF ULLAH" w:date="2026-10-07T14:40:00Z">
        <w:r>
          <w:rPr>
            <w:rFonts w:ascii="Times New Roman" w:hAnsi="Times New Roman" w:eastAsia="Times New Roman" w:cs="Times New Roman"/>
            <w:sz w:val="27"/>
            <w:szCs w:val="27"/>
          </w:rPr>
          <w:t>Bakery Staff</w:t>
        </w:r>
      </w:ins>
    </w:p>
    <w:p w14:paraId="0DE3C20B">
      <w:pPr>
        <w:spacing w:before="100" w:beforeAutospacing="1" w:after="100" w:afterAutospacing="1"/>
        <w:outlineLvl w:val="2"/>
        <w:rPr>
          <w:ins w:id="1934" w:author="SHARIF ULLAH" w:date="2026-10-07T14:40:00Z"/>
          <w:rFonts w:ascii="Times New Roman" w:hAnsi="Times New Roman" w:eastAsia="Times New Roman" w:cs="Times New Roman"/>
          <w:b/>
          <w:bCs/>
          <w:sz w:val="27"/>
          <w:szCs w:val="27"/>
        </w:rPr>
      </w:pPr>
      <w:ins w:id="1935" w:author="SHARIF ULLAH" w:date="2026-10-07T14:40:00Z">
        <w:r>
          <w:rPr>
            <w:rFonts w:ascii="Times New Roman" w:hAnsi="Times New Roman" w:eastAsia="Times New Roman" w:cs="Times New Roman"/>
            <w:b/>
            <w:bCs/>
            <w:sz w:val="27"/>
            <w:szCs w:val="27"/>
          </w:rPr>
          <w:t>2. Preconditions</w:t>
        </w:r>
      </w:ins>
    </w:p>
    <w:p w14:paraId="7597C575">
      <w:pPr>
        <w:numPr>
          <w:ilvl w:val="0"/>
          <w:numId w:val="94"/>
        </w:numPr>
        <w:spacing w:before="100" w:beforeAutospacing="1" w:after="100" w:afterAutospacing="1"/>
        <w:outlineLvl w:val="2"/>
        <w:rPr>
          <w:ins w:id="1936" w:author="SHARIF ULLAH" w:date="2026-10-07T14:40:00Z"/>
          <w:rFonts w:ascii="Times New Roman" w:hAnsi="Times New Roman" w:eastAsia="Times New Roman" w:cs="Times New Roman"/>
          <w:sz w:val="27"/>
          <w:szCs w:val="27"/>
        </w:rPr>
      </w:pPr>
      <w:ins w:id="1937" w:author="SHARIF ULLAH" w:date="2026-10-07T14:40:00Z">
        <w:r>
          <w:rPr>
            <w:rFonts w:ascii="Times New Roman" w:hAnsi="Times New Roman" w:eastAsia="Times New Roman" w:cs="Times New Roman"/>
            <w:sz w:val="27"/>
            <w:szCs w:val="27"/>
          </w:rPr>
          <w:t>Bakery staff is logged in.</w:t>
        </w:r>
      </w:ins>
    </w:p>
    <w:p w14:paraId="5A7F12D0">
      <w:pPr>
        <w:numPr>
          <w:ilvl w:val="0"/>
          <w:numId w:val="94"/>
        </w:numPr>
        <w:spacing w:before="100" w:beforeAutospacing="1" w:after="100" w:afterAutospacing="1"/>
        <w:outlineLvl w:val="2"/>
        <w:rPr>
          <w:ins w:id="1938" w:author="SHARIF ULLAH" w:date="2026-10-07T14:40:00Z"/>
          <w:rFonts w:ascii="Times New Roman" w:hAnsi="Times New Roman" w:eastAsia="Times New Roman" w:cs="Times New Roman"/>
          <w:sz w:val="27"/>
          <w:szCs w:val="27"/>
        </w:rPr>
      </w:pPr>
      <w:ins w:id="1939" w:author="SHARIF ULLAH" w:date="2026-10-07T14:40:00Z">
        <w:r>
          <w:rPr>
            <w:rFonts w:ascii="Times New Roman" w:hAnsi="Times New Roman" w:eastAsia="Times New Roman" w:cs="Times New Roman"/>
            <w:sz w:val="27"/>
            <w:szCs w:val="27"/>
          </w:rPr>
          <w:t>A valid order exists.</w:t>
        </w:r>
      </w:ins>
    </w:p>
    <w:p w14:paraId="58019266">
      <w:pPr>
        <w:numPr>
          <w:ilvl w:val="0"/>
          <w:numId w:val="94"/>
        </w:numPr>
        <w:spacing w:before="100" w:beforeAutospacing="1" w:after="100" w:afterAutospacing="1"/>
        <w:outlineLvl w:val="2"/>
        <w:rPr>
          <w:ins w:id="1940" w:author="SHARIF ULLAH" w:date="2026-10-07T14:40:00Z"/>
          <w:rFonts w:ascii="Times New Roman" w:hAnsi="Times New Roman" w:eastAsia="Times New Roman" w:cs="Times New Roman"/>
          <w:sz w:val="27"/>
          <w:szCs w:val="27"/>
        </w:rPr>
      </w:pPr>
      <w:ins w:id="1941" w:author="SHARIF ULLAH" w:date="2026-10-07T14:40:00Z">
        <w:r>
          <w:rPr>
            <w:rFonts w:ascii="Times New Roman" w:hAnsi="Times New Roman" w:eastAsia="Times New Roman" w:cs="Times New Roman"/>
            <w:sz w:val="27"/>
            <w:szCs w:val="27"/>
          </w:rPr>
          <w:t>Delivery information can be entered or updated.</w:t>
        </w:r>
      </w:ins>
    </w:p>
    <w:p w14:paraId="4F5A2EEB">
      <w:pPr>
        <w:spacing w:before="100" w:beforeAutospacing="1" w:after="100" w:afterAutospacing="1"/>
        <w:outlineLvl w:val="2"/>
        <w:rPr>
          <w:ins w:id="1942" w:author="SHARIF ULLAH" w:date="2026-10-07T14:40:00Z"/>
          <w:rFonts w:ascii="Times New Roman" w:hAnsi="Times New Roman" w:eastAsia="Times New Roman" w:cs="Times New Roman"/>
          <w:b/>
          <w:bCs/>
          <w:sz w:val="27"/>
          <w:szCs w:val="27"/>
        </w:rPr>
      </w:pPr>
      <w:ins w:id="1943" w:author="SHARIF ULLAH" w:date="2026-10-07T14:40:00Z">
        <w:r>
          <w:rPr>
            <w:rFonts w:ascii="Times New Roman" w:hAnsi="Times New Roman" w:eastAsia="Times New Roman" w:cs="Times New Roman"/>
            <w:b/>
            <w:bCs/>
            <w:sz w:val="27"/>
            <w:szCs w:val="27"/>
          </w:rPr>
          <w:t>3. Success Scenario</w:t>
        </w:r>
      </w:ins>
    </w:p>
    <w:p w14:paraId="51C6BB5F">
      <w:pPr>
        <w:numPr>
          <w:ilvl w:val="0"/>
          <w:numId w:val="95"/>
        </w:numPr>
        <w:spacing w:before="100" w:beforeAutospacing="1" w:after="100" w:afterAutospacing="1"/>
        <w:outlineLvl w:val="2"/>
        <w:rPr>
          <w:ins w:id="1944" w:author="SHARIF ULLAH" w:date="2026-10-07T14:40:00Z"/>
          <w:rFonts w:ascii="Times New Roman" w:hAnsi="Times New Roman" w:eastAsia="Times New Roman" w:cs="Times New Roman"/>
          <w:sz w:val="27"/>
          <w:szCs w:val="27"/>
        </w:rPr>
      </w:pPr>
      <w:ins w:id="1945" w:author="SHARIF ULLAH" w:date="2026-10-07T14:40:00Z">
        <w:r>
          <w:rPr>
            <w:rFonts w:ascii="Times New Roman" w:hAnsi="Times New Roman" w:eastAsia="Times New Roman" w:cs="Times New Roman"/>
            <w:sz w:val="27"/>
            <w:szCs w:val="27"/>
          </w:rPr>
          <w:t>Bakery staff logs into the system.</w:t>
        </w:r>
      </w:ins>
    </w:p>
    <w:p w14:paraId="500F08B9">
      <w:pPr>
        <w:numPr>
          <w:ilvl w:val="0"/>
          <w:numId w:val="95"/>
        </w:numPr>
        <w:spacing w:before="100" w:beforeAutospacing="1" w:after="100" w:afterAutospacing="1"/>
        <w:outlineLvl w:val="2"/>
        <w:rPr>
          <w:ins w:id="1946" w:author="SHARIF ULLAH" w:date="2026-10-07T14:40:00Z"/>
          <w:rFonts w:ascii="Times New Roman" w:hAnsi="Times New Roman" w:eastAsia="Times New Roman" w:cs="Times New Roman"/>
          <w:sz w:val="27"/>
          <w:szCs w:val="27"/>
        </w:rPr>
      </w:pPr>
      <w:ins w:id="1947" w:author="SHARIF ULLAH" w:date="2026-10-07T14:40:00Z">
        <w:r>
          <w:rPr>
            <w:rFonts w:ascii="Times New Roman" w:hAnsi="Times New Roman" w:eastAsia="Times New Roman" w:cs="Times New Roman"/>
            <w:sz w:val="27"/>
            <w:szCs w:val="27"/>
          </w:rPr>
          <w:t>Staff selects Manage Delivery.</w:t>
        </w:r>
      </w:ins>
    </w:p>
    <w:p w14:paraId="6BCE798C">
      <w:pPr>
        <w:numPr>
          <w:ilvl w:val="0"/>
          <w:numId w:val="95"/>
        </w:numPr>
        <w:spacing w:before="100" w:beforeAutospacing="1" w:after="100" w:afterAutospacing="1"/>
        <w:outlineLvl w:val="2"/>
        <w:rPr>
          <w:ins w:id="1948" w:author="SHARIF ULLAH" w:date="2026-10-07T14:40:00Z"/>
          <w:rFonts w:ascii="Times New Roman" w:hAnsi="Times New Roman" w:eastAsia="Times New Roman" w:cs="Times New Roman"/>
          <w:sz w:val="27"/>
          <w:szCs w:val="27"/>
        </w:rPr>
      </w:pPr>
      <w:ins w:id="1949" w:author="SHARIF ULLAH" w:date="2026-10-07T14:40:00Z">
        <w:r>
          <w:rPr>
            <w:rFonts w:ascii="Times New Roman" w:hAnsi="Times New Roman" w:eastAsia="Times New Roman" w:cs="Times New Roman"/>
            <w:sz w:val="27"/>
            <w:szCs w:val="27"/>
          </w:rPr>
          <w:t>The system displays orders that require delivery.</w:t>
        </w:r>
      </w:ins>
    </w:p>
    <w:p w14:paraId="6B19CF9E">
      <w:pPr>
        <w:numPr>
          <w:ilvl w:val="0"/>
          <w:numId w:val="95"/>
        </w:numPr>
        <w:spacing w:before="100" w:beforeAutospacing="1" w:after="100" w:afterAutospacing="1"/>
        <w:outlineLvl w:val="2"/>
        <w:rPr>
          <w:ins w:id="1950" w:author="SHARIF ULLAH" w:date="2026-10-07T14:40:00Z"/>
          <w:rFonts w:ascii="Times New Roman" w:hAnsi="Times New Roman" w:eastAsia="Times New Roman" w:cs="Times New Roman"/>
          <w:sz w:val="27"/>
          <w:szCs w:val="27"/>
        </w:rPr>
      </w:pPr>
      <w:ins w:id="1951" w:author="SHARIF ULLAH" w:date="2026-10-07T14:40:00Z">
        <w:r>
          <w:rPr>
            <w:rFonts w:ascii="Times New Roman" w:hAnsi="Times New Roman" w:eastAsia="Times New Roman" w:cs="Times New Roman"/>
            <w:sz w:val="27"/>
            <w:szCs w:val="27"/>
          </w:rPr>
          <w:t>Staff selects an order.</w:t>
        </w:r>
      </w:ins>
    </w:p>
    <w:p w14:paraId="583EBFA2">
      <w:pPr>
        <w:numPr>
          <w:ilvl w:val="0"/>
          <w:numId w:val="95"/>
        </w:numPr>
        <w:spacing w:before="100" w:beforeAutospacing="1" w:after="100" w:afterAutospacing="1"/>
        <w:outlineLvl w:val="2"/>
        <w:rPr>
          <w:ins w:id="1952" w:author="SHARIF ULLAH" w:date="2026-10-07T14:40:00Z"/>
          <w:rFonts w:ascii="Times New Roman" w:hAnsi="Times New Roman" w:eastAsia="Times New Roman" w:cs="Times New Roman"/>
          <w:sz w:val="27"/>
          <w:szCs w:val="27"/>
        </w:rPr>
      </w:pPr>
      <w:ins w:id="1953" w:author="SHARIF ULLAH" w:date="2026-10-07T14:40:00Z">
        <w:r>
          <w:rPr>
            <w:rFonts w:ascii="Times New Roman" w:hAnsi="Times New Roman" w:eastAsia="Times New Roman" w:cs="Times New Roman"/>
            <w:sz w:val="27"/>
            <w:szCs w:val="27"/>
          </w:rPr>
          <w:t>Staff enters or updates delivery information.</w:t>
        </w:r>
      </w:ins>
    </w:p>
    <w:p w14:paraId="7A4A7E98">
      <w:pPr>
        <w:numPr>
          <w:ilvl w:val="0"/>
          <w:numId w:val="95"/>
        </w:numPr>
        <w:spacing w:before="100" w:beforeAutospacing="1" w:after="100" w:afterAutospacing="1"/>
        <w:outlineLvl w:val="2"/>
        <w:rPr>
          <w:ins w:id="1954" w:author="SHARIF ULLAH" w:date="2026-10-07T14:40:00Z"/>
          <w:rFonts w:ascii="Times New Roman" w:hAnsi="Times New Roman" w:eastAsia="Times New Roman" w:cs="Times New Roman"/>
          <w:sz w:val="27"/>
          <w:szCs w:val="27"/>
        </w:rPr>
      </w:pPr>
      <w:ins w:id="1955" w:author="SHARIF ULLAH" w:date="2026-10-07T14:40:00Z">
        <w:r>
          <w:rPr>
            <w:rFonts w:ascii="Times New Roman" w:hAnsi="Times New Roman" w:eastAsia="Times New Roman" w:cs="Times New Roman"/>
            <w:sz w:val="27"/>
            <w:szCs w:val="27"/>
          </w:rPr>
          <w:t>The system validates the delivery details.</w:t>
        </w:r>
      </w:ins>
    </w:p>
    <w:p w14:paraId="16E777C5">
      <w:pPr>
        <w:numPr>
          <w:ilvl w:val="0"/>
          <w:numId w:val="95"/>
        </w:numPr>
        <w:spacing w:before="100" w:beforeAutospacing="1" w:after="100" w:afterAutospacing="1"/>
        <w:outlineLvl w:val="2"/>
        <w:rPr>
          <w:ins w:id="1956" w:author="SHARIF ULLAH" w:date="2026-10-07T14:40:00Z"/>
          <w:rFonts w:ascii="Times New Roman" w:hAnsi="Times New Roman" w:eastAsia="Times New Roman" w:cs="Times New Roman"/>
          <w:sz w:val="27"/>
          <w:szCs w:val="27"/>
        </w:rPr>
      </w:pPr>
      <w:ins w:id="1957" w:author="SHARIF ULLAH" w:date="2026-10-07T14:40:00Z">
        <w:r>
          <w:rPr>
            <w:rFonts w:ascii="Times New Roman" w:hAnsi="Times New Roman" w:eastAsia="Times New Roman" w:cs="Times New Roman"/>
            <w:sz w:val="27"/>
            <w:szCs w:val="27"/>
          </w:rPr>
          <w:t>The system saves the delivery information.</w:t>
        </w:r>
      </w:ins>
    </w:p>
    <w:p w14:paraId="48EA7F6E">
      <w:pPr>
        <w:numPr>
          <w:ilvl w:val="0"/>
          <w:numId w:val="95"/>
        </w:numPr>
        <w:spacing w:before="100" w:beforeAutospacing="1" w:after="100" w:afterAutospacing="1"/>
        <w:outlineLvl w:val="2"/>
        <w:rPr>
          <w:ins w:id="1958" w:author="SHARIF ULLAH" w:date="2026-10-07T14:40:00Z"/>
          <w:rFonts w:ascii="Times New Roman" w:hAnsi="Times New Roman" w:eastAsia="Times New Roman" w:cs="Times New Roman"/>
          <w:sz w:val="27"/>
          <w:szCs w:val="27"/>
        </w:rPr>
      </w:pPr>
      <w:ins w:id="1959" w:author="SHARIF ULLAH" w:date="2026-10-07T14:40:00Z">
        <w:r>
          <w:rPr>
            <w:rFonts w:ascii="Times New Roman" w:hAnsi="Times New Roman" w:eastAsia="Times New Roman" w:cs="Times New Roman"/>
            <w:sz w:val="27"/>
            <w:szCs w:val="27"/>
          </w:rPr>
          <w:t>The system displays a confirmation message.</w:t>
        </w:r>
      </w:ins>
    </w:p>
    <w:p w14:paraId="67278802">
      <w:pPr>
        <w:spacing w:before="100" w:beforeAutospacing="1" w:after="100" w:afterAutospacing="1"/>
        <w:outlineLvl w:val="2"/>
        <w:rPr>
          <w:ins w:id="1960" w:author="SHARIF ULLAH" w:date="2026-10-07T14:40:00Z"/>
          <w:rFonts w:ascii="Times New Roman" w:hAnsi="Times New Roman" w:eastAsia="Times New Roman" w:cs="Times New Roman"/>
          <w:b/>
          <w:bCs/>
          <w:sz w:val="27"/>
          <w:szCs w:val="27"/>
        </w:rPr>
      </w:pPr>
      <w:ins w:id="1961" w:author="SHARIF ULLAH" w:date="2026-10-07T14:40:00Z">
        <w:r>
          <w:rPr>
            <w:rFonts w:ascii="Times New Roman" w:hAnsi="Times New Roman" w:eastAsia="Times New Roman" w:cs="Times New Roman"/>
            <w:b/>
            <w:bCs/>
            <w:sz w:val="27"/>
            <w:szCs w:val="27"/>
          </w:rPr>
          <w:t>4. Alternative Scenario</w:t>
        </w:r>
      </w:ins>
    </w:p>
    <w:p w14:paraId="7299A7E3">
      <w:pPr>
        <w:numPr>
          <w:ilvl w:val="0"/>
          <w:numId w:val="96"/>
        </w:numPr>
        <w:spacing w:before="100" w:beforeAutospacing="1" w:after="100" w:afterAutospacing="1"/>
        <w:outlineLvl w:val="2"/>
        <w:rPr>
          <w:ins w:id="1962" w:author="SHARIF ULLAH" w:date="2026-10-07T14:40:00Z"/>
          <w:rFonts w:ascii="Times New Roman" w:hAnsi="Times New Roman" w:eastAsia="Times New Roman" w:cs="Times New Roman"/>
          <w:sz w:val="27"/>
          <w:szCs w:val="27"/>
        </w:rPr>
      </w:pPr>
      <w:ins w:id="1963" w:author="SHARIF ULLAH" w:date="2026-10-07T14:40:00Z">
        <w:r>
          <w:rPr>
            <w:rFonts w:ascii="Times New Roman" w:hAnsi="Times New Roman" w:eastAsia="Times New Roman" w:cs="Times New Roman"/>
            <w:sz w:val="27"/>
            <w:szCs w:val="27"/>
          </w:rPr>
          <w:t>The delivery information is incomplete or invalid.</w:t>
        </w:r>
      </w:ins>
    </w:p>
    <w:p w14:paraId="0BCAB6A4">
      <w:pPr>
        <w:numPr>
          <w:ilvl w:val="0"/>
          <w:numId w:val="96"/>
        </w:numPr>
        <w:spacing w:before="100" w:beforeAutospacing="1" w:after="100" w:afterAutospacing="1"/>
        <w:outlineLvl w:val="2"/>
        <w:rPr>
          <w:ins w:id="1964" w:author="SHARIF ULLAH" w:date="2026-10-07T14:40:00Z"/>
          <w:rFonts w:ascii="Times New Roman" w:hAnsi="Times New Roman" w:eastAsia="Times New Roman" w:cs="Times New Roman"/>
          <w:sz w:val="27"/>
          <w:szCs w:val="27"/>
        </w:rPr>
      </w:pPr>
      <w:ins w:id="1965" w:author="SHARIF ULLAH" w:date="2026-10-07T14:40:00Z">
        <w:r>
          <w:rPr>
            <w:rFonts w:ascii="Times New Roman" w:hAnsi="Times New Roman" w:eastAsia="Times New Roman" w:cs="Times New Roman"/>
            <w:sz w:val="27"/>
            <w:szCs w:val="27"/>
          </w:rPr>
          <w:t>The system displays an error message.</w:t>
        </w:r>
      </w:ins>
    </w:p>
    <w:p w14:paraId="7ACD58C3">
      <w:pPr>
        <w:numPr>
          <w:ilvl w:val="0"/>
          <w:numId w:val="96"/>
        </w:numPr>
        <w:spacing w:before="100" w:beforeAutospacing="1" w:after="100" w:afterAutospacing="1"/>
        <w:outlineLvl w:val="2"/>
        <w:rPr>
          <w:ins w:id="1966" w:author="SHARIF ULLAH" w:date="2026-10-07T14:40:00Z"/>
          <w:rFonts w:ascii="Times New Roman" w:hAnsi="Times New Roman" w:eastAsia="Times New Roman" w:cs="Times New Roman"/>
          <w:sz w:val="27"/>
          <w:szCs w:val="27"/>
        </w:rPr>
      </w:pPr>
      <w:ins w:id="1967" w:author="SHARIF ULLAH" w:date="2026-10-07T14:40:00Z">
        <w:r>
          <w:rPr>
            <w:rFonts w:ascii="Times New Roman" w:hAnsi="Times New Roman" w:eastAsia="Times New Roman" w:cs="Times New Roman"/>
            <w:sz w:val="27"/>
            <w:szCs w:val="27"/>
          </w:rPr>
          <w:t>Staff corrects the delivery information.</w:t>
        </w:r>
      </w:ins>
    </w:p>
    <w:p w14:paraId="32D330F8">
      <w:pPr>
        <w:numPr>
          <w:ilvl w:val="0"/>
          <w:numId w:val="96"/>
        </w:numPr>
        <w:spacing w:before="100" w:beforeAutospacing="1" w:after="100" w:afterAutospacing="1"/>
        <w:outlineLvl w:val="2"/>
        <w:rPr>
          <w:ins w:id="1968" w:author="SHARIF ULLAH" w:date="2026-10-07T14:40:00Z"/>
          <w:rFonts w:ascii="Times New Roman" w:hAnsi="Times New Roman" w:eastAsia="Times New Roman" w:cs="Times New Roman"/>
          <w:sz w:val="27"/>
          <w:szCs w:val="27"/>
        </w:rPr>
      </w:pPr>
      <w:ins w:id="1969" w:author="SHARIF ULLAH" w:date="2026-10-07T14:40:00Z">
        <w:r>
          <w:rPr>
            <w:rFonts w:ascii="Times New Roman" w:hAnsi="Times New Roman" w:eastAsia="Times New Roman" w:cs="Times New Roman"/>
            <w:sz w:val="27"/>
            <w:szCs w:val="27"/>
          </w:rPr>
          <w:t>The system saves the corrected information.</w:t>
        </w:r>
      </w:ins>
    </w:p>
    <w:p w14:paraId="6B0A64F2">
      <w:pPr>
        <w:spacing w:before="100" w:beforeAutospacing="1" w:after="100" w:afterAutospacing="1"/>
        <w:outlineLvl w:val="2"/>
        <w:rPr>
          <w:ins w:id="1970" w:author="SHARIF ULLAH" w:date="2026-10-07T14:40:00Z"/>
          <w:rFonts w:ascii="Times New Roman" w:hAnsi="Times New Roman" w:eastAsia="Times New Roman" w:cs="Times New Roman"/>
          <w:b/>
          <w:bCs/>
          <w:sz w:val="27"/>
          <w:szCs w:val="27"/>
        </w:rPr>
      </w:pPr>
      <w:ins w:id="1971" w:author="SHARIF ULLAH" w:date="2026-10-07T14:40:00Z">
        <w:r>
          <w:rPr>
            <w:rFonts w:ascii="Times New Roman" w:hAnsi="Times New Roman" w:eastAsia="Times New Roman" w:cs="Times New Roman"/>
            <w:b/>
            <w:bCs/>
            <w:sz w:val="27"/>
            <w:szCs w:val="27"/>
          </w:rPr>
          <w:t>5. Postconditions</w:t>
        </w:r>
      </w:ins>
    </w:p>
    <w:p w14:paraId="08CF835D">
      <w:pPr>
        <w:numPr>
          <w:ilvl w:val="0"/>
          <w:numId w:val="97"/>
        </w:numPr>
        <w:spacing w:before="100" w:beforeAutospacing="1" w:after="100" w:afterAutospacing="1"/>
        <w:outlineLvl w:val="2"/>
        <w:rPr>
          <w:ins w:id="1972" w:author="SHARIF ULLAH" w:date="2026-10-07T14:40:00Z"/>
          <w:rFonts w:ascii="Times New Roman" w:hAnsi="Times New Roman" w:eastAsia="Times New Roman" w:cs="Times New Roman"/>
          <w:sz w:val="27"/>
          <w:szCs w:val="27"/>
        </w:rPr>
      </w:pPr>
      <w:ins w:id="1973" w:author="SHARIF ULLAH" w:date="2026-10-07T14:40:00Z">
        <w:r>
          <w:rPr>
            <w:rFonts w:ascii="Times New Roman" w:hAnsi="Times New Roman" w:eastAsia="Times New Roman" w:cs="Times New Roman"/>
            <w:sz w:val="27"/>
            <w:szCs w:val="27"/>
          </w:rPr>
          <w:t>Delivery information is successfully saved.</w:t>
        </w:r>
      </w:ins>
    </w:p>
    <w:p w14:paraId="1BEF4C8C">
      <w:pPr>
        <w:numPr>
          <w:ilvl w:val="0"/>
          <w:numId w:val="97"/>
        </w:numPr>
        <w:spacing w:before="100" w:beforeAutospacing="1" w:after="100" w:afterAutospacing="1"/>
        <w:outlineLvl w:val="2"/>
        <w:rPr>
          <w:ins w:id="1974" w:author="SHARIF ULLAH" w:date="2026-10-07T14:40:00Z"/>
          <w:rFonts w:ascii="Times New Roman" w:hAnsi="Times New Roman" w:eastAsia="Times New Roman" w:cs="Times New Roman"/>
          <w:sz w:val="27"/>
          <w:szCs w:val="27"/>
        </w:rPr>
      </w:pPr>
      <w:ins w:id="1975" w:author="SHARIF ULLAH" w:date="2026-10-07T14:40:00Z">
        <w:r>
          <w:rPr>
            <w:rFonts w:ascii="Times New Roman" w:hAnsi="Times New Roman" w:eastAsia="Times New Roman" w:cs="Times New Roman"/>
            <w:sz w:val="27"/>
            <w:szCs w:val="27"/>
          </w:rPr>
          <w:t>The order contains the latest delivery details.</w:t>
        </w:r>
      </w:ins>
    </w:p>
    <w:p w14:paraId="46584E75">
      <w:pPr>
        <w:spacing w:before="100" w:beforeAutospacing="1" w:after="100" w:afterAutospacing="1"/>
        <w:outlineLvl w:val="2"/>
        <w:rPr>
          <w:ins w:id="1976" w:author="SHARIF ULLAH" w:date="2026-10-07T14:40:00Z"/>
          <w:rFonts w:ascii="Times New Roman" w:hAnsi="Times New Roman" w:eastAsia="Times New Roman" w:cs="Times New Roman"/>
          <w:sz w:val="27"/>
          <w:szCs w:val="27"/>
        </w:rPr>
      </w:pPr>
      <w:ins w:id="1977" w:author="SHARIF ULLAH" w:date="2026-10-07T14:40:00Z">
        <w:r>
          <w:rPr>
            <w:rFonts w:ascii="Times New Roman" w:hAnsi="Times New Roman" w:eastAsia="Times New Roman" w:cs="Times New Roman"/>
            <w:sz w:val="27"/>
            <w:szCs w:val="27"/>
          </w:rPr>
          <w:pict>
            <v:rect id="_x0000_i1038" o:spt="1" style="height:1.5pt;width:0pt;" fillcolor="#A0A0A0" filled="t" stroked="f" coordsize="21600,21600" o:hr="t" o:hrstd="t" o:hralign="center">
              <v:path/>
              <v:fill on="t" focussize="0,0"/>
              <v:stroke on="f"/>
              <v:imagedata o:title=""/>
              <o:lock v:ext="edit"/>
              <w10:wrap type="none"/>
              <w10:anchorlock/>
            </v:rect>
          </w:pict>
        </w:r>
      </w:ins>
    </w:p>
    <w:p w14:paraId="44C6AFCD">
      <w:pPr>
        <w:spacing w:before="100" w:beforeAutospacing="1" w:after="100" w:afterAutospacing="1"/>
        <w:outlineLvl w:val="2"/>
        <w:rPr>
          <w:ins w:id="1979" w:author="SHARIF ULLAH" w:date="2026-10-07T14:40:00Z"/>
          <w:rFonts w:ascii="Times New Roman" w:hAnsi="Times New Roman" w:eastAsia="Times New Roman" w:cs="Times New Roman"/>
          <w:b/>
          <w:bCs/>
          <w:sz w:val="27"/>
          <w:szCs w:val="27"/>
        </w:rPr>
      </w:pPr>
      <w:ins w:id="1980" w:author="SHARIF ULLAH" w:date="2026-10-07T14:40:00Z">
        <w:r>
          <w:rPr>
            <w:rFonts w:ascii="Times New Roman" w:hAnsi="Times New Roman" w:eastAsia="Times New Roman" w:cs="Times New Roman"/>
            <w:b/>
            <w:bCs/>
            <w:sz w:val="27"/>
            <w:szCs w:val="27"/>
          </w:rPr>
          <w:t>User Stories</w:t>
        </w:r>
      </w:ins>
    </w:p>
    <w:p w14:paraId="15532863">
      <w:pPr>
        <w:spacing w:before="100" w:beforeAutospacing="1" w:after="100" w:afterAutospacing="1"/>
        <w:outlineLvl w:val="2"/>
        <w:rPr>
          <w:ins w:id="1981" w:author="SHARIF ULLAH" w:date="2026-10-07T14:40:00Z"/>
          <w:rFonts w:ascii="Times New Roman" w:hAnsi="Times New Roman" w:eastAsia="Times New Roman" w:cs="Times New Roman"/>
          <w:b/>
          <w:bCs/>
          <w:sz w:val="27"/>
          <w:szCs w:val="27"/>
        </w:rPr>
      </w:pPr>
      <w:ins w:id="1982" w:author="SHARIF ULLAH" w:date="2026-10-07T14:40:00Z">
        <w:r>
          <w:rPr>
            <w:rFonts w:ascii="Times New Roman" w:hAnsi="Times New Roman" w:eastAsia="Times New Roman" w:cs="Times New Roman"/>
            <w:b/>
            <w:bCs/>
            <w:sz w:val="27"/>
            <w:szCs w:val="27"/>
          </w:rPr>
          <w:t>User Story 1:</w:t>
        </w:r>
      </w:ins>
    </w:p>
    <w:p w14:paraId="32411A6F">
      <w:pPr>
        <w:spacing w:before="100" w:beforeAutospacing="1" w:after="100" w:afterAutospacing="1"/>
        <w:outlineLvl w:val="2"/>
        <w:rPr>
          <w:ins w:id="1983" w:author="SHARIF ULLAH" w:date="2026-10-07T14:40:00Z"/>
          <w:rFonts w:ascii="Times New Roman" w:hAnsi="Times New Roman" w:eastAsia="Times New Roman" w:cs="Times New Roman"/>
          <w:sz w:val="27"/>
          <w:szCs w:val="27"/>
        </w:rPr>
      </w:pPr>
      <w:ins w:id="1984" w:author="SHARIF ULLAH" w:date="2026-10-07T14:40:00Z">
        <w:r>
          <w:rPr>
            <w:rFonts w:ascii="Times New Roman" w:hAnsi="Times New Roman" w:eastAsia="Times New Roman" w:cs="Times New Roman"/>
            <w:sz w:val="27"/>
            <w:szCs w:val="27"/>
          </w:rPr>
          <w:t>As a bakery staff member, I want to manage delivery information so that I can keep the delivery details of customer orders updated.</w:t>
        </w:r>
      </w:ins>
    </w:p>
    <w:p w14:paraId="069FDE35">
      <w:pPr>
        <w:spacing w:before="100" w:beforeAutospacing="1" w:after="100" w:afterAutospacing="1"/>
        <w:outlineLvl w:val="2"/>
        <w:rPr>
          <w:ins w:id="1985" w:author="SHARIF ULLAH" w:date="2026-10-07T14:40:00Z"/>
          <w:rFonts w:ascii="Times New Roman" w:hAnsi="Times New Roman" w:eastAsia="Times New Roman" w:cs="Times New Roman"/>
          <w:sz w:val="27"/>
          <w:szCs w:val="27"/>
        </w:rPr>
      </w:pPr>
      <w:ins w:id="1986" w:author="SHARIF ULLAH" w:date="2026-10-07T14:40:00Z">
        <w:r>
          <w:rPr>
            <w:rFonts w:ascii="Times New Roman" w:hAnsi="Times New Roman" w:eastAsia="Times New Roman" w:cs="Times New Roman"/>
            <w:b/>
            <w:bCs/>
            <w:sz w:val="27"/>
            <w:szCs w:val="27"/>
          </w:rPr>
          <w:t>I. Who:</w:t>
        </w:r>
      </w:ins>
      <w:ins w:id="1987" w:author="SHARIF ULLAH" w:date="2026-10-07T14:40:00Z">
        <w:r>
          <w:rPr>
            <w:rFonts w:ascii="Times New Roman" w:hAnsi="Times New Roman" w:eastAsia="Times New Roman" w:cs="Times New Roman"/>
            <w:sz w:val="27"/>
            <w:szCs w:val="27"/>
          </w:rPr>
          <w:t xml:space="preserve"> I am a bakery staff member.</w:t>
        </w:r>
      </w:ins>
    </w:p>
    <w:p w14:paraId="3E1C4E7A">
      <w:pPr>
        <w:spacing w:before="100" w:beforeAutospacing="1" w:after="100" w:afterAutospacing="1"/>
        <w:outlineLvl w:val="2"/>
        <w:rPr>
          <w:ins w:id="1988" w:author="SHARIF ULLAH" w:date="2026-10-07T14:40:00Z"/>
          <w:rFonts w:ascii="Times New Roman" w:hAnsi="Times New Roman" w:eastAsia="Times New Roman" w:cs="Times New Roman"/>
          <w:sz w:val="27"/>
          <w:szCs w:val="27"/>
        </w:rPr>
      </w:pPr>
      <w:ins w:id="1989" w:author="SHARIF ULLAH" w:date="2026-10-07T14:40:00Z">
        <w:r>
          <w:rPr>
            <w:rFonts w:ascii="Times New Roman" w:hAnsi="Times New Roman" w:eastAsia="Times New Roman" w:cs="Times New Roman"/>
            <w:b/>
            <w:bCs/>
            <w:sz w:val="27"/>
            <w:szCs w:val="27"/>
          </w:rPr>
          <w:t>II. What:</w:t>
        </w:r>
      </w:ins>
      <w:ins w:id="1990" w:author="SHARIF ULLAH" w:date="2026-10-07T14:40:00Z">
        <w:r>
          <w:rPr>
            <w:rFonts w:ascii="Times New Roman" w:hAnsi="Times New Roman" w:eastAsia="Times New Roman" w:cs="Times New Roman"/>
            <w:sz w:val="27"/>
            <w:szCs w:val="27"/>
          </w:rPr>
          <w:t xml:space="preserve"> I want to enter or update delivery information.</w:t>
        </w:r>
      </w:ins>
    </w:p>
    <w:p w14:paraId="5EFB7323">
      <w:pPr>
        <w:spacing w:before="100" w:beforeAutospacing="1" w:after="100" w:afterAutospacing="1"/>
        <w:outlineLvl w:val="2"/>
        <w:rPr>
          <w:ins w:id="1991" w:author="SHARIF ULLAH" w:date="2026-10-07T14:40:00Z"/>
          <w:rFonts w:ascii="Times New Roman" w:hAnsi="Times New Roman" w:eastAsia="Times New Roman" w:cs="Times New Roman"/>
          <w:sz w:val="27"/>
          <w:szCs w:val="27"/>
        </w:rPr>
      </w:pPr>
      <w:ins w:id="1992" w:author="SHARIF ULLAH" w:date="2026-10-07T14:40:00Z">
        <w:r>
          <w:rPr>
            <w:rFonts w:ascii="Times New Roman" w:hAnsi="Times New Roman" w:eastAsia="Times New Roman" w:cs="Times New Roman"/>
            <w:b/>
            <w:bCs/>
            <w:sz w:val="27"/>
            <w:szCs w:val="27"/>
          </w:rPr>
          <w:t>III. Why:</w:t>
        </w:r>
      </w:ins>
      <w:ins w:id="1993" w:author="SHARIF ULLAH" w:date="2026-10-07T14:40:00Z">
        <w:r>
          <w:rPr>
            <w:rFonts w:ascii="Times New Roman" w:hAnsi="Times New Roman" w:eastAsia="Times New Roman" w:cs="Times New Roman"/>
            <w:sz w:val="27"/>
            <w:szCs w:val="27"/>
          </w:rPr>
          <w:t xml:space="preserve"> I can keep the order's delivery details up to date.</w:t>
        </w:r>
      </w:ins>
    </w:p>
    <w:p w14:paraId="6F7CF73B">
      <w:pPr>
        <w:spacing w:before="100" w:beforeAutospacing="1" w:after="100" w:afterAutospacing="1"/>
        <w:outlineLvl w:val="2"/>
        <w:rPr>
          <w:ins w:id="1994" w:author="SHARIF ULLAH" w:date="2026-10-07T14:40:00Z"/>
          <w:rFonts w:ascii="Times New Roman" w:hAnsi="Times New Roman" w:eastAsia="Times New Roman" w:cs="Times New Roman"/>
          <w:b/>
          <w:bCs/>
          <w:sz w:val="27"/>
          <w:szCs w:val="27"/>
        </w:rPr>
      </w:pPr>
      <w:ins w:id="1995" w:author="SHARIF ULLAH" w:date="2026-10-07T14:40:00Z">
        <w:r>
          <w:rPr>
            <w:rFonts w:ascii="Times New Roman" w:hAnsi="Times New Roman" w:eastAsia="Times New Roman" w:cs="Times New Roman"/>
            <w:b/>
            <w:bCs/>
            <w:sz w:val="27"/>
            <w:szCs w:val="27"/>
          </w:rPr>
          <w:t>Scenario: Successful delivery management</w:t>
        </w:r>
      </w:ins>
    </w:p>
    <w:p w14:paraId="28257365">
      <w:pPr>
        <w:spacing w:before="100" w:beforeAutospacing="1" w:after="100" w:afterAutospacing="1"/>
        <w:outlineLvl w:val="2"/>
        <w:rPr>
          <w:ins w:id="1996" w:author="SHARIF ULLAH" w:date="2026-10-07T14:40:00Z"/>
          <w:rFonts w:ascii="Times New Roman" w:hAnsi="Times New Roman" w:eastAsia="Times New Roman" w:cs="Times New Roman"/>
          <w:sz w:val="27"/>
          <w:szCs w:val="27"/>
        </w:rPr>
      </w:pPr>
      <w:ins w:id="1997" w:author="SHARIF ULLAH" w:date="2026-10-07T14:40:00Z">
        <w:r>
          <w:rPr>
            <w:rFonts w:ascii="Times New Roman" w:hAnsi="Times New Roman" w:eastAsia="Times New Roman" w:cs="Times New Roman"/>
            <w:b/>
            <w:bCs/>
            <w:sz w:val="27"/>
            <w:szCs w:val="27"/>
          </w:rPr>
          <w:t>Given:</w:t>
        </w:r>
      </w:ins>
      <w:ins w:id="1998" w:author="SHARIF ULLAH" w:date="2026-10-07T14:40:00Z">
        <w:r>
          <w:rPr>
            <w:rFonts w:ascii="Times New Roman" w:hAnsi="Times New Roman" w:eastAsia="Times New Roman" w:cs="Times New Roman"/>
            <w:sz w:val="27"/>
            <w:szCs w:val="27"/>
          </w:rPr>
          <w:t xml:space="preserve"> a valid customer order exists.</w:t>
        </w:r>
      </w:ins>
    </w:p>
    <w:p w14:paraId="3FC89EF7">
      <w:pPr>
        <w:spacing w:before="100" w:beforeAutospacing="1" w:after="100" w:afterAutospacing="1"/>
        <w:outlineLvl w:val="2"/>
        <w:rPr>
          <w:ins w:id="1999" w:author="SHARIF ULLAH" w:date="2026-10-07T14:40:00Z"/>
          <w:rFonts w:ascii="Times New Roman" w:hAnsi="Times New Roman" w:eastAsia="Times New Roman" w:cs="Times New Roman"/>
          <w:sz w:val="27"/>
          <w:szCs w:val="27"/>
        </w:rPr>
      </w:pPr>
      <w:ins w:id="2000" w:author="SHARIF ULLAH" w:date="2026-10-07T14:40:00Z">
        <w:r>
          <w:rPr>
            <w:rFonts w:ascii="Times New Roman" w:hAnsi="Times New Roman" w:eastAsia="Times New Roman" w:cs="Times New Roman"/>
            <w:b/>
            <w:bCs/>
            <w:sz w:val="27"/>
            <w:szCs w:val="27"/>
          </w:rPr>
          <w:t>And:</w:t>
        </w:r>
      </w:ins>
      <w:ins w:id="2001" w:author="SHARIF ULLAH" w:date="2026-10-07T14:40:00Z">
        <w:r>
          <w:rPr>
            <w:rFonts w:ascii="Times New Roman" w:hAnsi="Times New Roman" w:eastAsia="Times New Roman" w:cs="Times New Roman"/>
            <w:sz w:val="27"/>
            <w:szCs w:val="27"/>
          </w:rPr>
          <w:t xml:space="preserve"> delivery information can be entered or updated.</w:t>
        </w:r>
      </w:ins>
    </w:p>
    <w:p w14:paraId="0E874931">
      <w:pPr>
        <w:spacing w:before="100" w:beforeAutospacing="1" w:after="100" w:afterAutospacing="1"/>
        <w:outlineLvl w:val="2"/>
        <w:rPr>
          <w:ins w:id="2002" w:author="SHARIF ULLAH" w:date="2026-10-07T14:40:00Z"/>
          <w:rFonts w:ascii="Times New Roman" w:hAnsi="Times New Roman" w:eastAsia="Times New Roman" w:cs="Times New Roman"/>
          <w:sz w:val="27"/>
          <w:szCs w:val="27"/>
        </w:rPr>
      </w:pPr>
      <w:ins w:id="2003" w:author="SHARIF ULLAH" w:date="2026-10-07T14:40:00Z">
        <w:r>
          <w:rPr>
            <w:rFonts w:ascii="Times New Roman" w:hAnsi="Times New Roman" w:eastAsia="Times New Roman" w:cs="Times New Roman"/>
            <w:b/>
            <w:bCs/>
            <w:sz w:val="27"/>
            <w:szCs w:val="27"/>
          </w:rPr>
          <w:t>When:</w:t>
        </w:r>
      </w:ins>
      <w:ins w:id="2004" w:author="SHARIF ULLAH" w:date="2026-10-07T14:40:00Z">
        <w:r>
          <w:rPr>
            <w:rFonts w:ascii="Times New Roman" w:hAnsi="Times New Roman" w:eastAsia="Times New Roman" w:cs="Times New Roman"/>
            <w:sz w:val="27"/>
            <w:szCs w:val="27"/>
          </w:rPr>
          <w:t xml:space="preserve"> the staff member selects an order and enters or updates the delivery information.</w:t>
        </w:r>
      </w:ins>
    </w:p>
    <w:p w14:paraId="770FA002">
      <w:pPr>
        <w:spacing w:before="100" w:beforeAutospacing="1" w:after="100" w:afterAutospacing="1"/>
        <w:outlineLvl w:val="2"/>
        <w:rPr>
          <w:ins w:id="2005" w:author="SHARIF ULLAH" w:date="2026-10-07T14:40:00Z"/>
          <w:rFonts w:ascii="Times New Roman" w:hAnsi="Times New Roman" w:eastAsia="Times New Roman" w:cs="Times New Roman"/>
          <w:sz w:val="27"/>
          <w:szCs w:val="27"/>
        </w:rPr>
      </w:pPr>
      <w:ins w:id="2006" w:author="SHARIF ULLAH" w:date="2026-10-07T14:40:00Z">
        <w:r>
          <w:rPr>
            <w:rFonts w:ascii="Times New Roman" w:hAnsi="Times New Roman" w:eastAsia="Times New Roman" w:cs="Times New Roman"/>
            <w:b/>
            <w:bCs/>
            <w:sz w:val="27"/>
            <w:szCs w:val="27"/>
          </w:rPr>
          <w:t>Then:</w:t>
        </w:r>
      </w:ins>
      <w:ins w:id="2007" w:author="SHARIF ULLAH" w:date="2026-10-07T14:40:00Z">
        <w:r>
          <w:rPr>
            <w:rFonts w:ascii="Times New Roman" w:hAnsi="Times New Roman" w:eastAsia="Times New Roman" w:cs="Times New Roman"/>
            <w:sz w:val="27"/>
            <w:szCs w:val="27"/>
          </w:rPr>
          <w:t xml:space="preserve"> the system validates and saves the delivery details.</w:t>
        </w:r>
      </w:ins>
    </w:p>
    <w:p w14:paraId="2D7A6A4F">
      <w:pPr>
        <w:spacing w:before="100" w:beforeAutospacing="1" w:after="100" w:afterAutospacing="1"/>
        <w:outlineLvl w:val="2"/>
        <w:rPr>
          <w:ins w:id="2008" w:author="SHARIF ULLAH" w:date="2026-10-07T14:40:00Z"/>
          <w:rFonts w:ascii="Times New Roman" w:hAnsi="Times New Roman" w:eastAsia="Times New Roman" w:cs="Times New Roman"/>
          <w:sz w:val="27"/>
          <w:szCs w:val="27"/>
        </w:rPr>
      </w:pPr>
      <w:ins w:id="2009" w:author="SHARIF ULLAH" w:date="2026-10-07T14:40:00Z">
        <w:r>
          <w:rPr>
            <w:rFonts w:ascii="Times New Roman" w:hAnsi="Times New Roman" w:eastAsia="Times New Roman" w:cs="Times New Roman"/>
            <w:b/>
            <w:bCs/>
            <w:sz w:val="27"/>
            <w:szCs w:val="27"/>
          </w:rPr>
          <w:t>And:</w:t>
        </w:r>
      </w:ins>
      <w:ins w:id="2010" w:author="SHARIF ULLAH" w:date="2026-10-07T14:40:00Z">
        <w:r>
          <w:rPr>
            <w:rFonts w:ascii="Times New Roman" w:hAnsi="Times New Roman" w:eastAsia="Times New Roman" w:cs="Times New Roman"/>
            <w:sz w:val="27"/>
            <w:szCs w:val="27"/>
          </w:rPr>
          <w:t xml:space="preserve"> the system displays a confirmation message.</w:t>
        </w:r>
      </w:ins>
    </w:p>
    <w:p w14:paraId="4C4D1CA9">
      <w:pPr>
        <w:spacing w:before="100" w:beforeAutospacing="1" w:after="100" w:afterAutospacing="1"/>
        <w:outlineLvl w:val="2"/>
        <w:rPr>
          <w:ins w:id="2011" w:author="SHARIF ULLAH" w:date="2026-10-07T14:40:00Z"/>
          <w:rFonts w:ascii="Times New Roman" w:hAnsi="Times New Roman" w:eastAsia="Times New Roman" w:cs="Times New Roman"/>
          <w:sz w:val="27"/>
          <w:szCs w:val="27"/>
        </w:rPr>
      </w:pPr>
      <w:ins w:id="2012" w:author="SHARIF ULLAH" w:date="2026-10-07T14:40:00Z">
        <w:r>
          <w:rPr>
            <w:rFonts w:ascii="Times New Roman" w:hAnsi="Times New Roman" w:eastAsia="Times New Roman" w:cs="Times New Roman"/>
            <w:sz w:val="27"/>
            <w:szCs w:val="27"/>
          </w:rPr>
          <w:pict>
            <v:rect id="_x0000_i1039" o:spt="1" style="height:1.5pt;width:0pt;" fillcolor="#A0A0A0" filled="t" stroked="f" coordsize="21600,21600" o:hr="t" o:hrstd="t" o:hralign="center">
              <v:path/>
              <v:fill on="t" focussize="0,0"/>
              <v:stroke on="f"/>
              <v:imagedata o:title=""/>
              <o:lock v:ext="edit"/>
              <w10:wrap type="none"/>
              <w10:anchorlock/>
            </v:rect>
          </w:pict>
        </w:r>
      </w:ins>
    </w:p>
    <w:p w14:paraId="45514F91">
      <w:pPr>
        <w:spacing w:before="100" w:beforeAutospacing="1" w:after="100" w:afterAutospacing="1"/>
        <w:outlineLvl w:val="2"/>
        <w:rPr>
          <w:ins w:id="2014" w:author="SHARIF ULLAH" w:date="2026-10-07T14:40:00Z"/>
          <w:rFonts w:ascii="Times New Roman" w:hAnsi="Times New Roman" w:eastAsia="Times New Roman" w:cs="Times New Roman"/>
          <w:b/>
          <w:bCs/>
          <w:sz w:val="27"/>
          <w:szCs w:val="27"/>
        </w:rPr>
      </w:pPr>
      <w:ins w:id="2015" w:author="SHARIF ULLAH" w:date="2026-10-07T14:40:00Z">
        <w:r>
          <w:rPr>
            <w:rFonts w:ascii="Times New Roman" w:hAnsi="Times New Roman" w:eastAsia="Times New Roman" w:cs="Times New Roman"/>
            <w:b/>
            <w:bCs/>
            <w:sz w:val="27"/>
            <w:szCs w:val="27"/>
          </w:rPr>
          <w:t>User Story 2:</w:t>
        </w:r>
      </w:ins>
    </w:p>
    <w:p w14:paraId="5B665527">
      <w:pPr>
        <w:spacing w:before="100" w:beforeAutospacing="1" w:after="100" w:afterAutospacing="1"/>
        <w:outlineLvl w:val="2"/>
        <w:rPr>
          <w:ins w:id="2016" w:author="SHARIF ULLAH" w:date="2026-10-07T14:40:00Z"/>
          <w:rFonts w:ascii="Times New Roman" w:hAnsi="Times New Roman" w:eastAsia="Times New Roman" w:cs="Times New Roman"/>
          <w:sz w:val="27"/>
          <w:szCs w:val="27"/>
        </w:rPr>
      </w:pPr>
      <w:ins w:id="2017" w:author="SHARIF ULLAH" w:date="2026-10-07T14:40:00Z">
        <w:r>
          <w:rPr>
            <w:rFonts w:ascii="Times New Roman" w:hAnsi="Times New Roman" w:eastAsia="Times New Roman" w:cs="Times New Roman"/>
            <w:sz w:val="27"/>
            <w:szCs w:val="27"/>
          </w:rPr>
          <w:t>As a bakery staff member, I want to be notified when delivery information is incomplete or invalid so that I can correct it.</w:t>
        </w:r>
      </w:ins>
    </w:p>
    <w:p w14:paraId="7FDD8D16">
      <w:pPr>
        <w:spacing w:before="100" w:beforeAutospacing="1" w:after="100" w:afterAutospacing="1"/>
        <w:outlineLvl w:val="2"/>
        <w:rPr>
          <w:ins w:id="2018" w:author="SHARIF ULLAH" w:date="2026-10-07T14:40:00Z"/>
          <w:rFonts w:ascii="Times New Roman" w:hAnsi="Times New Roman" w:eastAsia="Times New Roman" w:cs="Times New Roman"/>
          <w:sz w:val="27"/>
          <w:szCs w:val="27"/>
        </w:rPr>
      </w:pPr>
      <w:ins w:id="2019" w:author="SHARIF ULLAH" w:date="2026-10-07T14:40:00Z">
        <w:r>
          <w:rPr>
            <w:rFonts w:ascii="Times New Roman" w:hAnsi="Times New Roman" w:eastAsia="Times New Roman" w:cs="Times New Roman"/>
            <w:b/>
            <w:bCs/>
            <w:sz w:val="27"/>
            <w:szCs w:val="27"/>
          </w:rPr>
          <w:t>I. Who:</w:t>
        </w:r>
      </w:ins>
      <w:ins w:id="2020" w:author="SHARIF ULLAH" w:date="2026-10-07T14:40:00Z">
        <w:r>
          <w:rPr>
            <w:rFonts w:ascii="Times New Roman" w:hAnsi="Times New Roman" w:eastAsia="Times New Roman" w:cs="Times New Roman"/>
            <w:sz w:val="27"/>
            <w:szCs w:val="27"/>
          </w:rPr>
          <w:t xml:space="preserve"> I am a bakery staff member.</w:t>
        </w:r>
      </w:ins>
    </w:p>
    <w:p w14:paraId="717A6F9D">
      <w:pPr>
        <w:spacing w:before="100" w:beforeAutospacing="1" w:after="100" w:afterAutospacing="1"/>
        <w:outlineLvl w:val="2"/>
        <w:rPr>
          <w:ins w:id="2021" w:author="SHARIF ULLAH" w:date="2026-10-07T14:40:00Z"/>
          <w:rFonts w:ascii="Times New Roman" w:hAnsi="Times New Roman" w:eastAsia="Times New Roman" w:cs="Times New Roman"/>
          <w:sz w:val="27"/>
          <w:szCs w:val="27"/>
        </w:rPr>
      </w:pPr>
      <w:ins w:id="2022" w:author="SHARIF ULLAH" w:date="2026-10-07T14:40:00Z">
        <w:r>
          <w:rPr>
            <w:rFonts w:ascii="Times New Roman" w:hAnsi="Times New Roman" w:eastAsia="Times New Roman" w:cs="Times New Roman"/>
            <w:b/>
            <w:bCs/>
            <w:sz w:val="27"/>
            <w:szCs w:val="27"/>
          </w:rPr>
          <w:t>II. What:</w:t>
        </w:r>
      </w:ins>
      <w:ins w:id="2023" w:author="SHARIF ULLAH" w:date="2026-10-07T14:40:00Z">
        <w:r>
          <w:rPr>
            <w:rFonts w:ascii="Times New Roman" w:hAnsi="Times New Roman" w:eastAsia="Times New Roman" w:cs="Times New Roman"/>
            <w:sz w:val="27"/>
            <w:szCs w:val="27"/>
          </w:rPr>
          <w:t xml:space="preserve"> I want to know when delivery information is invalid.</w:t>
        </w:r>
      </w:ins>
    </w:p>
    <w:p w14:paraId="0118C629">
      <w:pPr>
        <w:spacing w:before="100" w:beforeAutospacing="1" w:after="100" w:afterAutospacing="1"/>
        <w:outlineLvl w:val="2"/>
        <w:rPr>
          <w:ins w:id="2024" w:author="SHARIF ULLAH" w:date="2026-10-07T14:40:00Z"/>
          <w:rFonts w:ascii="Times New Roman" w:hAnsi="Times New Roman" w:eastAsia="Times New Roman" w:cs="Times New Roman"/>
          <w:sz w:val="27"/>
          <w:szCs w:val="27"/>
        </w:rPr>
      </w:pPr>
      <w:ins w:id="2025" w:author="SHARIF ULLAH" w:date="2026-10-07T14:40:00Z">
        <w:r>
          <w:rPr>
            <w:rFonts w:ascii="Times New Roman" w:hAnsi="Times New Roman" w:eastAsia="Times New Roman" w:cs="Times New Roman"/>
            <w:b/>
            <w:bCs/>
            <w:sz w:val="27"/>
            <w:szCs w:val="27"/>
          </w:rPr>
          <w:t>III. Why:</w:t>
        </w:r>
      </w:ins>
      <w:ins w:id="2026" w:author="SHARIF ULLAH" w:date="2026-10-07T14:40:00Z">
        <w:r>
          <w:rPr>
            <w:rFonts w:ascii="Times New Roman" w:hAnsi="Times New Roman" w:eastAsia="Times New Roman" w:cs="Times New Roman"/>
            <w:sz w:val="27"/>
            <w:szCs w:val="27"/>
          </w:rPr>
          <w:t xml:space="preserve"> I can correct the delivery information before saving it.</w:t>
        </w:r>
      </w:ins>
    </w:p>
    <w:p w14:paraId="2E76CA91">
      <w:pPr>
        <w:spacing w:before="100" w:beforeAutospacing="1" w:after="100" w:afterAutospacing="1"/>
        <w:outlineLvl w:val="2"/>
        <w:rPr>
          <w:ins w:id="2027" w:author="SHARIF ULLAH" w:date="2026-10-07T14:40:00Z"/>
          <w:rFonts w:ascii="Times New Roman" w:hAnsi="Times New Roman" w:eastAsia="Times New Roman" w:cs="Times New Roman"/>
          <w:b/>
          <w:bCs/>
          <w:sz w:val="27"/>
          <w:szCs w:val="27"/>
        </w:rPr>
      </w:pPr>
      <w:ins w:id="2028" w:author="SHARIF ULLAH" w:date="2026-10-07T14:40:00Z">
        <w:r>
          <w:rPr>
            <w:rFonts w:ascii="Times New Roman" w:hAnsi="Times New Roman" w:eastAsia="Times New Roman" w:cs="Times New Roman"/>
            <w:b/>
            <w:bCs/>
            <w:sz w:val="27"/>
            <w:szCs w:val="27"/>
          </w:rPr>
          <w:t>Acceptance Criteria:</w:t>
        </w:r>
      </w:ins>
    </w:p>
    <w:p w14:paraId="1E45F4F2">
      <w:pPr>
        <w:spacing w:before="100" w:beforeAutospacing="1" w:after="100" w:afterAutospacing="1"/>
        <w:outlineLvl w:val="2"/>
        <w:rPr>
          <w:ins w:id="2029" w:author="SHARIF ULLAH" w:date="2026-10-07T14:40:00Z"/>
          <w:rFonts w:ascii="Times New Roman" w:hAnsi="Times New Roman" w:eastAsia="Times New Roman" w:cs="Times New Roman"/>
          <w:sz w:val="27"/>
          <w:szCs w:val="27"/>
        </w:rPr>
      </w:pPr>
      <w:ins w:id="2030" w:author="SHARIF ULLAH" w:date="2026-10-07T14:40:00Z">
        <w:r>
          <w:rPr>
            <w:rFonts w:ascii="Times New Roman" w:hAnsi="Times New Roman" w:eastAsia="Times New Roman" w:cs="Times New Roman"/>
            <w:b/>
            <w:bCs/>
            <w:sz w:val="27"/>
            <w:szCs w:val="27"/>
          </w:rPr>
          <w:t>Scenario: Invalid delivery information</w:t>
        </w:r>
      </w:ins>
    </w:p>
    <w:p w14:paraId="7CD2A5D7">
      <w:pPr>
        <w:spacing w:before="100" w:beforeAutospacing="1" w:after="100" w:afterAutospacing="1"/>
        <w:outlineLvl w:val="2"/>
        <w:rPr>
          <w:ins w:id="2031" w:author="SHARIF ULLAH" w:date="2026-10-07T14:40:00Z"/>
          <w:rFonts w:ascii="Times New Roman" w:hAnsi="Times New Roman" w:eastAsia="Times New Roman" w:cs="Times New Roman"/>
          <w:sz w:val="27"/>
          <w:szCs w:val="27"/>
        </w:rPr>
      </w:pPr>
      <w:ins w:id="2032" w:author="SHARIF ULLAH" w:date="2026-10-07T14:40:00Z">
        <w:r>
          <w:rPr>
            <w:rFonts w:ascii="Times New Roman" w:hAnsi="Times New Roman" w:eastAsia="Times New Roman" w:cs="Times New Roman"/>
            <w:b/>
            <w:bCs/>
            <w:sz w:val="27"/>
            <w:szCs w:val="27"/>
          </w:rPr>
          <w:t>Given:</w:t>
        </w:r>
      </w:ins>
      <w:ins w:id="2033" w:author="SHARIF ULLAH" w:date="2026-10-07T14:40:00Z">
        <w:r>
          <w:rPr>
            <w:rFonts w:ascii="Times New Roman" w:hAnsi="Times New Roman" w:eastAsia="Times New Roman" w:cs="Times New Roman"/>
            <w:sz w:val="27"/>
            <w:szCs w:val="27"/>
          </w:rPr>
          <w:t xml:space="preserve"> the delivery information is incomplete or invalid.</w:t>
        </w:r>
      </w:ins>
    </w:p>
    <w:p w14:paraId="38311AF6">
      <w:pPr>
        <w:spacing w:before="100" w:beforeAutospacing="1" w:after="100" w:afterAutospacing="1"/>
        <w:outlineLvl w:val="2"/>
        <w:rPr>
          <w:ins w:id="2034" w:author="SHARIF ULLAH" w:date="2026-10-07T14:40:00Z"/>
          <w:rFonts w:ascii="Times New Roman" w:hAnsi="Times New Roman" w:eastAsia="Times New Roman" w:cs="Times New Roman"/>
          <w:sz w:val="27"/>
          <w:szCs w:val="27"/>
        </w:rPr>
      </w:pPr>
      <w:ins w:id="2035" w:author="SHARIF ULLAH" w:date="2026-10-07T14:40:00Z">
        <w:r>
          <w:rPr>
            <w:rFonts w:ascii="Times New Roman" w:hAnsi="Times New Roman" w:eastAsia="Times New Roman" w:cs="Times New Roman"/>
            <w:b/>
            <w:bCs/>
            <w:sz w:val="27"/>
            <w:szCs w:val="27"/>
          </w:rPr>
          <w:t>When:</w:t>
        </w:r>
      </w:ins>
      <w:ins w:id="2036" w:author="SHARIF ULLAH" w:date="2026-10-07T14:40:00Z">
        <w:r>
          <w:rPr>
            <w:rFonts w:ascii="Times New Roman" w:hAnsi="Times New Roman" w:eastAsia="Times New Roman" w:cs="Times New Roman"/>
            <w:sz w:val="27"/>
            <w:szCs w:val="27"/>
          </w:rPr>
          <w:t xml:space="preserve"> the staff member submits the delivery information.</w:t>
        </w:r>
      </w:ins>
    </w:p>
    <w:p w14:paraId="4EE4162D">
      <w:pPr>
        <w:spacing w:before="100" w:beforeAutospacing="1" w:after="100" w:afterAutospacing="1"/>
        <w:outlineLvl w:val="2"/>
        <w:rPr>
          <w:ins w:id="2037" w:author="SHARIF ULLAH" w:date="2026-10-07T14:40:00Z"/>
          <w:rFonts w:ascii="Times New Roman" w:hAnsi="Times New Roman" w:eastAsia="Times New Roman" w:cs="Times New Roman"/>
          <w:sz w:val="27"/>
          <w:szCs w:val="27"/>
        </w:rPr>
      </w:pPr>
      <w:ins w:id="2038" w:author="SHARIF ULLAH" w:date="2026-10-07T14:40:00Z">
        <w:r>
          <w:rPr>
            <w:rFonts w:ascii="Times New Roman" w:hAnsi="Times New Roman" w:eastAsia="Times New Roman" w:cs="Times New Roman"/>
            <w:b/>
            <w:bCs/>
            <w:sz w:val="27"/>
            <w:szCs w:val="27"/>
          </w:rPr>
          <w:t>Then:</w:t>
        </w:r>
      </w:ins>
      <w:ins w:id="2039" w:author="SHARIF ULLAH" w:date="2026-10-07T14:40:00Z">
        <w:r>
          <w:rPr>
            <w:rFonts w:ascii="Times New Roman" w:hAnsi="Times New Roman" w:eastAsia="Times New Roman" w:cs="Times New Roman"/>
            <w:sz w:val="27"/>
            <w:szCs w:val="27"/>
          </w:rPr>
          <w:t xml:space="preserve"> the system displays an error message.</w:t>
        </w:r>
      </w:ins>
    </w:p>
    <w:p w14:paraId="1F3388C7">
      <w:pPr>
        <w:spacing w:before="100" w:beforeAutospacing="1" w:after="100" w:afterAutospacing="1"/>
        <w:outlineLvl w:val="2"/>
        <w:rPr>
          <w:ins w:id="2040" w:author="SHARIF ULLAH" w:date="2026-10-07T14:40:00Z"/>
          <w:rFonts w:ascii="Times New Roman" w:hAnsi="Times New Roman" w:eastAsia="Times New Roman" w:cs="Times New Roman"/>
          <w:sz w:val="27"/>
          <w:szCs w:val="27"/>
        </w:rPr>
      </w:pPr>
      <w:ins w:id="2041" w:author="SHARIF ULLAH" w:date="2026-10-07T14:40:00Z">
        <w:r>
          <w:rPr>
            <w:rFonts w:ascii="Times New Roman" w:hAnsi="Times New Roman" w:eastAsia="Times New Roman" w:cs="Times New Roman"/>
            <w:b/>
            <w:bCs/>
            <w:sz w:val="27"/>
            <w:szCs w:val="27"/>
          </w:rPr>
          <w:t>And:</w:t>
        </w:r>
      </w:ins>
      <w:ins w:id="2042" w:author="SHARIF ULLAH" w:date="2026-10-07T14:40:00Z">
        <w:r>
          <w:rPr>
            <w:rFonts w:ascii="Times New Roman" w:hAnsi="Times New Roman" w:eastAsia="Times New Roman" w:cs="Times New Roman"/>
            <w:sz w:val="27"/>
            <w:szCs w:val="27"/>
          </w:rPr>
          <w:t xml:space="preserve"> the staff member can correct the delivery information.</w:t>
        </w:r>
      </w:ins>
    </w:p>
    <w:p w14:paraId="1712F843">
      <w:pPr>
        <w:spacing w:before="100" w:beforeAutospacing="1" w:after="100" w:afterAutospacing="1"/>
        <w:outlineLvl w:val="2"/>
        <w:rPr>
          <w:ins w:id="2043" w:author="SHARIF ULLAH" w:date="2026-10-07T14:40:00Z"/>
          <w:rFonts w:ascii="Times New Roman" w:hAnsi="Times New Roman" w:eastAsia="Times New Roman" w:cs="Times New Roman"/>
          <w:sz w:val="27"/>
          <w:szCs w:val="27"/>
        </w:rPr>
      </w:pPr>
      <w:ins w:id="2044" w:author="SHARIF ULLAH" w:date="2026-10-07T14:40:00Z">
        <w:r>
          <w:rPr>
            <w:rFonts w:ascii="Times New Roman" w:hAnsi="Times New Roman" w:eastAsia="Times New Roman" w:cs="Times New Roman"/>
            <w:b/>
            <w:bCs/>
            <w:sz w:val="27"/>
            <w:szCs w:val="27"/>
          </w:rPr>
          <w:t>And:</w:t>
        </w:r>
      </w:ins>
      <w:ins w:id="2045" w:author="SHARIF ULLAH" w:date="2026-10-07T14:40:00Z">
        <w:r>
          <w:rPr>
            <w:rFonts w:ascii="Times New Roman" w:hAnsi="Times New Roman" w:eastAsia="Times New Roman" w:cs="Times New Roman"/>
            <w:sz w:val="27"/>
            <w:szCs w:val="27"/>
          </w:rPr>
          <w:t xml:space="preserve"> the system saves the corrected information.</w:t>
        </w:r>
      </w:ins>
    </w:p>
    <w:p w14:paraId="50169785">
      <w:pPr>
        <w:spacing w:before="100" w:beforeAutospacing="1" w:after="100" w:afterAutospacing="1"/>
        <w:outlineLvl w:val="2"/>
        <w:rPr>
          <w:ins w:id="2046" w:author="SHARIF ULLAH" w:date="2026-10-07T14:36:00Z"/>
          <w:rFonts w:ascii="Times New Roman" w:hAnsi="Times New Roman" w:eastAsia="Times New Roman" w:cs="Times New Roman"/>
          <w:b w:val="0"/>
          <w:bCs w:val="0"/>
          <w:sz w:val="27"/>
          <w:szCs w:val="27"/>
          <w:rPrChange w:id="2047" w:author="SHARIF ULLAH" w:date="2026-10-07T14:37:00Z">
            <w:rPr>
              <w:ins w:id="2048" w:author="SHARIF ULLAH" w:date="2026-10-07T14:36:00Z"/>
              <w:rFonts w:ascii="Times New Roman" w:hAnsi="Times New Roman" w:eastAsia="Times New Roman" w:cs="Times New Roman"/>
              <w:b/>
              <w:bCs/>
              <w:sz w:val="27"/>
              <w:szCs w:val="27"/>
            </w:rPr>
          </w:rPrChange>
        </w:rPr>
      </w:pPr>
    </w:p>
    <w:p w14:paraId="60F5154E">
      <w:pPr>
        <w:spacing w:before="100" w:beforeAutospacing="1" w:after="100" w:afterAutospacing="1"/>
        <w:outlineLvl w:val="2"/>
        <w:rPr>
          <w:ins w:id="2050" w:author="MUHAMMAD HAMAD" w:date="2025-03-26T13:46:00Z"/>
          <w:rFonts w:ascii="Times New Roman" w:hAnsi="Times New Roman" w:eastAsia="Times New Roman" w:cs="Times New Roman"/>
          <w:b/>
          <w:bCs/>
          <w:sz w:val="27"/>
          <w:szCs w:val="27"/>
        </w:rPr>
        <w:pPrChange w:id="2049" w:author="MUHAMMAD HAMAD" w:date="2025-03-26T13:56:00Z">
          <w:pPr>
            <w:pStyle w:val="41"/>
            <w:numPr>
              <w:ilvl w:val="0"/>
              <w:numId w:val="52"/>
            </w:numPr>
            <w:spacing w:before="100" w:beforeAutospacing="1" w:after="100" w:afterAutospacing="1" w:line="240" w:lineRule="auto"/>
            <w:ind w:hanging="360"/>
            <w:outlineLvl w:val="2"/>
          </w:pPr>
        </w:pPrChange>
      </w:pPr>
    </w:p>
    <w:p w14:paraId="353F34EB">
      <w:pPr>
        <w:pStyle w:val="4"/>
        <w:spacing w:before="100" w:beforeAutospacing="1" w:after="100" w:afterAutospacing="1"/>
        <w:outlineLvl w:val="2"/>
        <w:rPr>
          <w:ins w:id="2052" w:author="MUHAMMAD HAMAD" w:date="2025-03-26T13:46:00Z"/>
          <w:del w:id="2053" w:author="SHARIF ULLAH" w:date="2026-10-07T14:32:00Z"/>
          <w:rFonts w:ascii="Times New Roman" w:hAnsi="Times New Roman" w:eastAsia="Times New Roman" w:cs="Times New Roman"/>
          <w:b/>
          <w:bCs/>
          <w:sz w:val="27"/>
          <w:szCs w:val="27"/>
        </w:rPr>
        <w:pPrChange w:id="2051" w:author="MUHAMMAD HAMAD" w:date="2025-03-26T13:57:00Z">
          <w:pPr>
            <w:pStyle w:val="41"/>
            <w:numPr>
              <w:ilvl w:val="0"/>
              <w:numId w:val="52"/>
            </w:numPr>
            <w:spacing w:before="100" w:beforeAutospacing="1" w:after="100" w:afterAutospacing="1" w:line="240" w:lineRule="auto"/>
            <w:ind w:hanging="360"/>
            <w:outlineLvl w:val="2"/>
          </w:pPr>
        </w:pPrChange>
      </w:pPr>
      <w:ins w:id="2054" w:author="MUHAMMAD HAMAD" w:date="2025-03-26T13:46:00Z">
        <w:del w:id="2055" w:author="SHARIF ULLAH" w:date="2026-10-07T14:32:00Z">
          <w:bookmarkStart w:id="20" w:name="_Toc193890194"/>
          <w:r>
            <w:rPr>
              <w:rFonts w:ascii="Times New Roman" w:hAnsi="Times New Roman" w:eastAsia="Times New Roman" w:cs="Times New Roman"/>
              <w:b/>
              <w:bCs/>
              <w:sz w:val="27"/>
              <w:szCs w:val="27"/>
            </w:rPr>
            <w:delText>UC 4: Upload Work Product</w:delText>
          </w:r>
          <w:bookmarkEnd w:id="20"/>
        </w:del>
      </w:ins>
    </w:p>
    <w:p w14:paraId="54DDDE35">
      <w:pPr>
        <w:spacing w:before="100" w:beforeAutospacing="1" w:after="100" w:afterAutospacing="1"/>
        <w:outlineLvl w:val="2"/>
        <w:rPr>
          <w:ins w:id="2057" w:author="MUHAMMAD HAMAD" w:date="2025-03-26T13:46:00Z"/>
          <w:del w:id="2058" w:author="SHARIF ULLAH" w:date="2026-10-07T14:32:00Z"/>
          <w:rFonts w:ascii="Times New Roman" w:hAnsi="Times New Roman" w:eastAsia="Times New Roman" w:cs="Times New Roman"/>
          <w:b/>
          <w:bCs/>
          <w:sz w:val="27"/>
          <w:szCs w:val="27"/>
        </w:rPr>
        <w:pPrChange w:id="2056" w:author="MUHAMMAD HAMAD" w:date="2025-03-26T13:56:00Z">
          <w:pPr>
            <w:pStyle w:val="41"/>
            <w:numPr>
              <w:ilvl w:val="0"/>
              <w:numId w:val="52"/>
            </w:numPr>
            <w:spacing w:before="100" w:beforeAutospacing="1" w:after="100" w:afterAutospacing="1" w:line="240" w:lineRule="auto"/>
            <w:ind w:hanging="360"/>
            <w:outlineLvl w:val="2"/>
          </w:pPr>
        </w:pPrChange>
      </w:pPr>
      <w:ins w:id="2059" w:author="MUHAMMAD HAMAD" w:date="2025-03-26T13:46:00Z">
        <w:del w:id="2060" w:author="SHARIF ULLAH" w:date="2026-10-07T14:32:00Z">
          <w:r>
            <w:rPr>
              <w:rFonts w:ascii="Times New Roman" w:hAnsi="Times New Roman" w:eastAsia="Times New Roman" w:cs="Times New Roman"/>
              <w:b/>
              <w:bCs/>
              <w:sz w:val="27"/>
              <w:szCs w:val="27"/>
            </w:rPr>
            <w:delText>Primary Actor:</w:delText>
          </w:r>
        </w:del>
      </w:ins>
    </w:p>
    <w:p w14:paraId="5EA271FE">
      <w:pPr>
        <w:spacing w:before="100" w:beforeAutospacing="1" w:after="100" w:afterAutospacing="1"/>
        <w:outlineLvl w:val="2"/>
        <w:rPr>
          <w:ins w:id="2062" w:author="MUHAMMAD HAMAD" w:date="2025-03-26T13:46:00Z"/>
          <w:del w:id="2063" w:author="SHARIF ULLAH" w:date="2026-10-07T14:32:00Z"/>
          <w:rFonts w:ascii="Times New Roman" w:hAnsi="Times New Roman" w:eastAsia="Times New Roman" w:cs="Times New Roman"/>
          <w:b/>
          <w:bCs/>
          <w:sz w:val="27"/>
          <w:szCs w:val="27"/>
        </w:rPr>
        <w:pPrChange w:id="2061" w:author="MUHAMMAD HAMAD" w:date="2025-03-26T13:56:00Z">
          <w:pPr>
            <w:pStyle w:val="41"/>
            <w:numPr>
              <w:ilvl w:val="0"/>
              <w:numId w:val="52"/>
            </w:numPr>
            <w:spacing w:before="100" w:beforeAutospacing="1" w:after="100" w:afterAutospacing="1" w:line="240" w:lineRule="auto"/>
            <w:ind w:hanging="360"/>
            <w:outlineLvl w:val="2"/>
          </w:pPr>
        </w:pPrChange>
      </w:pPr>
      <w:ins w:id="2064" w:author="MUHAMMAD HAMAD" w:date="2025-03-26T13:46:00Z">
        <w:del w:id="2065" w:author="SHARIF ULLAH" w:date="2026-10-07T14:32:00Z">
          <w:r>
            <w:rPr>
              <w:rFonts w:ascii="Times New Roman" w:hAnsi="Times New Roman" w:eastAsia="Times New Roman" w:cs="Times New Roman"/>
              <w:b/>
              <w:bCs/>
              <w:sz w:val="27"/>
              <w:szCs w:val="27"/>
            </w:rPr>
            <w:delText>Student</w:delText>
          </w:r>
        </w:del>
      </w:ins>
    </w:p>
    <w:p w14:paraId="18FBF5D7">
      <w:pPr>
        <w:spacing w:before="100" w:beforeAutospacing="1" w:after="100" w:afterAutospacing="1"/>
        <w:outlineLvl w:val="2"/>
        <w:rPr>
          <w:ins w:id="2067" w:author="MUHAMMAD HAMAD" w:date="2025-03-26T13:46:00Z"/>
          <w:del w:id="2068" w:author="SHARIF ULLAH" w:date="2026-10-07T14:32:00Z"/>
          <w:rFonts w:ascii="Times New Roman" w:hAnsi="Times New Roman" w:eastAsia="Times New Roman" w:cs="Times New Roman"/>
          <w:b/>
          <w:bCs/>
          <w:sz w:val="27"/>
          <w:szCs w:val="27"/>
        </w:rPr>
        <w:pPrChange w:id="2066" w:author="MUHAMMAD HAMAD" w:date="2025-03-26T13:56:00Z">
          <w:pPr>
            <w:pStyle w:val="41"/>
            <w:numPr>
              <w:ilvl w:val="0"/>
              <w:numId w:val="52"/>
            </w:numPr>
            <w:spacing w:before="100" w:beforeAutospacing="1" w:after="100" w:afterAutospacing="1" w:line="240" w:lineRule="auto"/>
            <w:ind w:hanging="360"/>
            <w:outlineLvl w:val="2"/>
          </w:pPr>
        </w:pPrChange>
      </w:pPr>
    </w:p>
    <w:p w14:paraId="15130769">
      <w:pPr>
        <w:spacing w:before="100" w:beforeAutospacing="1" w:after="100" w:afterAutospacing="1"/>
        <w:outlineLvl w:val="2"/>
        <w:rPr>
          <w:ins w:id="2070" w:author="MUHAMMAD HAMAD" w:date="2025-03-26T13:46:00Z"/>
          <w:del w:id="2071" w:author="SHARIF ULLAH" w:date="2026-10-07T14:32:00Z"/>
          <w:rFonts w:ascii="Times New Roman" w:hAnsi="Times New Roman" w:eastAsia="Times New Roman" w:cs="Times New Roman"/>
          <w:b/>
          <w:bCs/>
          <w:sz w:val="27"/>
          <w:szCs w:val="27"/>
        </w:rPr>
        <w:pPrChange w:id="2069" w:author="MUHAMMAD HAMAD" w:date="2025-03-26T13:56:00Z">
          <w:pPr>
            <w:pStyle w:val="41"/>
            <w:numPr>
              <w:ilvl w:val="0"/>
              <w:numId w:val="52"/>
            </w:numPr>
            <w:spacing w:before="100" w:beforeAutospacing="1" w:after="100" w:afterAutospacing="1" w:line="240" w:lineRule="auto"/>
            <w:ind w:hanging="360"/>
            <w:outlineLvl w:val="2"/>
          </w:pPr>
        </w:pPrChange>
      </w:pPr>
      <w:ins w:id="2072" w:author="MUHAMMAD HAMAD" w:date="2025-03-26T13:46:00Z">
        <w:del w:id="2073" w:author="SHARIF ULLAH" w:date="2026-10-07T14:32:00Z">
          <w:r>
            <w:rPr>
              <w:rFonts w:ascii="Times New Roman" w:hAnsi="Times New Roman" w:eastAsia="Times New Roman" w:cs="Times New Roman"/>
              <w:b/>
              <w:bCs/>
              <w:sz w:val="27"/>
              <w:szCs w:val="27"/>
            </w:rPr>
            <w:delText>Preconditions:</w:delText>
          </w:r>
        </w:del>
      </w:ins>
    </w:p>
    <w:p w14:paraId="160FF381">
      <w:pPr>
        <w:spacing w:before="100" w:beforeAutospacing="1" w:after="100" w:afterAutospacing="1"/>
        <w:outlineLvl w:val="2"/>
        <w:rPr>
          <w:ins w:id="2075" w:author="MUHAMMAD HAMAD" w:date="2025-03-26T13:46:00Z"/>
          <w:del w:id="2076" w:author="SHARIF ULLAH" w:date="2026-10-07T14:32:00Z"/>
          <w:rFonts w:ascii="Times New Roman" w:hAnsi="Times New Roman" w:eastAsia="Times New Roman" w:cs="Times New Roman"/>
          <w:b/>
          <w:bCs/>
          <w:sz w:val="27"/>
          <w:szCs w:val="27"/>
        </w:rPr>
        <w:pPrChange w:id="2074" w:author="MUHAMMAD HAMAD" w:date="2025-03-26T13:56:00Z">
          <w:pPr>
            <w:pStyle w:val="41"/>
            <w:numPr>
              <w:ilvl w:val="0"/>
              <w:numId w:val="52"/>
            </w:numPr>
            <w:spacing w:before="100" w:beforeAutospacing="1" w:after="100" w:afterAutospacing="1" w:line="240" w:lineRule="auto"/>
            <w:ind w:hanging="360"/>
            <w:outlineLvl w:val="2"/>
          </w:pPr>
        </w:pPrChange>
      </w:pPr>
    </w:p>
    <w:p w14:paraId="7CFD63B7">
      <w:pPr>
        <w:spacing w:before="100" w:beforeAutospacing="1" w:after="100" w:afterAutospacing="1"/>
        <w:outlineLvl w:val="2"/>
        <w:rPr>
          <w:ins w:id="2078" w:author="MUHAMMAD HAMAD" w:date="2025-03-26T13:46:00Z"/>
          <w:del w:id="2079" w:author="SHARIF ULLAH" w:date="2026-10-07T14:32:00Z"/>
          <w:rFonts w:ascii="Times New Roman" w:hAnsi="Times New Roman" w:eastAsia="Times New Roman" w:cs="Times New Roman"/>
          <w:b/>
          <w:bCs/>
          <w:sz w:val="27"/>
          <w:szCs w:val="27"/>
        </w:rPr>
        <w:pPrChange w:id="2077" w:author="MUHAMMAD HAMAD" w:date="2025-03-26T13:56:00Z">
          <w:pPr>
            <w:pStyle w:val="41"/>
            <w:numPr>
              <w:ilvl w:val="0"/>
              <w:numId w:val="52"/>
            </w:numPr>
            <w:spacing w:before="100" w:beforeAutospacing="1" w:after="100" w:afterAutospacing="1" w:line="240" w:lineRule="auto"/>
            <w:ind w:hanging="360"/>
            <w:outlineLvl w:val="2"/>
          </w:pPr>
        </w:pPrChange>
      </w:pPr>
      <w:ins w:id="2080" w:author="MUHAMMAD HAMAD" w:date="2025-03-26T13:46:00Z">
        <w:del w:id="2081" w:author="SHARIF ULLAH" w:date="2026-10-07T14:32:00Z">
          <w:r>
            <w:rPr>
              <w:rFonts w:ascii="Times New Roman" w:hAnsi="Times New Roman" w:eastAsia="Times New Roman" w:cs="Times New Roman"/>
              <w:b/>
              <w:bCs/>
              <w:sz w:val="27"/>
              <w:szCs w:val="27"/>
            </w:rPr>
            <w:delText>The student has an approved project registration.</w:delText>
          </w:r>
        </w:del>
      </w:ins>
    </w:p>
    <w:p w14:paraId="1FE76B1A">
      <w:pPr>
        <w:spacing w:before="100" w:beforeAutospacing="1" w:after="100" w:afterAutospacing="1"/>
        <w:outlineLvl w:val="2"/>
        <w:rPr>
          <w:ins w:id="2083" w:author="MUHAMMAD HAMAD" w:date="2025-03-26T13:46:00Z"/>
          <w:del w:id="2084" w:author="SHARIF ULLAH" w:date="2026-10-07T14:32:00Z"/>
          <w:rFonts w:ascii="Times New Roman" w:hAnsi="Times New Roman" w:eastAsia="Times New Roman" w:cs="Times New Roman"/>
          <w:b/>
          <w:bCs/>
          <w:sz w:val="27"/>
          <w:szCs w:val="27"/>
        </w:rPr>
        <w:pPrChange w:id="2082" w:author="MUHAMMAD HAMAD" w:date="2025-03-26T13:56:00Z">
          <w:pPr>
            <w:pStyle w:val="41"/>
            <w:numPr>
              <w:ilvl w:val="0"/>
              <w:numId w:val="52"/>
            </w:numPr>
            <w:spacing w:before="100" w:beforeAutospacing="1" w:after="100" w:afterAutospacing="1" w:line="240" w:lineRule="auto"/>
            <w:ind w:hanging="360"/>
            <w:outlineLvl w:val="2"/>
          </w:pPr>
        </w:pPrChange>
      </w:pPr>
    </w:p>
    <w:p w14:paraId="0C049599">
      <w:pPr>
        <w:spacing w:before="100" w:beforeAutospacing="1" w:after="100" w:afterAutospacing="1"/>
        <w:outlineLvl w:val="2"/>
        <w:rPr>
          <w:ins w:id="2086" w:author="MUHAMMAD HAMAD" w:date="2025-03-26T13:46:00Z"/>
          <w:del w:id="2087" w:author="SHARIF ULLAH" w:date="2026-10-07T14:32:00Z"/>
          <w:rFonts w:ascii="Times New Roman" w:hAnsi="Times New Roman" w:eastAsia="Times New Roman" w:cs="Times New Roman"/>
          <w:b/>
          <w:bCs/>
          <w:sz w:val="27"/>
          <w:szCs w:val="27"/>
        </w:rPr>
        <w:pPrChange w:id="2085" w:author="MUHAMMAD HAMAD" w:date="2025-03-26T13:56:00Z">
          <w:pPr>
            <w:pStyle w:val="41"/>
            <w:numPr>
              <w:ilvl w:val="0"/>
              <w:numId w:val="52"/>
            </w:numPr>
            <w:spacing w:before="100" w:beforeAutospacing="1" w:after="100" w:afterAutospacing="1" w:line="240" w:lineRule="auto"/>
            <w:ind w:hanging="360"/>
            <w:outlineLvl w:val="2"/>
          </w:pPr>
        </w:pPrChange>
      </w:pPr>
      <w:ins w:id="2088" w:author="MUHAMMAD HAMAD" w:date="2025-03-26T13:46:00Z">
        <w:del w:id="2089" w:author="SHARIF ULLAH" w:date="2026-10-07T14:32:00Z">
          <w:r>
            <w:rPr>
              <w:rFonts w:ascii="Times New Roman" w:hAnsi="Times New Roman" w:eastAsia="Times New Roman" w:cs="Times New Roman"/>
              <w:b/>
              <w:bCs/>
              <w:sz w:val="27"/>
              <w:szCs w:val="27"/>
            </w:rPr>
            <w:delText>The student is logged in.</w:delText>
          </w:r>
        </w:del>
      </w:ins>
    </w:p>
    <w:p w14:paraId="26EBB732">
      <w:pPr>
        <w:spacing w:before="100" w:beforeAutospacing="1" w:after="100" w:afterAutospacing="1"/>
        <w:outlineLvl w:val="2"/>
        <w:rPr>
          <w:ins w:id="2091" w:author="MUHAMMAD HAMAD" w:date="2025-03-26T13:46:00Z"/>
          <w:del w:id="2092" w:author="SHARIF ULLAH" w:date="2026-10-07T14:32:00Z"/>
          <w:rFonts w:ascii="Times New Roman" w:hAnsi="Times New Roman" w:eastAsia="Times New Roman" w:cs="Times New Roman"/>
          <w:b/>
          <w:bCs/>
          <w:sz w:val="27"/>
          <w:szCs w:val="27"/>
        </w:rPr>
        <w:pPrChange w:id="2090" w:author="MUHAMMAD HAMAD" w:date="2025-03-26T13:56:00Z">
          <w:pPr>
            <w:pStyle w:val="41"/>
            <w:numPr>
              <w:ilvl w:val="0"/>
              <w:numId w:val="52"/>
            </w:numPr>
            <w:spacing w:before="100" w:beforeAutospacing="1" w:after="100" w:afterAutospacing="1" w:line="240" w:lineRule="auto"/>
            <w:ind w:hanging="360"/>
            <w:outlineLvl w:val="2"/>
          </w:pPr>
        </w:pPrChange>
      </w:pPr>
    </w:p>
    <w:p w14:paraId="3BDFBDE0">
      <w:pPr>
        <w:spacing w:before="100" w:beforeAutospacing="1" w:after="100" w:afterAutospacing="1"/>
        <w:outlineLvl w:val="2"/>
        <w:rPr>
          <w:ins w:id="2094" w:author="MUHAMMAD HAMAD" w:date="2025-03-26T13:46:00Z"/>
          <w:del w:id="2095" w:author="SHARIF ULLAH" w:date="2026-10-07T14:32:00Z"/>
          <w:rFonts w:ascii="Times New Roman" w:hAnsi="Times New Roman" w:eastAsia="Times New Roman" w:cs="Times New Roman"/>
          <w:b/>
          <w:bCs/>
          <w:sz w:val="27"/>
          <w:szCs w:val="27"/>
        </w:rPr>
        <w:pPrChange w:id="2093" w:author="MUHAMMAD HAMAD" w:date="2025-03-26T13:56:00Z">
          <w:pPr>
            <w:pStyle w:val="41"/>
            <w:numPr>
              <w:ilvl w:val="0"/>
              <w:numId w:val="52"/>
            </w:numPr>
            <w:spacing w:before="100" w:beforeAutospacing="1" w:after="100" w:afterAutospacing="1" w:line="240" w:lineRule="auto"/>
            <w:ind w:hanging="360"/>
            <w:outlineLvl w:val="2"/>
          </w:pPr>
        </w:pPrChange>
      </w:pPr>
      <w:ins w:id="2096" w:author="MUHAMMAD HAMAD" w:date="2025-03-26T13:46:00Z">
        <w:del w:id="2097" w:author="SHARIF ULLAH" w:date="2026-10-07T14:32:00Z">
          <w:r>
            <w:rPr>
              <w:rFonts w:ascii="Times New Roman" w:hAnsi="Times New Roman" w:eastAsia="Times New Roman" w:cs="Times New Roman"/>
              <w:b/>
              <w:bCs/>
              <w:sz w:val="27"/>
              <w:szCs w:val="27"/>
            </w:rPr>
            <w:delText>Main Success Scenario:</w:delText>
          </w:r>
        </w:del>
      </w:ins>
    </w:p>
    <w:p w14:paraId="11840382">
      <w:pPr>
        <w:spacing w:before="100" w:beforeAutospacing="1" w:after="100" w:afterAutospacing="1"/>
        <w:outlineLvl w:val="2"/>
        <w:rPr>
          <w:ins w:id="2099" w:author="MUHAMMAD HAMAD" w:date="2025-03-26T13:46:00Z"/>
          <w:del w:id="2100" w:author="SHARIF ULLAH" w:date="2026-10-07T14:32:00Z"/>
          <w:rFonts w:ascii="Times New Roman" w:hAnsi="Times New Roman" w:eastAsia="Times New Roman" w:cs="Times New Roman"/>
          <w:b/>
          <w:bCs/>
          <w:sz w:val="27"/>
          <w:szCs w:val="27"/>
        </w:rPr>
        <w:pPrChange w:id="2098" w:author="MUHAMMAD HAMAD" w:date="2025-03-26T13:56:00Z">
          <w:pPr>
            <w:pStyle w:val="41"/>
            <w:numPr>
              <w:ilvl w:val="0"/>
              <w:numId w:val="52"/>
            </w:numPr>
            <w:spacing w:before="100" w:beforeAutospacing="1" w:after="100" w:afterAutospacing="1" w:line="240" w:lineRule="auto"/>
            <w:ind w:hanging="360"/>
            <w:outlineLvl w:val="2"/>
          </w:pPr>
        </w:pPrChange>
      </w:pPr>
    </w:p>
    <w:p w14:paraId="1087507F">
      <w:pPr>
        <w:spacing w:before="100" w:beforeAutospacing="1" w:after="100" w:afterAutospacing="1"/>
        <w:outlineLvl w:val="2"/>
        <w:rPr>
          <w:ins w:id="2102" w:author="MUHAMMAD HAMAD" w:date="2025-03-26T13:46:00Z"/>
          <w:del w:id="2103" w:author="SHARIF ULLAH" w:date="2026-10-07T14:32:00Z"/>
          <w:rFonts w:ascii="Times New Roman" w:hAnsi="Times New Roman" w:eastAsia="Times New Roman" w:cs="Times New Roman"/>
          <w:b/>
          <w:bCs/>
          <w:sz w:val="27"/>
          <w:szCs w:val="27"/>
        </w:rPr>
        <w:pPrChange w:id="2101" w:author="MUHAMMAD HAMAD" w:date="2025-03-26T13:56:00Z">
          <w:pPr>
            <w:pStyle w:val="41"/>
            <w:numPr>
              <w:ilvl w:val="0"/>
              <w:numId w:val="52"/>
            </w:numPr>
            <w:spacing w:before="100" w:beforeAutospacing="1" w:after="100" w:afterAutospacing="1" w:line="240" w:lineRule="auto"/>
            <w:ind w:hanging="360"/>
            <w:outlineLvl w:val="2"/>
          </w:pPr>
        </w:pPrChange>
      </w:pPr>
      <w:ins w:id="2104" w:author="MUHAMMAD HAMAD" w:date="2025-03-26T13:46:00Z">
        <w:del w:id="2105" w:author="SHARIF ULLAH" w:date="2026-10-07T14:32:00Z">
          <w:r>
            <w:rPr>
              <w:rFonts w:ascii="Times New Roman" w:hAnsi="Times New Roman" w:eastAsia="Times New Roman" w:cs="Times New Roman"/>
              <w:b/>
              <w:bCs/>
              <w:sz w:val="27"/>
              <w:szCs w:val="27"/>
            </w:rPr>
            <w:delText>The student navigates to their project page where the project details and options are displayed.</w:delText>
          </w:r>
        </w:del>
      </w:ins>
    </w:p>
    <w:p w14:paraId="3227C971">
      <w:pPr>
        <w:spacing w:before="100" w:beforeAutospacing="1" w:after="100" w:afterAutospacing="1"/>
        <w:outlineLvl w:val="2"/>
        <w:rPr>
          <w:ins w:id="2107" w:author="MUHAMMAD HAMAD" w:date="2025-03-26T13:46:00Z"/>
          <w:del w:id="2108" w:author="SHARIF ULLAH" w:date="2026-10-07T14:32:00Z"/>
          <w:rFonts w:ascii="Times New Roman" w:hAnsi="Times New Roman" w:eastAsia="Times New Roman" w:cs="Times New Roman"/>
          <w:b/>
          <w:bCs/>
          <w:sz w:val="27"/>
          <w:szCs w:val="27"/>
        </w:rPr>
        <w:pPrChange w:id="2106" w:author="MUHAMMAD HAMAD" w:date="2025-03-26T13:56:00Z">
          <w:pPr>
            <w:pStyle w:val="41"/>
            <w:numPr>
              <w:ilvl w:val="0"/>
              <w:numId w:val="52"/>
            </w:numPr>
            <w:spacing w:before="100" w:beforeAutospacing="1" w:after="100" w:afterAutospacing="1" w:line="240" w:lineRule="auto"/>
            <w:ind w:hanging="360"/>
            <w:outlineLvl w:val="2"/>
          </w:pPr>
        </w:pPrChange>
      </w:pPr>
    </w:p>
    <w:p w14:paraId="3B67BB75">
      <w:pPr>
        <w:spacing w:before="100" w:beforeAutospacing="1" w:after="100" w:afterAutospacing="1"/>
        <w:outlineLvl w:val="2"/>
        <w:rPr>
          <w:ins w:id="2110" w:author="MUHAMMAD HAMAD" w:date="2025-03-26T13:46:00Z"/>
          <w:del w:id="2111" w:author="SHARIF ULLAH" w:date="2026-10-07T14:32:00Z"/>
          <w:rFonts w:ascii="Times New Roman" w:hAnsi="Times New Roman" w:eastAsia="Times New Roman" w:cs="Times New Roman"/>
          <w:b/>
          <w:bCs/>
          <w:sz w:val="27"/>
          <w:szCs w:val="27"/>
        </w:rPr>
        <w:pPrChange w:id="2109" w:author="MUHAMMAD HAMAD" w:date="2025-03-26T13:56:00Z">
          <w:pPr>
            <w:pStyle w:val="41"/>
            <w:numPr>
              <w:ilvl w:val="0"/>
              <w:numId w:val="52"/>
            </w:numPr>
            <w:spacing w:before="100" w:beforeAutospacing="1" w:after="100" w:afterAutospacing="1" w:line="240" w:lineRule="auto"/>
            <w:ind w:hanging="360"/>
            <w:outlineLvl w:val="2"/>
          </w:pPr>
        </w:pPrChange>
      </w:pPr>
      <w:ins w:id="2112" w:author="MUHAMMAD HAMAD" w:date="2025-03-26T13:46:00Z">
        <w:del w:id="2113" w:author="SHARIF ULLAH" w:date="2026-10-07T14:32:00Z">
          <w:r>
            <w:rPr>
              <w:rFonts w:ascii="Times New Roman" w:hAnsi="Times New Roman" w:eastAsia="Times New Roman" w:cs="Times New Roman"/>
              <w:b/>
              <w:bCs/>
              <w:sz w:val="27"/>
              <w:szCs w:val="27"/>
            </w:rPr>
            <w:delText>The system displays an “Upload Work Product” option.</w:delText>
          </w:r>
        </w:del>
      </w:ins>
    </w:p>
    <w:p w14:paraId="158F5551">
      <w:pPr>
        <w:spacing w:before="100" w:beforeAutospacing="1" w:after="100" w:afterAutospacing="1"/>
        <w:outlineLvl w:val="2"/>
        <w:rPr>
          <w:ins w:id="2115" w:author="MUHAMMAD HAMAD" w:date="2025-03-26T13:46:00Z"/>
          <w:del w:id="2116" w:author="SHARIF ULLAH" w:date="2026-10-07T14:32:00Z"/>
          <w:rFonts w:ascii="Times New Roman" w:hAnsi="Times New Roman" w:eastAsia="Times New Roman" w:cs="Times New Roman"/>
          <w:b/>
          <w:bCs/>
          <w:sz w:val="27"/>
          <w:szCs w:val="27"/>
        </w:rPr>
        <w:pPrChange w:id="2114" w:author="MUHAMMAD HAMAD" w:date="2025-03-26T13:56:00Z">
          <w:pPr>
            <w:pStyle w:val="41"/>
            <w:numPr>
              <w:ilvl w:val="0"/>
              <w:numId w:val="52"/>
            </w:numPr>
            <w:spacing w:before="100" w:beforeAutospacing="1" w:after="100" w:afterAutospacing="1" w:line="240" w:lineRule="auto"/>
            <w:ind w:hanging="360"/>
            <w:outlineLvl w:val="2"/>
          </w:pPr>
        </w:pPrChange>
      </w:pPr>
    </w:p>
    <w:p w14:paraId="36C8C7CA">
      <w:pPr>
        <w:spacing w:before="100" w:beforeAutospacing="1" w:after="100" w:afterAutospacing="1"/>
        <w:outlineLvl w:val="2"/>
        <w:rPr>
          <w:ins w:id="2118" w:author="MUHAMMAD HAMAD" w:date="2025-03-26T13:46:00Z"/>
          <w:del w:id="2119" w:author="SHARIF ULLAH" w:date="2026-10-07T14:32:00Z"/>
          <w:rFonts w:ascii="Times New Roman" w:hAnsi="Times New Roman" w:eastAsia="Times New Roman" w:cs="Times New Roman"/>
          <w:b/>
          <w:bCs/>
          <w:sz w:val="27"/>
          <w:szCs w:val="27"/>
        </w:rPr>
        <w:pPrChange w:id="2117" w:author="MUHAMMAD HAMAD" w:date="2025-03-26T13:56:00Z">
          <w:pPr>
            <w:pStyle w:val="41"/>
            <w:numPr>
              <w:ilvl w:val="0"/>
              <w:numId w:val="52"/>
            </w:numPr>
            <w:spacing w:before="100" w:beforeAutospacing="1" w:after="100" w:afterAutospacing="1" w:line="240" w:lineRule="auto"/>
            <w:ind w:hanging="360"/>
            <w:outlineLvl w:val="2"/>
          </w:pPr>
        </w:pPrChange>
      </w:pPr>
      <w:ins w:id="2120" w:author="MUHAMMAD HAMAD" w:date="2025-03-26T13:46:00Z">
        <w:del w:id="2121" w:author="SHARIF ULLAH" w:date="2026-10-07T14:32:00Z">
          <w:r>
            <w:rPr>
              <w:rFonts w:ascii="Times New Roman" w:hAnsi="Times New Roman" w:eastAsia="Times New Roman" w:cs="Times New Roman"/>
              <w:b/>
              <w:bCs/>
              <w:sz w:val="27"/>
              <w:szCs w:val="27"/>
            </w:rPr>
            <w:delText>The student selects the “Upload Work Product” option, attaches the file (or files) containing the work product, and submits the upload request.</w:delText>
          </w:r>
        </w:del>
      </w:ins>
    </w:p>
    <w:p w14:paraId="4FA54F2C">
      <w:pPr>
        <w:spacing w:before="100" w:beforeAutospacing="1" w:after="100" w:afterAutospacing="1"/>
        <w:outlineLvl w:val="2"/>
        <w:rPr>
          <w:ins w:id="2123" w:author="MUHAMMAD HAMAD" w:date="2025-03-26T13:46:00Z"/>
          <w:del w:id="2124" w:author="SHARIF ULLAH" w:date="2026-10-07T14:32:00Z"/>
          <w:rFonts w:ascii="Times New Roman" w:hAnsi="Times New Roman" w:eastAsia="Times New Roman" w:cs="Times New Roman"/>
          <w:b/>
          <w:bCs/>
          <w:sz w:val="27"/>
          <w:szCs w:val="27"/>
        </w:rPr>
        <w:pPrChange w:id="2122" w:author="MUHAMMAD HAMAD" w:date="2025-03-26T13:56:00Z">
          <w:pPr>
            <w:pStyle w:val="41"/>
            <w:numPr>
              <w:ilvl w:val="0"/>
              <w:numId w:val="52"/>
            </w:numPr>
            <w:spacing w:before="100" w:beforeAutospacing="1" w:after="100" w:afterAutospacing="1" w:line="240" w:lineRule="auto"/>
            <w:ind w:hanging="360"/>
            <w:outlineLvl w:val="2"/>
          </w:pPr>
        </w:pPrChange>
      </w:pPr>
    </w:p>
    <w:p w14:paraId="13DB2D12">
      <w:pPr>
        <w:spacing w:before="100" w:beforeAutospacing="1" w:after="100" w:afterAutospacing="1"/>
        <w:outlineLvl w:val="2"/>
        <w:rPr>
          <w:ins w:id="2126" w:author="MUHAMMAD HAMAD" w:date="2025-03-26T13:46:00Z"/>
          <w:del w:id="2127" w:author="SHARIF ULLAH" w:date="2026-10-07T14:32:00Z"/>
          <w:rFonts w:ascii="Times New Roman" w:hAnsi="Times New Roman" w:eastAsia="Times New Roman" w:cs="Times New Roman"/>
          <w:b/>
          <w:bCs/>
          <w:sz w:val="27"/>
          <w:szCs w:val="27"/>
        </w:rPr>
        <w:pPrChange w:id="2125" w:author="MUHAMMAD HAMAD" w:date="2025-03-26T13:56:00Z">
          <w:pPr>
            <w:pStyle w:val="41"/>
            <w:numPr>
              <w:ilvl w:val="0"/>
              <w:numId w:val="52"/>
            </w:numPr>
            <w:spacing w:before="100" w:beforeAutospacing="1" w:after="100" w:afterAutospacing="1" w:line="240" w:lineRule="auto"/>
            <w:ind w:hanging="360"/>
            <w:outlineLvl w:val="2"/>
          </w:pPr>
        </w:pPrChange>
      </w:pPr>
      <w:ins w:id="2128" w:author="MUHAMMAD HAMAD" w:date="2025-03-26T13:46:00Z">
        <w:del w:id="2129" w:author="SHARIF ULLAH" w:date="2026-10-07T14:32:00Z">
          <w:r>
            <w:rPr>
              <w:rFonts w:ascii="Times New Roman" w:hAnsi="Times New Roman" w:eastAsia="Times New Roman" w:cs="Times New Roman"/>
              <w:b/>
              <w:bCs/>
              <w:sz w:val="27"/>
              <w:szCs w:val="27"/>
            </w:rPr>
            <w:delText>The system validates the file format and size.</w:delText>
          </w:r>
        </w:del>
      </w:ins>
    </w:p>
    <w:p w14:paraId="5A5CB619">
      <w:pPr>
        <w:spacing w:before="100" w:beforeAutospacing="1" w:after="100" w:afterAutospacing="1"/>
        <w:outlineLvl w:val="2"/>
        <w:rPr>
          <w:ins w:id="2131" w:author="MUHAMMAD HAMAD" w:date="2025-03-26T13:46:00Z"/>
          <w:del w:id="2132" w:author="SHARIF ULLAH" w:date="2026-10-07T14:32:00Z"/>
          <w:rFonts w:ascii="Times New Roman" w:hAnsi="Times New Roman" w:eastAsia="Times New Roman" w:cs="Times New Roman"/>
          <w:b/>
          <w:bCs/>
          <w:sz w:val="27"/>
          <w:szCs w:val="27"/>
        </w:rPr>
        <w:pPrChange w:id="2130" w:author="MUHAMMAD HAMAD" w:date="2025-03-26T13:56:00Z">
          <w:pPr>
            <w:pStyle w:val="41"/>
            <w:numPr>
              <w:ilvl w:val="0"/>
              <w:numId w:val="52"/>
            </w:numPr>
            <w:spacing w:before="100" w:beforeAutospacing="1" w:after="100" w:afterAutospacing="1" w:line="240" w:lineRule="auto"/>
            <w:ind w:hanging="360"/>
            <w:outlineLvl w:val="2"/>
          </w:pPr>
        </w:pPrChange>
      </w:pPr>
    </w:p>
    <w:p w14:paraId="31C2BD84">
      <w:pPr>
        <w:spacing w:before="100" w:beforeAutospacing="1" w:after="100" w:afterAutospacing="1"/>
        <w:outlineLvl w:val="2"/>
        <w:rPr>
          <w:ins w:id="2134" w:author="MUHAMMAD HAMAD" w:date="2025-03-26T13:46:00Z"/>
          <w:del w:id="2135" w:author="SHARIF ULLAH" w:date="2026-10-07T14:32:00Z"/>
          <w:rFonts w:ascii="Times New Roman" w:hAnsi="Times New Roman" w:eastAsia="Times New Roman" w:cs="Times New Roman"/>
          <w:b/>
          <w:bCs/>
          <w:sz w:val="27"/>
          <w:szCs w:val="27"/>
        </w:rPr>
        <w:pPrChange w:id="2133" w:author="MUHAMMAD HAMAD" w:date="2025-03-26T13:56:00Z">
          <w:pPr>
            <w:pStyle w:val="41"/>
            <w:numPr>
              <w:ilvl w:val="0"/>
              <w:numId w:val="52"/>
            </w:numPr>
            <w:spacing w:before="100" w:beforeAutospacing="1" w:after="100" w:afterAutospacing="1" w:line="240" w:lineRule="auto"/>
            <w:ind w:hanging="360"/>
            <w:outlineLvl w:val="2"/>
          </w:pPr>
        </w:pPrChange>
      </w:pPr>
      <w:ins w:id="2136" w:author="MUHAMMAD HAMAD" w:date="2025-03-26T13:46:00Z">
        <w:del w:id="2137" w:author="SHARIF ULLAH" w:date="2026-10-07T14:32:00Z">
          <w:r>
            <w:rPr>
              <w:rFonts w:ascii="Times New Roman" w:hAnsi="Times New Roman" w:eastAsia="Times New Roman" w:cs="Times New Roman"/>
              <w:b/>
              <w:bCs/>
              <w:sz w:val="27"/>
              <w:szCs w:val="27"/>
            </w:rPr>
            <w:delText>The system stores the work product, assigns a version identifier, and records a timestamp.</w:delText>
          </w:r>
        </w:del>
      </w:ins>
    </w:p>
    <w:p w14:paraId="16ED4207">
      <w:pPr>
        <w:spacing w:before="100" w:beforeAutospacing="1" w:after="100" w:afterAutospacing="1"/>
        <w:outlineLvl w:val="2"/>
        <w:rPr>
          <w:ins w:id="2139" w:author="MUHAMMAD HAMAD" w:date="2025-03-26T13:46:00Z"/>
          <w:del w:id="2140" w:author="SHARIF ULLAH" w:date="2026-10-07T14:32:00Z"/>
          <w:rFonts w:ascii="Times New Roman" w:hAnsi="Times New Roman" w:eastAsia="Times New Roman" w:cs="Times New Roman"/>
          <w:b/>
          <w:bCs/>
          <w:sz w:val="27"/>
          <w:szCs w:val="27"/>
        </w:rPr>
        <w:pPrChange w:id="2138" w:author="MUHAMMAD HAMAD" w:date="2025-03-26T13:56:00Z">
          <w:pPr>
            <w:pStyle w:val="41"/>
            <w:numPr>
              <w:ilvl w:val="0"/>
              <w:numId w:val="52"/>
            </w:numPr>
            <w:spacing w:before="100" w:beforeAutospacing="1" w:after="100" w:afterAutospacing="1" w:line="240" w:lineRule="auto"/>
            <w:ind w:hanging="360"/>
            <w:outlineLvl w:val="2"/>
          </w:pPr>
        </w:pPrChange>
      </w:pPr>
    </w:p>
    <w:p w14:paraId="270ACE8D">
      <w:pPr>
        <w:spacing w:before="100" w:beforeAutospacing="1" w:after="100" w:afterAutospacing="1"/>
        <w:outlineLvl w:val="2"/>
        <w:rPr>
          <w:ins w:id="2142" w:author="MUHAMMAD HAMAD" w:date="2025-03-26T13:46:00Z"/>
          <w:del w:id="2143" w:author="SHARIF ULLAH" w:date="2026-10-07T14:32:00Z"/>
          <w:rFonts w:ascii="Times New Roman" w:hAnsi="Times New Roman" w:eastAsia="Times New Roman" w:cs="Times New Roman"/>
          <w:b/>
          <w:bCs/>
          <w:sz w:val="27"/>
          <w:szCs w:val="27"/>
        </w:rPr>
        <w:pPrChange w:id="2141" w:author="MUHAMMAD HAMAD" w:date="2025-03-26T13:56:00Z">
          <w:pPr>
            <w:pStyle w:val="41"/>
            <w:numPr>
              <w:ilvl w:val="0"/>
              <w:numId w:val="52"/>
            </w:numPr>
            <w:spacing w:before="100" w:beforeAutospacing="1" w:after="100" w:afterAutospacing="1" w:line="240" w:lineRule="auto"/>
            <w:ind w:hanging="360"/>
            <w:outlineLvl w:val="2"/>
          </w:pPr>
        </w:pPrChange>
      </w:pPr>
      <w:ins w:id="2144" w:author="MUHAMMAD HAMAD" w:date="2025-03-26T13:46:00Z">
        <w:del w:id="2145" w:author="SHARIF ULLAH" w:date="2026-10-07T14:32:00Z">
          <w:r>
            <w:rPr>
              <w:rFonts w:ascii="Times New Roman" w:hAnsi="Times New Roman" w:eastAsia="Times New Roman" w:cs="Times New Roman"/>
              <w:b/>
              <w:bCs/>
              <w:sz w:val="27"/>
              <w:szCs w:val="27"/>
            </w:rPr>
            <w:delText>The system notifies the assigned supervisor that a new work product has been uploaded.</w:delText>
          </w:r>
        </w:del>
      </w:ins>
    </w:p>
    <w:p w14:paraId="64A2C00D">
      <w:pPr>
        <w:spacing w:before="100" w:beforeAutospacing="1" w:after="100" w:afterAutospacing="1"/>
        <w:outlineLvl w:val="2"/>
        <w:rPr>
          <w:ins w:id="2147" w:author="MUHAMMAD HAMAD" w:date="2025-03-26T13:46:00Z"/>
          <w:del w:id="2148" w:author="SHARIF ULLAH" w:date="2026-10-07T14:32:00Z"/>
          <w:rFonts w:ascii="Times New Roman" w:hAnsi="Times New Roman" w:eastAsia="Times New Roman" w:cs="Times New Roman"/>
          <w:b/>
          <w:bCs/>
          <w:sz w:val="27"/>
          <w:szCs w:val="27"/>
        </w:rPr>
        <w:pPrChange w:id="2146" w:author="MUHAMMAD HAMAD" w:date="2025-03-26T13:56:00Z">
          <w:pPr>
            <w:pStyle w:val="41"/>
            <w:numPr>
              <w:ilvl w:val="0"/>
              <w:numId w:val="52"/>
            </w:numPr>
            <w:spacing w:before="100" w:beforeAutospacing="1" w:after="100" w:afterAutospacing="1" w:line="240" w:lineRule="auto"/>
            <w:ind w:hanging="360"/>
            <w:outlineLvl w:val="2"/>
          </w:pPr>
        </w:pPrChange>
      </w:pPr>
    </w:p>
    <w:p w14:paraId="52AEA1D7">
      <w:pPr>
        <w:spacing w:before="100" w:beforeAutospacing="1" w:after="100" w:afterAutospacing="1"/>
        <w:outlineLvl w:val="2"/>
        <w:rPr>
          <w:ins w:id="2150" w:author="MUHAMMAD HAMAD" w:date="2025-03-26T13:46:00Z"/>
          <w:del w:id="2151" w:author="SHARIF ULLAH" w:date="2026-10-07T14:32:00Z"/>
          <w:rFonts w:ascii="Times New Roman" w:hAnsi="Times New Roman" w:eastAsia="Times New Roman" w:cs="Times New Roman"/>
          <w:b/>
          <w:bCs/>
          <w:sz w:val="27"/>
          <w:szCs w:val="27"/>
        </w:rPr>
        <w:pPrChange w:id="2149" w:author="MUHAMMAD HAMAD" w:date="2025-03-26T13:56:00Z">
          <w:pPr>
            <w:pStyle w:val="41"/>
            <w:numPr>
              <w:ilvl w:val="0"/>
              <w:numId w:val="52"/>
            </w:numPr>
            <w:spacing w:before="100" w:beforeAutospacing="1" w:after="100" w:afterAutospacing="1" w:line="240" w:lineRule="auto"/>
            <w:ind w:hanging="360"/>
            <w:outlineLvl w:val="2"/>
          </w:pPr>
        </w:pPrChange>
      </w:pPr>
      <w:ins w:id="2152" w:author="MUHAMMAD HAMAD" w:date="2025-03-26T13:46:00Z">
        <w:del w:id="2153" w:author="SHARIF ULLAH" w:date="2026-10-07T14:32:00Z">
          <w:r>
            <w:rPr>
              <w:rFonts w:ascii="Times New Roman" w:hAnsi="Times New Roman" w:eastAsia="Times New Roman" w:cs="Times New Roman"/>
              <w:b/>
              <w:bCs/>
              <w:sz w:val="27"/>
              <w:szCs w:val="27"/>
            </w:rPr>
            <w:delText>Alternate Scenarios:</w:delText>
          </w:r>
        </w:del>
      </w:ins>
    </w:p>
    <w:p w14:paraId="10839D42">
      <w:pPr>
        <w:spacing w:before="100" w:beforeAutospacing="1" w:after="100" w:afterAutospacing="1"/>
        <w:outlineLvl w:val="2"/>
        <w:rPr>
          <w:ins w:id="2155" w:author="MUHAMMAD HAMAD" w:date="2025-03-26T13:46:00Z"/>
          <w:del w:id="2156" w:author="SHARIF ULLAH" w:date="2026-10-07T14:32:00Z"/>
          <w:rFonts w:ascii="Times New Roman" w:hAnsi="Times New Roman" w:eastAsia="Times New Roman" w:cs="Times New Roman"/>
          <w:b/>
          <w:bCs/>
          <w:sz w:val="27"/>
          <w:szCs w:val="27"/>
        </w:rPr>
        <w:pPrChange w:id="2154" w:author="MUHAMMAD HAMAD" w:date="2025-03-26T13:56:00Z">
          <w:pPr>
            <w:pStyle w:val="41"/>
            <w:numPr>
              <w:ilvl w:val="0"/>
              <w:numId w:val="52"/>
            </w:numPr>
            <w:spacing w:before="100" w:beforeAutospacing="1" w:after="100" w:afterAutospacing="1" w:line="240" w:lineRule="auto"/>
            <w:ind w:hanging="360"/>
            <w:outlineLvl w:val="2"/>
          </w:pPr>
        </w:pPrChange>
      </w:pPr>
    </w:p>
    <w:p w14:paraId="2434B2E3">
      <w:pPr>
        <w:spacing w:before="100" w:beforeAutospacing="1" w:after="100" w:afterAutospacing="1"/>
        <w:outlineLvl w:val="2"/>
        <w:rPr>
          <w:ins w:id="2158" w:author="MUHAMMAD HAMAD" w:date="2025-03-26T13:46:00Z"/>
          <w:del w:id="2159" w:author="SHARIF ULLAH" w:date="2026-10-07T14:32:00Z"/>
          <w:rFonts w:ascii="Times New Roman" w:hAnsi="Times New Roman" w:eastAsia="Times New Roman" w:cs="Times New Roman"/>
          <w:b/>
          <w:bCs/>
          <w:sz w:val="27"/>
          <w:szCs w:val="27"/>
        </w:rPr>
        <w:pPrChange w:id="2157" w:author="MUHAMMAD HAMAD" w:date="2025-03-26T13:56:00Z">
          <w:pPr>
            <w:pStyle w:val="41"/>
            <w:numPr>
              <w:ilvl w:val="0"/>
              <w:numId w:val="52"/>
            </w:numPr>
            <w:spacing w:before="100" w:beforeAutospacing="1" w:after="100" w:afterAutospacing="1" w:line="240" w:lineRule="auto"/>
            <w:ind w:hanging="360"/>
            <w:outlineLvl w:val="2"/>
          </w:pPr>
        </w:pPrChange>
      </w:pPr>
      <w:ins w:id="2160" w:author="MUHAMMAD HAMAD" w:date="2025-03-26T13:46:00Z">
        <w:del w:id="2161" w:author="SHARIF ULLAH" w:date="2026-10-07T14:32:00Z">
          <w:r>
            <w:rPr>
              <w:rFonts w:ascii="Times New Roman" w:hAnsi="Times New Roman" w:eastAsia="Times New Roman" w:cs="Times New Roman"/>
              <w:b/>
              <w:bCs/>
              <w:sz w:val="27"/>
              <w:szCs w:val="27"/>
            </w:rPr>
            <w:delText>Alternate 4.1: If the file format is unsupported, the system displays an error message and prompts the student to use a supported format.</w:delText>
          </w:r>
        </w:del>
      </w:ins>
    </w:p>
    <w:p w14:paraId="14BF7400">
      <w:pPr>
        <w:spacing w:before="100" w:beforeAutospacing="1" w:after="100" w:afterAutospacing="1"/>
        <w:outlineLvl w:val="2"/>
        <w:rPr>
          <w:ins w:id="2163" w:author="MUHAMMAD HAMAD" w:date="2025-03-26T13:46:00Z"/>
          <w:del w:id="2164" w:author="SHARIF ULLAH" w:date="2026-10-07T14:32:00Z"/>
          <w:rFonts w:ascii="Times New Roman" w:hAnsi="Times New Roman" w:eastAsia="Times New Roman" w:cs="Times New Roman"/>
          <w:b/>
          <w:bCs/>
          <w:sz w:val="27"/>
          <w:szCs w:val="27"/>
        </w:rPr>
        <w:pPrChange w:id="2162" w:author="MUHAMMAD HAMAD" w:date="2025-03-26T13:56:00Z">
          <w:pPr>
            <w:pStyle w:val="41"/>
            <w:numPr>
              <w:ilvl w:val="0"/>
              <w:numId w:val="52"/>
            </w:numPr>
            <w:spacing w:before="100" w:beforeAutospacing="1" w:after="100" w:afterAutospacing="1" w:line="240" w:lineRule="auto"/>
            <w:ind w:hanging="360"/>
            <w:outlineLvl w:val="2"/>
          </w:pPr>
        </w:pPrChange>
      </w:pPr>
    </w:p>
    <w:p w14:paraId="0FD1ED0F">
      <w:pPr>
        <w:spacing w:before="100" w:beforeAutospacing="1" w:after="100" w:afterAutospacing="1"/>
        <w:outlineLvl w:val="2"/>
        <w:rPr>
          <w:ins w:id="2166" w:author="MUHAMMAD HAMAD" w:date="2025-03-26T13:46:00Z"/>
          <w:del w:id="2167" w:author="SHARIF ULLAH" w:date="2026-10-07T14:32:00Z"/>
          <w:rFonts w:ascii="Times New Roman" w:hAnsi="Times New Roman" w:eastAsia="Times New Roman" w:cs="Times New Roman"/>
          <w:b/>
          <w:bCs/>
          <w:sz w:val="27"/>
          <w:szCs w:val="27"/>
        </w:rPr>
        <w:pPrChange w:id="2165" w:author="MUHAMMAD HAMAD" w:date="2025-03-26T13:56:00Z">
          <w:pPr>
            <w:pStyle w:val="41"/>
            <w:numPr>
              <w:ilvl w:val="0"/>
              <w:numId w:val="52"/>
            </w:numPr>
            <w:spacing w:before="100" w:beforeAutospacing="1" w:after="100" w:afterAutospacing="1" w:line="240" w:lineRule="auto"/>
            <w:ind w:hanging="360"/>
            <w:outlineLvl w:val="2"/>
          </w:pPr>
        </w:pPrChange>
      </w:pPr>
      <w:ins w:id="2168" w:author="MUHAMMAD HAMAD" w:date="2025-03-26T13:46:00Z">
        <w:del w:id="2169" w:author="SHARIF ULLAH" w:date="2026-10-07T14:32:00Z">
          <w:r>
            <w:rPr>
              <w:rFonts w:ascii="Times New Roman" w:hAnsi="Times New Roman" w:eastAsia="Times New Roman" w:cs="Times New Roman"/>
              <w:b/>
              <w:bCs/>
              <w:sz w:val="27"/>
              <w:szCs w:val="27"/>
            </w:rPr>
            <w:delText>Alternate 4.2: If the upload fails due to a system error, the system displays an error message and prompts the student to retry the upload.</w:delText>
          </w:r>
        </w:del>
      </w:ins>
    </w:p>
    <w:p w14:paraId="03800FC0">
      <w:pPr>
        <w:spacing w:before="100" w:beforeAutospacing="1" w:after="100" w:afterAutospacing="1"/>
        <w:outlineLvl w:val="2"/>
        <w:rPr>
          <w:ins w:id="2171" w:author="MUHAMMAD HAMAD" w:date="2025-03-26T13:46:00Z"/>
          <w:del w:id="2172" w:author="SHARIF ULLAH" w:date="2026-10-07T14:32:00Z"/>
          <w:rFonts w:ascii="Times New Roman" w:hAnsi="Times New Roman" w:eastAsia="Times New Roman" w:cs="Times New Roman"/>
          <w:b/>
          <w:bCs/>
          <w:sz w:val="27"/>
          <w:szCs w:val="27"/>
        </w:rPr>
        <w:pPrChange w:id="2170" w:author="MUHAMMAD HAMAD" w:date="2025-03-26T13:56:00Z">
          <w:pPr>
            <w:pStyle w:val="41"/>
            <w:numPr>
              <w:ilvl w:val="0"/>
              <w:numId w:val="52"/>
            </w:numPr>
            <w:spacing w:before="100" w:beforeAutospacing="1" w:after="100" w:afterAutospacing="1" w:line="240" w:lineRule="auto"/>
            <w:ind w:hanging="360"/>
            <w:outlineLvl w:val="2"/>
          </w:pPr>
        </w:pPrChange>
      </w:pPr>
    </w:p>
    <w:p w14:paraId="62E8EE2C">
      <w:pPr>
        <w:spacing w:before="100" w:beforeAutospacing="1" w:after="100" w:afterAutospacing="1"/>
        <w:outlineLvl w:val="2"/>
        <w:rPr>
          <w:ins w:id="2174" w:author="MUHAMMAD HAMAD" w:date="2025-03-26T13:46:00Z"/>
          <w:del w:id="2175" w:author="SHARIF ULLAH" w:date="2026-10-07T14:32:00Z"/>
          <w:rFonts w:ascii="Times New Roman" w:hAnsi="Times New Roman" w:eastAsia="Times New Roman" w:cs="Times New Roman"/>
          <w:b/>
          <w:bCs/>
          <w:sz w:val="27"/>
          <w:szCs w:val="27"/>
        </w:rPr>
        <w:pPrChange w:id="2173" w:author="MUHAMMAD HAMAD" w:date="2025-03-26T13:56:00Z">
          <w:pPr>
            <w:pStyle w:val="41"/>
            <w:numPr>
              <w:ilvl w:val="0"/>
              <w:numId w:val="52"/>
            </w:numPr>
            <w:spacing w:before="100" w:beforeAutospacing="1" w:after="100" w:afterAutospacing="1" w:line="240" w:lineRule="auto"/>
            <w:ind w:hanging="360"/>
            <w:outlineLvl w:val="2"/>
          </w:pPr>
        </w:pPrChange>
      </w:pPr>
      <w:ins w:id="2176" w:author="MUHAMMAD HAMAD" w:date="2025-03-26T13:46:00Z">
        <w:del w:id="2177" w:author="SHARIF ULLAH" w:date="2026-10-07T14:32:00Z">
          <w:r>
            <w:rPr>
              <w:rFonts w:ascii="Times New Roman" w:hAnsi="Times New Roman" w:eastAsia="Times New Roman" w:cs="Times New Roman"/>
              <w:b/>
              <w:bCs/>
              <w:sz w:val="27"/>
              <w:szCs w:val="27"/>
            </w:rPr>
            <w:delText>Postconditions:</w:delText>
          </w:r>
        </w:del>
      </w:ins>
    </w:p>
    <w:p w14:paraId="1D05FB62">
      <w:pPr>
        <w:spacing w:before="100" w:beforeAutospacing="1" w:after="100" w:afterAutospacing="1"/>
        <w:outlineLvl w:val="2"/>
        <w:rPr>
          <w:ins w:id="2179" w:author="MUHAMMAD HAMAD" w:date="2025-03-26T13:46:00Z"/>
          <w:del w:id="2180" w:author="SHARIF ULLAH" w:date="2026-10-07T14:32:00Z"/>
          <w:rFonts w:ascii="Times New Roman" w:hAnsi="Times New Roman" w:eastAsia="Times New Roman" w:cs="Times New Roman"/>
          <w:b/>
          <w:bCs/>
          <w:sz w:val="27"/>
          <w:szCs w:val="27"/>
        </w:rPr>
        <w:pPrChange w:id="2178" w:author="MUHAMMAD HAMAD" w:date="2025-03-26T13:56:00Z">
          <w:pPr>
            <w:pStyle w:val="41"/>
            <w:numPr>
              <w:ilvl w:val="0"/>
              <w:numId w:val="52"/>
            </w:numPr>
            <w:spacing w:before="100" w:beforeAutospacing="1" w:after="100" w:afterAutospacing="1" w:line="240" w:lineRule="auto"/>
            <w:ind w:hanging="360"/>
            <w:outlineLvl w:val="2"/>
          </w:pPr>
        </w:pPrChange>
      </w:pPr>
    </w:p>
    <w:p w14:paraId="09899993">
      <w:pPr>
        <w:spacing w:before="100" w:beforeAutospacing="1" w:after="100" w:afterAutospacing="1"/>
        <w:outlineLvl w:val="2"/>
        <w:rPr>
          <w:ins w:id="2182" w:author="MUHAMMAD HAMAD" w:date="2025-03-26T13:46:00Z"/>
          <w:del w:id="2183" w:author="SHARIF ULLAH" w:date="2026-10-07T14:32:00Z"/>
          <w:rFonts w:ascii="Times New Roman" w:hAnsi="Times New Roman" w:eastAsia="Times New Roman" w:cs="Times New Roman"/>
          <w:b/>
          <w:bCs/>
          <w:sz w:val="27"/>
          <w:szCs w:val="27"/>
        </w:rPr>
        <w:pPrChange w:id="2181" w:author="MUHAMMAD HAMAD" w:date="2025-03-26T13:56:00Z">
          <w:pPr>
            <w:pStyle w:val="41"/>
            <w:numPr>
              <w:ilvl w:val="0"/>
              <w:numId w:val="52"/>
            </w:numPr>
            <w:spacing w:before="100" w:beforeAutospacing="1" w:after="100" w:afterAutospacing="1" w:line="240" w:lineRule="auto"/>
            <w:ind w:hanging="360"/>
            <w:outlineLvl w:val="2"/>
          </w:pPr>
        </w:pPrChange>
      </w:pPr>
      <w:ins w:id="2184" w:author="MUHAMMAD HAMAD" w:date="2025-03-26T13:46:00Z">
        <w:del w:id="2185" w:author="SHARIF ULLAH" w:date="2026-10-07T14:32:00Z">
          <w:r>
            <w:rPr>
              <w:rFonts w:ascii="Times New Roman" w:hAnsi="Times New Roman" w:eastAsia="Times New Roman" w:cs="Times New Roman"/>
              <w:b/>
              <w:bCs/>
              <w:sz w:val="27"/>
              <w:szCs w:val="27"/>
            </w:rPr>
            <w:delText>The work product is successfully saved in the system with version control.</w:delText>
          </w:r>
        </w:del>
      </w:ins>
    </w:p>
    <w:p w14:paraId="7ED54E00">
      <w:pPr>
        <w:spacing w:before="100" w:beforeAutospacing="1" w:after="100" w:afterAutospacing="1"/>
        <w:outlineLvl w:val="2"/>
        <w:rPr>
          <w:ins w:id="2187" w:author="MUHAMMAD HAMAD" w:date="2025-03-26T13:46:00Z"/>
          <w:del w:id="2188" w:author="SHARIF ULLAH" w:date="2026-10-07T14:32:00Z"/>
          <w:rFonts w:ascii="Times New Roman" w:hAnsi="Times New Roman" w:eastAsia="Times New Roman" w:cs="Times New Roman"/>
          <w:b/>
          <w:bCs/>
          <w:sz w:val="27"/>
          <w:szCs w:val="27"/>
        </w:rPr>
        <w:pPrChange w:id="2186" w:author="MUHAMMAD HAMAD" w:date="2025-03-26T13:56:00Z">
          <w:pPr>
            <w:pStyle w:val="41"/>
            <w:numPr>
              <w:ilvl w:val="0"/>
              <w:numId w:val="52"/>
            </w:numPr>
            <w:spacing w:before="100" w:beforeAutospacing="1" w:after="100" w:afterAutospacing="1" w:line="240" w:lineRule="auto"/>
            <w:ind w:hanging="360"/>
            <w:outlineLvl w:val="2"/>
          </w:pPr>
        </w:pPrChange>
      </w:pPr>
    </w:p>
    <w:p w14:paraId="581E5FA4">
      <w:pPr>
        <w:spacing w:before="100" w:beforeAutospacing="1" w:after="100" w:afterAutospacing="1"/>
        <w:outlineLvl w:val="2"/>
        <w:rPr>
          <w:ins w:id="2190" w:author="MUHAMMAD HAMAD" w:date="2025-03-26T13:46:00Z"/>
          <w:del w:id="2191" w:author="SHARIF ULLAH" w:date="2026-10-07T14:32:00Z"/>
          <w:rFonts w:ascii="Times New Roman" w:hAnsi="Times New Roman" w:eastAsia="Times New Roman" w:cs="Times New Roman"/>
          <w:b/>
          <w:bCs/>
          <w:sz w:val="27"/>
          <w:szCs w:val="27"/>
        </w:rPr>
        <w:pPrChange w:id="2189" w:author="MUHAMMAD HAMAD" w:date="2025-03-26T13:56:00Z">
          <w:pPr>
            <w:pStyle w:val="41"/>
            <w:numPr>
              <w:ilvl w:val="0"/>
              <w:numId w:val="52"/>
            </w:numPr>
            <w:spacing w:before="100" w:beforeAutospacing="1" w:after="100" w:afterAutospacing="1" w:line="240" w:lineRule="auto"/>
            <w:ind w:hanging="360"/>
            <w:outlineLvl w:val="2"/>
          </w:pPr>
        </w:pPrChange>
      </w:pPr>
      <w:ins w:id="2192" w:author="MUHAMMAD HAMAD" w:date="2025-03-26T13:46:00Z">
        <w:del w:id="2193" w:author="SHARIF ULLAH" w:date="2026-10-07T14:32:00Z">
          <w:r>
            <w:rPr>
              <w:rFonts w:ascii="Times New Roman" w:hAnsi="Times New Roman" w:eastAsia="Times New Roman" w:cs="Times New Roman"/>
              <w:b/>
              <w:bCs/>
              <w:sz w:val="27"/>
              <w:szCs w:val="27"/>
            </w:rPr>
            <w:delText>The supervisor receives a notification regarding the new work product submission.</w:delText>
          </w:r>
        </w:del>
      </w:ins>
    </w:p>
    <w:p w14:paraId="20480A58">
      <w:pPr>
        <w:spacing w:before="100" w:beforeAutospacing="1" w:after="100" w:afterAutospacing="1"/>
        <w:outlineLvl w:val="2"/>
        <w:rPr>
          <w:ins w:id="2195" w:author="MUHAMMAD HAMAD" w:date="2025-03-26T13:46:00Z"/>
          <w:del w:id="2196" w:author="SHARIF ULLAH" w:date="2026-10-07T14:32:00Z"/>
          <w:rFonts w:ascii="Times New Roman" w:hAnsi="Times New Roman" w:eastAsia="Times New Roman" w:cs="Times New Roman"/>
          <w:b/>
          <w:bCs/>
          <w:sz w:val="27"/>
          <w:szCs w:val="27"/>
        </w:rPr>
        <w:pPrChange w:id="2194" w:author="MUHAMMAD HAMAD" w:date="2025-03-26T13:56:00Z">
          <w:pPr>
            <w:pStyle w:val="41"/>
            <w:numPr>
              <w:ilvl w:val="0"/>
              <w:numId w:val="52"/>
            </w:numPr>
            <w:spacing w:before="100" w:beforeAutospacing="1" w:after="100" w:afterAutospacing="1" w:line="240" w:lineRule="auto"/>
            <w:ind w:hanging="360"/>
            <w:outlineLvl w:val="2"/>
          </w:pPr>
        </w:pPrChange>
      </w:pPr>
    </w:p>
    <w:p w14:paraId="06C19DCD">
      <w:pPr>
        <w:pStyle w:val="4"/>
        <w:spacing w:before="100" w:beforeAutospacing="1" w:after="100" w:afterAutospacing="1"/>
        <w:outlineLvl w:val="2"/>
        <w:rPr>
          <w:ins w:id="2198" w:author="MUHAMMAD HAMAD" w:date="2025-03-26T13:46:00Z"/>
          <w:del w:id="2199" w:author="SHARIF ULLAH" w:date="2026-10-07T14:32:00Z"/>
          <w:rFonts w:ascii="Times New Roman" w:hAnsi="Times New Roman" w:eastAsia="Times New Roman" w:cs="Times New Roman"/>
          <w:b/>
          <w:bCs/>
          <w:sz w:val="27"/>
          <w:szCs w:val="27"/>
        </w:rPr>
        <w:pPrChange w:id="2197" w:author="MUHAMMAD HAMAD" w:date="2025-03-26T13:57:00Z">
          <w:pPr>
            <w:pStyle w:val="41"/>
            <w:numPr>
              <w:ilvl w:val="0"/>
              <w:numId w:val="52"/>
            </w:numPr>
            <w:spacing w:before="100" w:beforeAutospacing="1" w:after="100" w:afterAutospacing="1" w:line="240" w:lineRule="auto"/>
            <w:ind w:hanging="360"/>
            <w:outlineLvl w:val="2"/>
          </w:pPr>
        </w:pPrChange>
      </w:pPr>
      <w:ins w:id="2200" w:author="MUHAMMAD HAMAD" w:date="2025-03-26T13:46:00Z">
        <w:del w:id="2201" w:author="SHARIF ULLAH" w:date="2026-10-07T14:32:00Z">
          <w:bookmarkStart w:id="21" w:name="_Toc193890195"/>
          <w:r>
            <w:rPr>
              <w:rFonts w:ascii="Times New Roman" w:hAnsi="Times New Roman" w:eastAsia="Times New Roman" w:cs="Times New Roman"/>
              <w:b/>
              <w:bCs/>
              <w:sz w:val="27"/>
              <w:szCs w:val="27"/>
            </w:rPr>
            <w:delText>UC 5: View Work Product</w:delText>
          </w:r>
          <w:bookmarkEnd w:id="21"/>
        </w:del>
      </w:ins>
    </w:p>
    <w:p w14:paraId="4CCF6E0E">
      <w:pPr>
        <w:spacing w:before="100" w:beforeAutospacing="1" w:after="100" w:afterAutospacing="1"/>
        <w:outlineLvl w:val="2"/>
        <w:rPr>
          <w:ins w:id="2203" w:author="MUHAMMAD HAMAD" w:date="2025-03-26T13:46:00Z"/>
          <w:del w:id="2204" w:author="SHARIF ULLAH" w:date="2026-10-07T14:32:00Z"/>
          <w:rFonts w:ascii="Times New Roman" w:hAnsi="Times New Roman" w:eastAsia="Times New Roman" w:cs="Times New Roman"/>
          <w:b/>
          <w:bCs/>
          <w:sz w:val="27"/>
          <w:szCs w:val="27"/>
        </w:rPr>
        <w:pPrChange w:id="2202" w:author="MUHAMMAD HAMAD" w:date="2025-03-26T13:56:00Z">
          <w:pPr>
            <w:pStyle w:val="41"/>
            <w:numPr>
              <w:ilvl w:val="0"/>
              <w:numId w:val="52"/>
            </w:numPr>
            <w:spacing w:before="100" w:beforeAutospacing="1" w:after="100" w:afterAutospacing="1" w:line="240" w:lineRule="auto"/>
            <w:ind w:hanging="360"/>
            <w:outlineLvl w:val="2"/>
          </w:pPr>
        </w:pPrChange>
      </w:pPr>
      <w:ins w:id="2205" w:author="MUHAMMAD HAMAD" w:date="2025-03-26T13:46:00Z">
        <w:del w:id="2206" w:author="SHARIF ULLAH" w:date="2026-10-07T14:32:00Z">
          <w:r>
            <w:rPr>
              <w:rFonts w:ascii="Times New Roman" w:hAnsi="Times New Roman" w:eastAsia="Times New Roman" w:cs="Times New Roman"/>
              <w:b/>
              <w:bCs/>
              <w:sz w:val="27"/>
              <w:szCs w:val="27"/>
            </w:rPr>
            <w:delText>Primary Actor:</w:delText>
          </w:r>
        </w:del>
      </w:ins>
    </w:p>
    <w:p w14:paraId="4CBDEBD9">
      <w:pPr>
        <w:spacing w:before="100" w:beforeAutospacing="1" w:after="100" w:afterAutospacing="1"/>
        <w:outlineLvl w:val="2"/>
        <w:rPr>
          <w:ins w:id="2208" w:author="MUHAMMAD HAMAD" w:date="2025-03-26T13:46:00Z"/>
          <w:del w:id="2209" w:author="SHARIF ULLAH" w:date="2026-10-07T14:32:00Z"/>
          <w:rFonts w:ascii="Times New Roman" w:hAnsi="Times New Roman" w:eastAsia="Times New Roman" w:cs="Times New Roman"/>
          <w:b/>
          <w:bCs/>
          <w:sz w:val="27"/>
          <w:szCs w:val="27"/>
        </w:rPr>
        <w:pPrChange w:id="2207" w:author="MUHAMMAD HAMAD" w:date="2025-03-26T13:56:00Z">
          <w:pPr>
            <w:pStyle w:val="41"/>
            <w:numPr>
              <w:ilvl w:val="0"/>
              <w:numId w:val="52"/>
            </w:numPr>
            <w:spacing w:before="100" w:beforeAutospacing="1" w:after="100" w:afterAutospacing="1" w:line="240" w:lineRule="auto"/>
            <w:ind w:hanging="360"/>
            <w:outlineLvl w:val="2"/>
          </w:pPr>
        </w:pPrChange>
      </w:pPr>
      <w:ins w:id="2210" w:author="MUHAMMAD HAMAD" w:date="2025-03-26T13:46:00Z">
        <w:del w:id="2211" w:author="SHARIF ULLAH" w:date="2026-10-07T14:32:00Z">
          <w:r>
            <w:rPr>
              <w:rFonts w:ascii="Times New Roman" w:hAnsi="Times New Roman" w:eastAsia="Times New Roman" w:cs="Times New Roman"/>
              <w:b/>
              <w:bCs/>
              <w:sz w:val="27"/>
              <w:szCs w:val="27"/>
            </w:rPr>
            <w:delText>Supervisor</w:delText>
          </w:r>
        </w:del>
      </w:ins>
    </w:p>
    <w:p w14:paraId="2D0DB8BA">
      <w:pPr>
        <w:spacing w:before="100" w:beforeAutospacing="1" w:after="100" w:afterAutospacing="1"/>
        <w:outlineLvl w:val="2"/>
        <w:rPr>
          <w:ins w:id="2213" w:author="MUHAMMAD HAMAD" w:date="2025-03-26T13:46:00Z"/>
          <w:del w:id="2214" w:author="SHARIF ULLAH" w:date="2026-10-07T14:32:00Z"/>
          <w:rFonts w:ascii="Times New Roman" w:hAnsi="Times New Roman" w:eastAsia="Times New Roman" w:cs="Times New Roman"/>
          <w:b/>
          <w:bCs/>
          <w:sz w:val="27"/>
          <w:szCs w:val="27"/>
        </w:rPr>
        <w:pPrChange w:id="2212" w:author="MUHAMMAD HAMAD" w:date="2025-03-26T13:56:00Z">
          <w:pPr>
            <w:pStyle w:val="41"/>
            <w:numPr>
              <w:ilvl w:val="0"/>
              <w:numId w:val="52"/>
            </w:numPr>
            <w:spacing w:before="100" w:beforeAutospacing="1" w:after="100" w:afterAutospacing="1" w:line="240" w:lineRule="auto"/>
            <w:ind w:hanging="360"/>
            <w:outlineLvl w:val="2"/>
          </w:pPr>
        </w:pPrChange>
      </w:pPr>
    </w:p>
    <w:p w14:paraId="027489B2">
      <w:pPr>
        <w:spacing w:before="100" w:beforeAutospacing="1" w:after="100" w:afterAutospacing="1"/>
        <w:outlineLvl w:val="2"/>
        <w:rPr>
          <w:ins w:id="2216" w:author="MUHAMMAD HAMAD" w:date="2025-03-26T13:46:00Z"/>
          <w:del w:id="2217" w:author="SHARIF ULLAH" w:date="2026-10-07T14:32:00Z"/>
          <w:rFonts w:ascii="Times New Roman" w:hAnsi="Times New Roman" w:eastAsia="Times New Roman" w:cs="Times New Roman"/>
          <w:b/>
          <w:bCs/>
          <w:sz w:val="27"/>
          <w:szCs w:val="27"/>
        </w:rPr>
        <w:pPrChange w:id="2215" w:author="MUHAMMAD HAMAD" w:date="2025-03-26T13:56:00Z">
          <w:pPr>
            <w:pStyle w:val="41"/>
            <w:numPr>
              <w:ilvl w:val="0"/>
              <w:numId w:val="52"/>
            </w:numPr>
            <w:spacing w:before="100" w:beforeAutospacing="1" w:after="100" w:afterAutospacing="1" w:line="240" w:lineRule="auto"/>
            <w:ind w:hanging="360"/>
            <w:outlineLvl w:val="2"/>
          </w:pPr>
        </w:pPrChange>
      </w:pPr>
      <w:ins w:id="2218" w:author="MUHAMMAD HAMAD" w:date="2025-03-26T13:46:00Z">
        <w:del w:id="2219" w:author="SHARIF ULLAH" w:date="2026-10-07T14:32:00Z">
          <w:r>
            <w:rPr>
              <w:rFonts w:ascii="Times New Roman" w:hAnsi="Times New Roman" w:eastAsia="Times New Roman" w:cs="Times New Roman"/>
              <w:b/>
              <w:bCs/>
              <w:sz w:val="27"/>
              <w:szCs w:val="27"/>
            </w:rPr>
            <w:delText>Preconditions:</w:delText>
          </w:r>
        </w:del>
      </w:ins>
    </w:p>
    <w:p w14:paraId="4BD32823">
      <w:pPr>
        <w:spacing w:before="100" w:beforeAutospacing="1" w:after="100" w:afterAutospacing="1"/>
        <w:outlineLvl w:val="2"/>
        <w:rPr>
          <w:ins w:id="2221" w:author="MUHAMMAD HAMAD" w:date="2025-03-26T13:46:00Z"/>
          <w:del w:id="2222" w:author="SHARIF ULLAH" w:date="2026-10-07T14:32:00Z"/>
          <w:rFonts w:ascii="Times New Roman" w:hAnsi="Times New Roman" w:eastAsia="Times New Roman" w:cs="Times New Roman"/>
          <w:b/>
          <w:bCs/>
          <w:sz w:val="27"/>
          <w:szCs w:val="27"/>
        </w:rPr>
        <w:pPrChange w:id="2220" w:author="MUHAMMAD HAMAD" w:date="2025-03-26T13:56:00Z">
          <w:pPr>
            <w:pStyle w:val="41"/>
            <w:numPr>
              <w:ilvl w:val="0"/>
              <w:numId w:val="52"/>
            </w:numPr>
            <w:spacing w:before="100" w:beforeAutospacing="1" w:after="100" w:afterAutospacing="1" w:line="240" w:lineRule="auto"/>
            <w:ind w:hanging="360"/>
            <w:outlineLvl w:val="2"/>
          </w:pPr>
        </w:pPrChange>
      </w:pPr>
    </w:p>
    <w:p w14:paraId="7EB7A293">
      <w:pPr>
        <w:spacing w:before="100" w:beforeAutospacing="1" w:after="100" w:afterAutospacing="1"/>
        <w:outlineLvl w:val="2"/>
        <w:rPr>
          <w:ins w:id="2224" w:author="MUHAMMAD HAMAD" w:date="2025-03-26T13:46:00Z"/>
          <w:del w:id="2225" w:author="SHARIF ULLAH" w:date="2026-10-07T14:32:00Z"/>
          <w:rFonts w:ascii="Times New Roman" w:hAnsi="Times New Roman" w:eastAsia="Times New Roman" w:cs="Times New Roman"/>
          <w:b/>
          <w:bCs/>
          <w:sz w:val="27"/>
          <w:szCs w:val="27"/>
        </w:rPr>
        <w:pPrChange w:id="2223" w:author="MUHAMMAD HAMAD" w:date="2025-03-26T13:56:00Z">
          <w:pPr>
            <w:pStyle w:val="41"/>
            <w:numPr>
              <w:ilvl w:val="0"/>
              <w:numId w:val="52"/>
            </w:numPr>
            <w:spacing w:before="100" w:beforeAutospacing="1" w:after="100" w:afterAutospacing="1" w:line="240" w:lineRule="auto"/>
            <w:ind w:hanging="360"/>
            <w:outlineLvl w:val="2"/>
          </w:pPr>
        </w:pPrChange>
      </w:pPr>
      <w:ins w:id="2226" w:author="MUHAMMAD HAMAD" w:date="2025-03-26T13:46:00Z">
        <w:del w:id="2227" w:author="SHARIF ULLAH" w:date="2026-10-07T14:32:00Z">
          <w:r>
            <w:rPr>
              <w:rFonts w:ascii="Times New Roman" w:hAnsi="Times New Roman" w:eastAsia="Times New Roman" w:cs="Times New Roman"/>
              <w:b/>
              <w:bCs/>
              <w:sz w:val="27"/>
              <w:szCs w:val="27"/>
            </w:rPr>
            <w:delText>The student has uploaded at least one work product.</w:delText>
          </w:r>
        </w:del>
      </w:ins>
    </w:p>
    <w:p w14:paraId="65E4ECC4">
      <w:pPr>
        <w:spacing w:before="100" w:beforeAutospacing="1" w:after="100" w:afterAutospacing="1"/>
        <w:outlineLvl w:val="2"/>
        <w:rPr>
          <w:ins w:id="2229" w:author="MUHAMMAD HAMAD" w:date="2025-03-26T13:46:00Z"/>
          <w:del w:id="2230" w:author="SHARIF ULLAH" w:date="2026-10-07T14:32:00Z"/>
          <w:rFonts w:ascii="Times New Roman" w:hAnsi="Times New Roman" w:eastAsia="Times New Roman" w:cs="Times New Roman"/>
          <w:b/>
          <w:bCs/>
          <w:sz w:val="27"/>
          <w:szCs w:val="27"/>
        </w:rPr>
        <w:pPrChange w:id="2228" w:author="MUHAMMAD HAMAD" w:date="2025-03-26T13:56:00Z">
          <w:pPr>
            <w:pStyle w:val="41"/>
            <w:numPr>
              <w:ilvl w:val="0"/>
              <w:numId w:val="52"/>
            </w:numPr>
            <w:spacing w:before="100" w:beforeAutospacing="1" w:after="100" w:afterAutospacing="1" w:line="240" w:lineRule="auto"/>
            <w:ind w:hanging="360"/>
            <w:outlineLvl w:val="2"/>
          </w:pPr>
        </w:pPrChange>
      </w:pPr>
    </w:p>
    <w:p w14:paraId="1A5C15B7">
      <w:pPr>
        <w:spacing w:before="100" w:beforeAutospacing="1" w:after="100" w:afterAutospacing="1"/>
        <w:outlineLvl w:val="2"/>
        <w:rPr>
          <w:ins w:id="2232" w:author="MUHAMMAD HAMAD" w:date="2025-03-26T13:46:00Z"/>
          <w:del w:id="2233" w:author="SHARIF ULLAH" w:date="2026-10-07T14:32:00Z"/>
          <w:rFonts w:ascii="Times New Roman" w:hAnsi="Times New Roman" w:eastAsia="Times New Roman" w:cs="Times New Roman"/>
          <w:b/>
          <w:bCs/>
          <w:sz w:val="27"/>
          <w:szCs w:val="27"/>
        </w:rPr>
        <w:pPrChange w:id="2231" w:author="MUHAMMAD HAMAD" w:date="2025-03-26T13:56:00Z">
          <w:pPr>
            <w:pStyle w:val="41"/>
            <w:numPr>
              <w:ilvl w:val="0"/>
              <w:numId w:val="52"/>
            </w:numPr>
            <w:spacing w:before="100" w:beforeAutospacing="1" w:after="100" w:afterAutospacing="1" w:line="240" w:lineRule="auto"/>
            <w:ind w:hanging="360"/>
            <w:outlineLvl w:val="2"/>
          </w:pPr>
        </w:pPrChange>
      </w:pPr>
      <w:ins w:id="2234" w:author="MUHAMMAD HAMAD" w:date="2025-03-26T13:46:00Z">
        <w:del w:id="2235" w:author="SHARIF ULLAH" w:date="2026-10-07T14:32:00Z">
          <w:r>
            <w:rPr>
              <w:rFonts w:ascii="Times New Roman" w:hAnsi="Times New Roman" w:eastAsia="Times New Roman" w:cs="Times New Roman"/>
              <w:b/>
              <w:bCs/>
              <w:sz w:val="27"/>
              <w:szCs w:val="27"/>
            </w:rPr>
            <w:delText>The supervisor is logged in.</w:delText>
          </w:r>
        </w:del>
      </w:ins>
    </w:p>
    <w:p w14:paraId="59B9C048">
      <w:pPr>
        <w:spacing w:before="100" w:beforeAutospacing="1" w:after="100" w:afterAutospacing="1"/>
        <w:outlineLvl w:val="2"/>
        <w:rPr>
          <w:ins w:id="2237" w:author="MUHAMMAD HAMAD" w:date="2025-03-26T13:46:00Z"/>
          <w:del w:id="2238" w:author="SHARIF ULLAH" w:date="2026-10-07T14:32:00Z"/>
          <w:rFonts w:ascii="Times New Roman" w:hAnsi="Times New Roman" w:eastAsia="Times New Roman" w:cs="Times New Roman"/>
          <w:b/>
          <w:bCs/>
          <w:sz w:val="27"/>
          <w:szCs w:val="27"/>
        </w:rPr>
        <w:pPrChange w:id="2236" w:author="MUHAMMAD HAMAD" w:date="2025-03-26T13:56:00Z">
          <w:pPr>
            <w:pStyle w:val="41"/>
            <w:numPr>
              <w:ilvl w:val="0"/>
              <w:numId w:val="52"/>
            </w:numPr>
            <w:spacing w:before="100" w:beforeAutospacing="1" w:after="100" w:afterAutospacing="1" w:line="240" w:lineRule="auto"/>
            <w:ind w:hanging="360"/>
            <w:outlineLvl w:val="2"/>
          </w:pPr>
        </w:pPrChange>
      </w:pPr>
    </w:p>
    <w:p w14:paraId="461269D7">
      <w:pPr>
        <w:spacing w:before="100" w:beforeAutospacing="1" w:after="100" w:afterAutospacing="1"/>
        <w:outlineLvl w:val="2"/>
        <w:rPr>
          <w:ins w:id="2240" w:author="MUHAMMAD HAMAD" w:date="2025-03-26T13:46:00Z"/>
          <w:del w:id="2241" w:author="SHARIF ULLAH" w:date="2026-10-07T14:32:00Z"/>
          <w:rFonts w:ascii="Times New Roman" w:hAnsi="Times New Roman" w:eastAsia="Times New Roman" w:cs="Times New Roman"/>
          <w:b/>
          <w:bCs/>
          <w:sz w:val="27"/>
          <w:szCs w:val="27"/>
        </w:rPr>
        <w:pPrChange w:id="2239" w:author="MUHAMMAD HAMAD" w:date="2025-03-26T13:56:00Z">
          <w:pPr>
            <w:pStyle w:val="41"/>
            <w:numPr>
              <w:ilvl w:val="0"/>
              <w:numId w:val="52"/>
            </w:numPr>
            <w:spacing w:before="100" w:beforeAutospacing="1" w:after="100" w:afterAutospacing="1" w:line="240" w:lineRule="auto"/>
            <w:ind w:hanging="360"/>
            <w:outlineLvl w:val="2"/>
          </w:pPr>
        </w:pPrChange>
      </w:pPr>
      <w:ins w:id="2242" w:author="MUHAMMAD HAMAD" w:date="2025-03-26T13:46:00Z">
        <w:del w:id="2243" w:author="SHARIF ULLAH" w:date="2026-10-07T14:32:00Z">
          <w:r>
            <w:rPr>
              <w:rFonts w:ascii="Times New Roman" w:hAnsi="Times New Roman" w:eastAsia="Times New Roman" w:cs="Times New Roman"/>
              <w:b/>
              <w:bCs/>
              <w:sz w:val="27"/>
              <w:szCs w:val="27"/>
            </w:rPr>
            <w:delText>Main Success Scenario:</w:delText>
          </w:r>
        </w:del>
      </w:ins>
    </w:p>
    <w:p w14:paraId="4B733539">
      <w:pPr>
        <w:spacing w:before="100" w:beforeAutospacing="1" w:after="100" w:afterAutospacing="1"/>
        <w:outlineLvl w:val="2"/>
        <w:rPr>
          <w:ins w:id="2245" w:author="MUHAMMAD HAMAD" w:date="2025-03-26T13:46:00Z"/>
          <w:del w:id="2246" w:author="SHARIF ULLAH" w:date="2026-10-07T14:32:00Z"/>
          <w:rFonts w:ascii="Times New Roman" w:hAnsi="Times New Roman" w:eastAsia="Times New Roman" w:cs="Times New Roman"/>
          <w:b/>
          <w:bCs/>
          <w:sz w:val="27"/>
          <w:szCs w:val="27"/>
        </w:rPr>
        <w:pPrChange w:id="2244" w:author="MUHAMMAD HAMAD" w:date="2025-03-26T13:56:00Z">
          <w:pPr>
            <w:pStyle w:val="41"/>
            <w:numPr>
              <w:ilvl w:val="0"/>
              <w:numId w:val="52"/>
            </w:numPr>
            <w:spacing w:before="100" w:beforeAutospacing="1" w:after="100" w:afterAutospacing="1" w:line="240" w:lineRule="auto"/>
            <w:ind w:hanging="360"/>
            <w:outlineLvl w:val="2"/>
          </w:pPr>
        </w:pPrChange>
      </w:pPr>
    </w:p>
    <w:p w14:paraId="1DCD9690">
      <w:pPr>
        <w:spacing w:before="100" w:beforeAutospacing="1" w:after="100" w:afterAutospacing="1"/>
        <w:outlineLvl w:val="2"/>
        <w:rPr>
          <w:ins w:id="2248" w:author="MUHAMMAD HAMAD" w:date="2025-03-26T13:46:00Z"/>
          <w:del w:id="2249" w:author="SHARIF ULLAH" w:date="2026-10-07T14:32:00Z"/>
          <w:rFonts w:ascii="Times New Roman" w:hAnsi="Times New Roman" w:eastAsia="Times New Roman" w:cs="Times New Roman"/>
          <w:b/>
          <w:bCs/>
          <w:sz w:val="27"/>
          <w:szCs w:val="27"/>
        </w:rPr>
        <w:pPrChange w:id="2247" w:author="MUHAMMAD HAMAD" w:date="2025-03-26T13:56:00Z">
          <w:pPr>
            <w:pStyle w:val="41"/>
            <w:numPr>
              <w:ilvl w:val="0"/>
              <w:numId w:val="52"/>
            </w:numPr>
            <w:spacing w:before="100" w:beforeAutospacing="1" w:after="100" w:afterAutospacing="1" w:line="240" w:lineRule="auto"/>
            <w:ind w:hanging="360"/>
            <w:outlineLvl w:val="2"/>
          </w:pPr>
        </w:pPrChange>
      </w:pPr>
      <w:ins w:id="2250" w:author="MUHAMMAD HAMAD" w:date="2025-03-26T13:46:00Z">
        <w:del w:id="2251" w:author="SHARIF ULLAH" w:date="2026-10-07T14:32:00Z">
          <w:r>
            <w:rPr>
              <w:rFonts w:ascii="Times New Roman" w:hAnsi="Times New Roman" w:eastAsia="Times New Roman" w:cs="Times New Roman"/>
              <w:b/>
              <w:bCs/>
              <w:sz w:val="27"/>
              <w:szCs w:val="27"/>
            </w:rPr>
            <w:delText>The supervisor navigates to the assigned student’s project page from the supervisor’s project menu.</w:delText>
          </w:r>
        </w:del>
      </w:ins>
    </w:p>
    <w:p w14:paraId="7315D765">
      <w:pPr>
        <w:spacing w:before="100" w:beforeAutospacing="1" w:after="100" w:afterAutospacing="1"/>
        <w:outlineLvl w:val="2"/>
        <w:rPr>
          <w:ins w:id="2253" w:author="MUHAMMAD HAMAD" w:date="2025-03-26T13:46:00Z"/>
          <w:del w:id="2254" w:author="SHARIF ULLAH" w:date="2026-10-07T14:32:00Z"/>
          <w:rFonts w:ascii="Times New Roman" w:hAnsi="Times New Roman" w:eastAsia="Times New Roman" w:cs="Times New Roman"/>
          <w:b/>
          <w:bCs/>
          <w:sz w:val="27"/>
          <w:szCs w:val="27"/>
        </w:rPr>
        <w:pPrChange w:id="2252" w:author="MUHAMMAD HAMAD" w:date="2025-03-26T13:56:00Z">
          <w:pPr>
            <w:pStyle w:val="41"/>
            <w:numPr>
              <w:ilvl w:val="0"/>
              <w:numId w:val="52"/>
            </w:numPr>
            <w:spacing w:before="100" w:beforeAutospacing="1" w:after="100" w:afterAutospacing="1" w:line="240" w:lineRule="auto"/>
            <w:ind w:hanging="360"/>
            <w:outlineLvl w:val="2"/>
          </w:pPr>
        </w:pPrChange>
      </w:pPr>
    </w:p>
    <w:p w14:paraId="27F529AA">
      <w:pPr>
        <w:spacing w:before="100" w:beforeAutospacing="1" w:after="100" w:afterAutospacing="1"/>
        <w:outlineLvl w:val="2"/>
        <w:rPr>
          <w:ins w:id="2256" w:author="MUHAMMAD HAMAD" w:date="2025-03-26T13:46:00Z"/>
          <w:del w:id="2257" w:author="SHARIF ULLAH" w:date="2026-10-07T14:32:00Z"/>
          <w:rFonts w:ascii="Times New Roman" w:hAnsi="Times New Roman" w:eastAsia="Times New Roman" w:cs="Times New Roman"/>
          <w:b/>
          <w:bCs/>
          <w:sz w:val="27"/>
          <w:szCs w:val="27"/>
        </w:rPr>
        <w:pPrChange w:id="2255" w:author="MUHAMMAD HAMAD" w:date="2025-03-26T13:56:00Z">
          <w:pPr>
            <w:pStyle w:val="41"/>
            <w:numPr>
              <w:ilvl w:val="0"/>
              <w:numId w:val="52"/>
            </w:numPr>
            <w:spacing w:before="100" w:beforeAutospacing="1" w:after="100" w:afterAutospacing="1" w:line="240" w:lineRule="auto"/>
            <w:ind w:hanging="360"/>
            <w:outlineLvl w:val="2"/>
          </w:pPr>
        </w:pPrChange>
      </w:pPr>
      <w:ins w:id="2258" w:author="MUHAMMAD HAMAD" w:date="2025-03-26T13:46:00Z">
        <w:del w:id="2259" w:author="SHARIF ULLAH" w:date="2026-10-07T14:32:00Z">
          <w:r>
            <w:rPr>
              <w:rFonts w:ascii="Times New Roman" w:hAnsi="Times New Roman" w:eastAsia="Times New Roman" w:cs="Times New Roman"/>
              <w:b/>
              <w:bCs/>
              <w:sz w:val="27"/>
              <w:szCs w:val="27"/>
            </w:rPr>
            <w:delText>The system displays a list of uploaded work products for the selected project.</w:delText>
          </w:r>
        </w:del>
      </w:ins>
    </w:p>
    <w:p w14:paraId="034C2EDC">
      <w:pPr>
        <w:spacing w:before="100" w:beforeAutospacing="1" w:after="100" w:afterAutospacing="1"/>
        <w:outlineLvl w:val="2"/>
        <w:rPr>
          <w:ins w:id="2261" w:author="MUHAMMAD HAMAD" w:date="2025-03-26T13:46:00Z"/>
          <w:del w:id="2262" w:author="SHARIF ULLAH" w:date="2026-10-07T14:32:00Z"/>
          <w:rFonts w:ascii="Times New Roman" w:hAnsi="Times New Roman" w:eastAsia="Times New Roman" w:cs="Times New Roman"/>
          <w:b/>
          <w:bCs/>
          <w:sz w:val="27"/>
          <w:szCs w:val="27"/>
        </w:rPr>
        <w:pPrChange w:id="2260" w:author="MUHAMMAD HAMAD" w:date="2025-03-26T13:56:00Z">
          <w:pPr>
            <w:pStyle w:val="41"/>
            <w:numPr>
              <w:ilvl w:val="0"/>
              <w:numId w:val="52"/>
            </w:numPr>
            <w:spacing w:before="100" w:beforeAutospacing="1" w:after="100" w:afterAutospacing="1" w:line="240" w:lineRule="auto"/>
            <w:ind w:hanging="360"/>
            <w:outlineLvl w:val="2"/>
          </w:pPr>
        </w:pPrChange>
      </w:pPr>
    </w:p>
    <w:p w14:paraId="1CAE6812">
      <w:pPr>
        <w:spacing w:before="100" w:beforeAutospacing="1" w:after="100" w:afterAutospacing="1"/>
        <w:outlineLvl w:val="2"/>
        <w:rPr>
          <w:ins w:id="2264" w:author="MUHAMMAD HAMAD" w:date="2025-03-26T13:46:00Z"/>
          <w:del w:id="2265" w:author="SHARIF ULLAH" w:date="2026-10-07T14:32:00Z"/>
          <w:rFonts w:ascii="Times New Roman" w:hAnsi="Times New Roman" w:eastAsia="Times New Roman" w:cs="Times New Roman"/>
          <w:b/>
          <w:bCs/>
          <w:sz w:val="27"/>
          <w:szCs w:val="27"/>
        </w:rPr>
        <w:pPrChange w:id="2263" w:author="MUHAMMAD HAMAD" w:date="2025-03-26T13:56:00Z">
          <w:pPr>
            <w:pStyle w:val="41"/>
            <w:numPr>
              <w:ilvl w:val="0"/>
              <w:numId w:val="52"/>
            </w:numPr>
            <w:spacing w:before="100" w:beforeAutospacing="1" w:after="100" w:afterAutospacing="1" w:line="240" w:lineRule="auto"/>
            <w:ind w:hanging="360"/>
            <w:outlineLvl w:val="2"/>
          </w:pPr>
        </w:pPrChange>
      </w:pPr>
      <w:ins w:id="2266" w:author="MUHAMMAD HAMAD" w:date="2025-03-26T13:46:00Z">
        <w:del w:id="2267" w:author="SHARIF ULLAH" w:date="2026-10-07T14:32:00Z">
          <w:r>
            <w:rPr>
              <w:rFonts w:ascii="Times New Roman" w:hAnsi="Times New Roman" w:eastAsia="Times New Roman" w:cs="Times New Roman"/>
              <w:b/>
              <w:bCs/>
              <w:sz w:val="27"/>
              <w:szCs w:val="27"/>
            </w:rPr>
            <w:delText>The supervisor selects a work product from the list to view it in detail.</w:delText>
          </w:r>
        </w:del>
      </w:ins>
    </w:p>
    <w:p w14:paraId="69DB2C37">
      <w:pPr>
        <w:spacing w:before="100" w:beforeAutospacing="1" w:after="100" w:afterAutospacing="1"/>
        <w:outlineLvl w:val="2"/>
        <w:rPr>
          <w:ins w:id="2269" w:author="MUHAMMAD HAMAD" w:date="2025-03-26T13:46:00Z"/>
          <w:del w:id="2270" w:author="SHARIF ULLAH" w:date="2026-10-07T14:32:00Z"/>
          <w:rFonts w:ascii="Times New Roman" w:hAnsi="Times New Roman" w:eastAsia="Times New Roman" w:cs="Times New Roman"/>
          <w:b/>
          <w:bCs/>
          <w:sz w:val="27"/>
          <w:szCs w:val="27"/>
        </w:rPr>
        <w:pPrChange w:id="2268" w:author="MUHAMMAD HAMAD" w:date="2025-03-26T13:56:00Z">
          <w:pPr>
            <w:pStyle w:val="41"/>
            <w:numPr>
              <w:ilvl w:val="0"/>
              <w:numId w:val="52"/>
            </w:numPr>
            <w:spacing w:before="100" w:beforeAutospacing="1" w:after="100" w:afterAutospacing="1" w:line="240" w:lineRule="auto"/>
            <w:ind w:hanging="360"/>
            <w:outlineLvl w:val="2"/>
          </w:pPr>
        </w:pPrChange>
      </w:pPr>
    </w:p>
    <w:p w14:paraId="183C3B3C">
      <w:pPr>
        <w:spacing w:before="100" w:beforeAutospacing="1" w:after="100" w:afterAutospacing="1"/>
        <w:outlineLvl w:val="2"/>
        <w:rPr>
          <w:ins w:id="2272" w:author="MUHAMMAD HAMAD" w:date="2025-03-26T13:46:00Z"/>
          <w:del w:id="2273" w:author="SHARIF ULLAH" w:date="2026-10-07T14:32:00Z"/>
          <w:rFonts w:ascii="Times New Roman" w:hAnsi="Times New Roman" w:eastAsia="Times New Roman" w:cs="Times New Roman"/>
          <w:b/>
          <w:bCs/>
          <w:sz w:val="27"/>
          <w:szCs w:val="27"/>
        </w:rPr>
        <w:pPrChange w:id="2271" w:author="MUHAMMAD HAMAD" w:date="2025-03-26T13:56:00Z">
          <w:pPr>
            <w:pStyle w:val="41"/>
            <w:numPr>
              <w:ilvl w:val="0"/>
              <w:numId w:val="52"/>
            </w:numPr>
            <w:spacing w:before="100" w:beforeAutospacing="1" w:after="100" w:afterAutospacing="1" w:line="240" w:lineRule="auto"/>
            <w:ind w:hanging="360"/>
            <w:outlineLvl w:val="2"/>
          </w:pPr>
        </w:pPrChange>
      </w:pPr>
      <w:ins w:id="2274" w:author="MUHAMMAD HAMAD" w:date="2025-03-26T13:46:00Z">
        <w:del w:id="2275" w:author="SHARIF ULLAH" w:date="2026-10-07T14:32:00Z">
          <w:r>
            <w:rPr>
              <w:rFonts w:ascii="Times New Roman" w:hAnsi="Times New Roman" w:eastAsia="Times New Roman" w:cs="Times New Roman"/>
              <w:b/>
              <w:bCs/>
              <w:sz w:val="27"/>
              <w:szCs w:val="27"/>
            </w:rPr>
            <w:delText>The system opens the file and displays the document for review.</w:delText>
          </w:r>
        </w:del>
      </w:ins>
    </w:p>
    <w:p w14:paraId="59B92CEF">
      <w:pPr>
        <w:spacing w:before="100" w:beforeAutospacing="1" w:after="100" w:afterAutospacing="1"/>
        <w:outlineLvl w:val="2"/>
        <w:rPr>
          <w:ins w:id="2277" w:author="MUHAMMAD HAMAD" w:date="2025-03-26T13:46:00Z"/>
          <w:del w:id="2278" w:author="SHARIF ULLAH" w:date="2026-10-07T14:32:00Z"/>
          <w:rFonts w:ascii="Times New Roman" w:hAnsi="Times New Roman" w:eastAsia="Times New Roman" w:cs="Times New Roman"/>
          <w:b/>
          <w:bCs/>
          <w:sz w:val="27"/>
          <w:szCs w:val="27"/>
        </w:rPr>
        <w:pPrChange w:id="2276" w:author="MUHAMMAD HAMAD" w:date="2025-03-26T13:56:00Z">
          <w:pPr>
            <w:pStyle w:val="41"/>
            <w:numPr>
              <w:ilvl w:val="0"/>
              <w:numId w:val="52"/>
            </w:numPr>
            <w:spacing w:before="100" w:beforeAutospacing="1" w:after="100" w:afterAutospacing="1" w:line="240" w:lineRule="auto"/>
            <w:ind w:hanging="360"/>
            <w:outlineLvl w:val="2"/>
          </w:pPr>
        </w:pPrChange>
      </w:pPr>
    </w:p>
    <w:p w14:paraId="2FFDB93F">
      <w:pPr>
        <w:spacing w:before="100" w:beforeAutospacing="1" w:after="100" w:afterAutospacing="1"/>
        <w:outlineLvl w:val="2"/>
        <w:rPr>
          <w:ins w:id="2280" w:author="MUHAMMAD HAMAD" w:date="2025-03-26T13:46:00Z"/>
          <w:del w:id="2281" w:author="SHARIF ULLAH" w:date="2026-10-07T14:32:00Z"/>
          <w:rFonts w:ascii="Times New Roman" w:hAnsi="Times New Roman" w:eastAsia="Times New Roman" w:cs="Times New Roman"/>
          <w:b/>
          <w:bCs/>
          <w:sz w:val="27"/>
          <w:szCs w:val="27"/>
        </w:rPr>
        <w:pPrChange w:id="2279" w:author="MUHAMMAD HAMAD" w:date="2025-03-26T13:56:00Z">
          <w:pPr>
            <w:pStyle w:val="41"/>
            <w:numPr>
              <w:ilvl w:val="0"/>
              <w:numId w:val="52"/>
            </w:numPr>
            <w:spacing w:before="100" w:beforeAutospacing="1" w:after="100" w:afterAutospacing="1" w:line="240" w:lineRule="auto"/>
            <w:ind w:hanging="360"/>
            <w:outlineLvl w:val="2"/>
          </w:pPr>
        </w:pPrChange>
      </w:pPr>
      <w:ins w:id="2282" w:author="MUHAMMAD HAMAD" w:date="2025-03-26T13:46:00Z">
        <w:del w:id="2283" w:author="SHARIF ULLAH" w:date="2026-10-07T14:32:00Z">
          <w:r>
            <w:rPr>
              <w:rFonts w:ascii="Times New Roman" w:hAnsi="Times New Roman" w:eastAsia="Times New Roman" w:cs="Times New Roman"/>
              <w:b/>
              <w:bCs/>
              <w:sz w:val="27"/>
              <w:szCs w:val="27"/>
            </w:rPr>
            <w:delText>Alternate Scenarios:</w:delText>
          </w:r>
        </w:del>
      </w:ins>
    </w:p>
    <w:p w14:paraId="33B8795C">
      <w:pPr>
        <w:spacing w:before="100" w:beforeAutospacing="1" w:after="100" w:afterAutospacing="1"/>
        <w:outlineLvl w:val="2"/>
        <w:rPr>
          <w:ins w:id="2285" w:author="MUHAMMAD HAMAD" w:date="2025-03-26T13:46:00Z"/>
          <w:del w:id="2286" w:author="SHARIF ULLAH" w:date="2026-10-07T14:32:00Z"/>
          <w:rFonts w:ascii="Times New Roman" w:hAnsi="Times New Roman" w:eastAsia="Times New Roman" w:cs="Times New Roman"/>
          <w:b/>
          <w:bCs/>
          <w:sz w:val="27"/>
          <w:szCs w:val="27"/>
        </w:rPr>
        <w:pPrChange w:id="2284" w:author="MUHAMMAD HAMAD" w:date="2025-03-26T13:56:00Z">
          <w:pPr>
            <w:pStyle w:val="41"/>
            <w:numPr>
              <w:ilvl w:val="0"/>
              <w:numId w:val="52"/>
            </w:numPr>
            <w:spacing w:before="100" w:beforeAutospacing="1" w:after="100" w:afterAutospacing="1" w:line="240" w:lineRule="auto"/>
            <w:ind w:hanging="360"/>
            <w:outlineLvl w:val="2"/>
          </w:pPr>
        </w:pPrChange>
      </w:pPr>
    </w:p>
    <w:p w14:paraId="47147F3C">
      <w:pPr>
        <w:spacing w:before="100" w:beforeAutospacing="1" w:after="100" w:afterAutospacing="1"/>
        <w:outlineLvl w:val="2"/>
        <w:rPr>
          <w:ins w:id="2288" w:author="MUHAMMAD HAMAD" w:date="2025-03-26T13:46:00Z"/>
          <w:del w:id="2289" w:author="SHARIF ULLAH" w:date="2026-10-07T14:32:00Z"/>
          <w:rFonts w:ascii="Times New Roman" w:hAnsi="Times New Roman" w:eastAsia="Times New Roman" w:cs="Times New Roman"/>
          <w:b/>
          <w:bCs/>
          <w:sz w:val="27"/>
          <w:szCs w:val="27"/>
        </w:rPr>
        <w:pPrChange w:id="2287" w:author="MUHAMMAD HAMAD" w:date="2025-03-26T13:56:00Z">
          <w:pPr>
            <w:pStyle w:val="41"/>
            <w:numPr>
              <w:ilvl w:val="0"/>
              <w:numId w:val="52"/>
            </w:numPr>
            <w:spacing w:before="100" w:beforeAutospacing="1" w:after="100" w:afterAutospacing="1" w:line="240" w:lineRule="auto"/>
            <w:ind w:hanging="360"/>
            <w:outlineLvl w:val="2"/>
          </w:pPr>
        </w:pPrChange>
      </w:pPr>
      <w:ins w:id="2290" w:author="MUHAMMAD HAMAD" w:date="2025-03-26T13:46:00Z">
        <w:del w:id="2291" w:author="SHARIF ULLAH" w:date="2026-10-07T14:32:00Z">
          <w:r>
            <w:rPr>
              <w:rFonts w:ascii="Times New Roman" w:hAnsi="Times New Roman" w:eastAsia="Times New Roman" w:cs="Times New Roman"/>
              <w:b/>
              <w:bCs/>
              <w:sz w:val="27"/>
              <w:szCs w:val="27"/>
            </w:rPr>
            <w:delText>Alternate 5.1: If the file is missing or corrupt, the system notifies the supervisor of the issue.</w:delText>
          </w:r>
        </w:del>
      </w:ins>
    </w:p>
    <w:p w14:paraId="7861FF34">
      <w:pPr>
        <w:spacing w:before="100" w:beforeAutospacing="1" w:after="100" w:afterAutospacing="1"/>
        <w:outlineLvl w:val="2"/>
        <w:rPr>
          <w:ins w:id="2293" w:author="MUHAMMAD HAMAD" w:date="2025-03-26T13:46:00Z"/>
          <w:del w:id="2294" w:author="SHARIF ULLAH" w:date="2026-10-07T14:32:00Z"/>
          <w:rFonts w:ascii="Times New Roman" w:hAnsi="Times New Roman" w:eastAsia="Times New Roman" w:cs="Times New Roman"/>
          <w:b/>
          <w:bCs/>
          <w:sz w:val="27"/>
          <w:szCs w:val="27"/>
        </w:rPr>
        <w:pPrChange w:id="2292" w:author="MUHAMMAD HAMAD" w:date="2025-03-26T13:56:00Z">
          <w:pPr>
            <w:pStyle w:val="41"/>
            <w:numPr>
              <w:ilvl w:val="0"/>
              <w:numId w:val="52"/>
            </w:numPr>
            <w:spacing w:before="100" w:beforeAutospacing="1" w:after="100" w:afterAutospacing="1" w:line="240" w:lineRule="auto"/>
            <w:ind w:hanging="360"/>
            <w:outlineLvl w:val="2"/>
          </w:pPr>
        </w:pPrChange>
      </w:pPr>
    </w:p>
    <w:p w14:paraId="628868FF">
      <w:pPr>
        <w:spacing w:before="100" w:beforeAutospacing="1" w:after="100" w:afterAutospacing="1"/>
        <w:outlineLvl w:val="2"/>
        <w:rPr>
          <w:ins w:id="2296" w:author="MUHAMMAD HAMAD" w:date="2025-03-26T13:46:00Z"/>
          <w:del w:id="2297" w:author="SHARIF ULLAH" w:date="2026-10-07T14:32:00Z"/>
          <w:rFonts w:ascii="Times New Roman" w:hAnsi="Times New Roman" w:eastAsia="Times New Roman" w:cs="Times New Roman"/>
          <w:b/>
          <w:bCs/>
          <w:sz w:val="27"/>
          <w:szCs w:val="27"/>
        </w:rPr>
        <w:pPrChange w:id="2295" w:author="MUHAMMAD HAMAD" w:date="2025-03-26T13:56:00Z">
          <w:pPr>
            <w:pStyle w:val="41"/>
            <w:numPr>
              <w:ilvl w:val="0"/>
              <w:numId w:val="52"/>
            </w:numPr>
            <w:spacing w:before="100" w:beforeAutospacing="1" w:after="100" w:afterAutospacing="1" w:line="240" w:lineRule="auto"/>
            <w:ind w:hanging="360"/>
            <w:outlineLvl w:val="2"/>
          </w:pPr>
        </w:pPrChange>
      </w:pPr>
      <w:ins w:id="2298" w:author="MUHAMMAD HAMAD" w:date="2025-03-26T13:46:00Z">
        <w:del w:id="2299" w:author="SHARIF ULLAH" w:date="2026-10-07T14:32:00Z">
          <w:r>
            <w:rPr>
              <w:rFonts w:ascii="Times New Roman" w:hAnsi="Times New Roman" w:eastAsia="Times New Roman" w:cs="Times New Roman"/>
              <w:b/>
              <w:bCs/>
              <w:sz w:val="27"/>
              <w:szCs w:val="27"/>
            </w:rPr>
            <w:delText>Alternate 5.2: If the system encounters a loading error, the system displays an error message and provides a retry option.</w:delText>
          </w:r>
        </w:del>
      </w:ins>
    </w:p>
    <w:p w14:paraId="2630E943">
      <w:pPr>
        <w:spacing w:before="100" w:beforeAutospacing="1" w:after="100" w:afterAutospacing="1"/>
        <w:outlineLvl w:val="2"/>
        <w:rPr>
          <w:ins w:id="2301" w:author="MUHAMMAD HAMAD" w:date="2025-03-26T13:46:00Z"/>
          <w:del w:id="2302" w:author="SHARIF ULLAH" w:date="2026-10-07T14:32:00Z"/>
          <w:rFonts w:ascii="Times New Roman" w:hAnsi="Times New Roman" w:eastAsia="Times New Roman" w:cs="Times New Roman"/>
          <w:b/>
          <w:bCs/>
          <w:sz w:val="27"/>
          <w:szCs w:val="27"/>
        </w:rPr>
        <w:pPrChange w:id="2300" w:author="MUHAMMAD HAMAD" w:date="2025-03-26T13:56:00Z">
          <w:pPr>
            <w:pStyle w:val="41"/>
            <w:numPr>
              <w:ilvl w:val="0"/>
              <w:numId w:val="52"/>
            </w:numPr>
            <w:spacing w:before="100" w:beforeAutospacing="1" w:after="100" w:afterAutospacing="1" w:line="240" w:lineRule="auto"/>
            <w:ind w:hanging="360"/>
            <w:outlineLvl w:val="2"/>
          </w:pPr>
        </w:pPrChange>
      </w:pPr>
    </w:p>
    <w:p w14:paraId="3D717506">
      <w:pPr>
        <w:spacing w:before="100" w:beforeAutospacing="1" w:after="100" w:afterAutospacing="1"/>
        <w:outlineLvl w:val="2"/>
        <w:rPr>
          <w:ins w:id="2304" w:author="MUHAMMAD HAMAD" w:date="2025-03-26T13:46:00Z"/>
          <w:del w:id="2305" w:author="SHARIF ULLAH" w:date="2026-10-07T14:32:00Z"/>
          <w:rFonts w:ascii="Times New Roman" w:hAnsi="Times New Roman" w:eastAsia="Times New Roman" w:cs="Times New Roman"/>
          <w:b/>
          <w:bCs/>
          <w:sz w:val="27"/>
          <w:szCs w:val="27"/>
        </w:rPr>
        <w:pPrChange w:id="2303" w:author="MUHAMMAD HAMAD" w:date="2025-03-26T13:56:00Z">
          <w:pPr>
            <w:pStyle w:val="41"/>
            <w:numPr>
              <w:ilvl w:val="0"/>
              <w:numId w:val="52"/>
            </w:numPr>
            <w:spacing w:before="100" w:beforeAutospacing="1" w:after="100" w:afterAutospacing="1" w:line="240" w:lineRule="auto"/>
            <w:ind w:hanging="360"/>
            <w:outlineLvl w:val="2"/>
          </w:pPr>
        </w:pPrChange>
      </w:pPr>
      <w:ins w:id="2306" w:author="MUHAMMAD HAMAD" w:date="2025-03-26T13:46:00Z">
        <w:del w:id="2307" w:author="SHARIF ULLAH" w:date="2026-10-07T14:32:00Z">
          <w:r>
            <w:rPr>
              <w:rFonts w:ascii="Times New Roman" w:hAnsi="Times New Roman" w:eastAsia="Times New Roman" w:cs="Times New Roman"/>
              <w:b/>
              <w:bCs/>
              <w:sz w:val="27"/>
              <w:szCs w:val="27"/>
            </w:rPr>
            <w:delText>Postconditions:</w:delText>
          </w:r>
        </w:del>
      </w:ins>
    </w:p>
    <w:p w14:paraId="44A33E2C">
      <w:pPr>
        <w:spacing w:before="100" w:beforeAutospacing="1" w:after="100" w:afterAutospacing="1"/>
        <w:outlineLvl w:val="2"/>
        <w:rPr>
          <w:ins w:id="2309" w:author="MUHAMMAD HAMAD" w:date="2025-03-26T13:46:00Z"/>
          <w:del w:id="2310" w:author="SHARIF ULLAH" w:date="2026-10-07T14:32:00Z"/>
          <w:rFonts w:ascii="Times New Roman" w:hAnsi="Times New Roman" w:eastAsia="Times New Roman" w:cs="Times New Roman"/>
          <w:b/>
          <w:bCs/>
          <w:sz w:val="27"/>
          <w:szCs w:val="27"/>
        </w:rPr>
        <w:pPrChange w:id="2308" w:author="MUHAMMAD HAMAD" w:date="2025-03-26T13:56:00Z">
          <w:pPr>
            <w:pStyle w:val="41"/>
            <w:numPr>
              <w:ilvl w:val="0"/>
              <w:numId w:val="52"/>
            </w:numPr>
            <w:spacing w:before="100" w:beforeAutospacing="1" w:after="100" w:afterAutospacing="1" w:line="240" w:lineRule="auto"/>
            <w:ind w:hanging="360"/>
            <w:outlineLvl w:val="2"/>
          </w:pPr>
        </w:pPrChange>
      </w:pPr>
    </w:p>
    <w:p w14:paraId="4594F367">
      <w:pPr>
        <w:spacing w:before="100" w:beforeAutospacing="1" w:after="100" w:afterAutospacing="1"/>
        <w:outlineLvl w:val="2"/>
        <w:rPr>
          <w:ins w:id="2312" w:author="MUHAMMAD HAMAD" w:date="2025-03-26T13:46:00Z"/>
          <w:del w:id="2313" w:author="SHARIF ULLAH" w:date="2026-10-07T14:32:00Z"/>
          <w:rFonts w:ascii="Times New Roman" w:hAnsi="Times New Roman" w:eastAsia="Times New Roman" w:cs="Times New Roman"/>
          <w:b/>
          <w:bCs/>
          <w:sz w:val="27"/>
          <w:szCs w:val="27"/>
        </w:rPr>
        <w:pPrChange w:id="2311" w:author="MUHAMMAD HAMAD" w:date="2025-03-26T13:56:00Z">
          <w:pPr>
            <w:pStyle w:val="41"/>
            <w:numPr>
              <w:ilvl w:val="0"/>
              <w:numId w:val="52"/>
            </w:numPr>
            <w:spacing w:before="100" w:beforeAutospacing="1" w:after="100" w:afterAutospacing="1" w:line="240" w:lineRule="auto"/>
            <w:ind w:hanging="360"/>
            <w:outlineLvl w:val="2"/>
          </w:pPr>
        </w:pPrChange>
      </w:pPr>
      <w:ins w:id="2314" w:author="MUHAMMAD HAMAD" w:date="2025-03-26T13:46:00Z">
        <w:del w:id="2315" w:author="SHARIF ULLAH" w:date="2026-10-07T14:32:00Z">
          <w:r>
            <w:rPr>
              <w:rFonts w:ascii="Times New Roman" w:hAnsi="Times New Roman" w:eastAsia="Times New Roman" w:cs="Times New Roman"/>
              <w:b/>
              <w:bCs/>
              <w:sz w:val="27"/>
              <w:szCs w:val="27"/>
            </w:rPr>
            <w:delText>The supervisor successfully accesses and reviews the work product.</w:delText>
          </w:r>
        </w:del>
      </w:ins>
    </w:p>
    <w:p w14:paraId="7E4A92F3">
      <w:pPr>
        <w:spacing w:before="100" w:beforeAutospacing="1" w:after="100" w:afterAutospacing="1"/>
        <w:outlineLvl w:val="2"/>
        <w:rPr>
          <w:ins w:id="2317" w:author="MUHAMMAD HAMAD" w:date="2025-03-26T13:46:00Z"/>
          <w:del w:id="2318" w:author="SHARIF ULLAH" w:date="2026-10-07T14:32:00Z"/>
          <w:rFonts w:ascii="Times New Roman" w:hAnsi="Times New Roman" w:eastAsia="Times New Roman" w:cs="Times New Roman"/>
          <w:b/>
          <w:bCs/>
          <w:sz w:val="27"/>
          <w:szCs w:val="27"/>
        </w:rPr>
        <w:pPrChange w:id="2316" w:author="MUHAMMAD HAMAD" w:date="2025-03-26T13:56:00Z">
          <w:pPr>
            <w:pStyle w:val="41"/>
            <w:numPr>
              <w:ilvl w:val="0"/>
              <w:numId w:val="52"/>
            </w:numPr>
            <w:spacing w:before="100" w:beforeAutospacing="1" w:after="100" w:afterAutospacing="1" w:line="240" w:lineRule="auto"/>
            <w:ind w:hanging="360"/>
            <w:outlineLvl w:val="2"/>
          </w:pPr>
        </w:pPrChange>
      </w:pPr>
    </w:p>
    <w:p w14:paraId="0DF480FF">
      <w:pPr>
        <w:pStyle w:val="4"/>
        <w:spacing w:before="100" w:beforeAutospacing="1" w:after="100" w:afterAutospacing="1"/>
        <w:outlineLvl w:val="2"/>
        <w:rPr>
          <w:ins w:id="2320" w:author="MUHAMMAD HAMAD" w:date="2025-03-26T13:46:00Z"/>
          <w:del w:id="2321" w:author="SHARIF ULLAH" w:date="2026-10-07T14:32:00Z"/>
          <w:rFonts w:ascii="Times New Roman" w:hAnsi="Times New Roman" w:eastAsia="Times New Roman" w:cs="Times New Roman"/>
          <w:b/>
          <w:bCs/>
          <w:sz w:val="27"/>
          <w:szCs w:val="27"/>
        </w:rPr>
        <w:pPrChange w:id="2319" w:author="MUHAMMAD HAMAD" w:date="2025-03-26T13:58:00Z">
          <w:pPr>
            <w:pStyle w:val="41"/>
            <w:numPr>
              <w:ilvl w:val="0"/>
              <w:numId w:val="52"/>
            </w:numPr>
            <w:spacing w:before="100" w:beforeAutospacing="1" w:after="100" w:afterAutospacing="1" w:line="240" w:lineRule="auto"/>
            <w:ind w:hanging="360"/>
            <w:outlineLvl w:val="2"/>
          </w:pPr>
        </w:pPrChange>
      </w:pPr>
      <w:ins w:id="2322" w:author="MUHAMMAD HAMAD" w:date="2025-03-26T13:46:00Z">
        <w:del w:id="2323" w:author="SHARIF ULLAH" w:date="2026-10-07T14:32:00Z">
          <w:bookmarkStart w:id="22" w:name="_Toc193890196"/>
          <w:r>
            <w:rPr>
              <w:rFonts w:ascii="Times New Roman" w:hAnsi="Times New Roman" w:eastAsia="Times New Roman" w:cs="Times New Roman"/>
              <w:b/>
              <w:bCs/>
              <w:sz w:val="27"/>
              <w:szCs w:val="27"/>
            </w:rPr>
            <w:delText>UC 6: Give Feedback</w:delText>
          </w:r>
          <w:bookmarkEnd w:id="22"/>
        </w:del>
      </w:ins>
    </w:p>
    <w:p w14:paraId="78056EE8">
      <w:pPr>
        <w:spacing w:before="100" w:beforeAutospacing="1" w:after="100" w:afterAutospacing="1"/>
        <w:outlineLvl w:val="2"/>
        <w:rPr>
          <w:ins w:id="2325" w:author="MUHAMMAD HAMAD" w:date="2025-03-26T13:46:00Z"/>
          <w:del w:id="2326" w:author="SHARIF ULLAH" w:date="2026-10-07T14:32:00Z"/>
          <w:rFonts w:ascii="Times New Roman" w:hAnsi="Times New Roman" w:eastAsia="Times New Roman" w:cs="Times New Roman"/>
          <w:b/>
          <w:bCs/>
          <w:sz w:val="27"/>
          <w:szCs w:val="27"/>
        </w:rPr>
        <w:pPrChange w:id="2324" w:author="MUHAMMAD HAMAD" w:date="2025-03-26T13:56:00Z">
          <w:pPr>
            <w:pStyle w:val="41"/>
            <w:numPr>
              <w:ilvl w:val="0"/>
              <w:numId w:val="52"/>
            </w:numPr>
            <w:spacing w:before="100" w:beforeAutospacing="1" w:after="100" w:afterAutospacing="1" w:line="240" w:lineRule="auto"/>
            <w:ind w:hanging="360"/>
            <w:outlineLvl w:val="2"/>
          </w:pPr>
        </w:pPrChange>
      </w:pPr>
      <w:ins w:id="2327" w:author="MUHAMMAD HAMAD" w:date="2025-03-26T13:46:00Z">
        <w:del w:id="2328" w:author="SHARIF ULLAH" w:date="2026-10-07T14:32:00Z">
          <w:r>
            <w:rPr>
              <w:rFonts w:ascii="Times New Roman" w:hAnsi="Times New Roman" w:eastAsia="Times New Roman" w:cs="Times New Roman"/>
              <w:b/>
              <w:bCs/>
              <w:sz w:val="27"/>
              <w:szCs w:val="27"/>
            </w:rPr>
            <w:delText>Primary Actor:</w:delText>
          </w:r>
        </w:del>
      </w:ins>
    </w:p>
    <w:p w14:paraId="037CA3EF">
      <w:pPr>
        <w:spacing w:before="100" w:beforeAutospacing="1" w:after="100" w:afterAutospacing="1"/>
        <w:outlineLvl w:val="2"/>
        <w:rPr>
          <w:ins w:id="2330" w:author="MUHAMMAD HAMAD" w:date="2025-03-26T13:46:00Z"/>
          <w:del w:id="2331" w:author="SHARIF ULLAH" w:date="2026-10-07T14:32:00Z"/>
          <w:rFonts w:ascii="Times New Roman" w:hAnsi="Times New Roman" w:eastAsia="Times New Roman" w:cs="Times New Roman"/>
          <w:b/>
          <w:bCs/>
          <w:sz w:val="27"/>
          <w:szCs w:val="27"/>
        </w:rPr>
        <w:pPrChange w:id="2329" w:author="MUHAMMAD HAMAD" w:date="2025-03-26T13:56:00Z">
          <w:pPr>
            <w:pStyle w:val="41"/>
            <w:numPr>
              <w:ilvl w:val="0"/>
              <w:numId w:val="52"/>
            </w:numPr>
            <w:spacing w:before="100" w:beforeAutospacing="1" w:after="100" w:afterAutospacing="1" w:line="240" w:lineRule="auto"/>
            <w:ind w:hanging="360"/>
            <w:outlineLvl w:val="2"/>
          </w:pPr>
        </w:pPrChange>
      </w:pPr>
      <w:ins w:id="2332" w:author="MUHAMMAD HAMAD" w:date="2025-03-26T13:46:00Z">
        <w:del w:id="2333" w:author="SHARIF ULLAH" w:date="2026-10-07T14:32:00Z">
          <w:r>
            <w:rPr>
              <w:rFonts w:ascii="Times New Roman" w:hAnsi="Times New Roman" w:eastAsia="Times New Roman" w:cs="Times New Roman"/>
              <w:b/>
              <w:bCs/>
              <w:sz w:val="27"/>
              <w:szCs w:val="27"/>
            </w:rPr>
            <w:delText>Supervisor</w:delText>
          </w:r>
        </w:del>
      </w:ins>
    </w:p>
    <w:p w14:paraId="5FA9BFCB">
      <w:pPr>
        <w:spacing w:before="100" w:beforeAutospacing="1" w:after="100" w:afterAutospacing="1"/>
        <w:outlineLvl w:val="2"/>
        <w:rPr>
          <w:ins w:id="2335" w:author="MUHAMMAD HAMAD" w:date="2025-03-26T13:46:00Z"/>
          <w:del w:id="2336" w:author="SHARIF ULLAH" w:date="2026-10-07T14:32:00Z"/>
          <w:rFonts w:ascii="Times New Roman" w:hAnsi="Times New Roman" w:eastAsia="Times New Roman" w:cs="Times New Roman"/>
          <w:b/>
          <w:bCs/>
          <w:sz w:val="27"/>
          <w:szCs w:val="27"/>
        </w:rPr>
        <w:pPrChange w:id="2334" w:author="MUHAMMAD HAMAD" w:date="2025-03-26T13:56:00Z">
          <w:pPr>
            <w:pStyle w:val="41"/>
            <w:numPr>
              <w:ilvl w:val="0"/>
              <w:numId w:val="52"/>
            </w:numPr>
            <w:spacing w:before="100" w:beforeAutospacing="1" w:after="100" w:afterAutospacing="1" w:line="240" w:lineRule="auto"/>
            <w:ind w:hanging="360"/>
            <w:outlineLvl w:val="2"/>
          </w:pPr>
        </w:pPrChange>
      </w:pPr>
    </w:p>
    <w:p w14:paraId="0E2FC2E3">
      <w:pPr>
        <w:spacing w:before="100" w:beforeAutospacing="1" w:after="100" w:afterAutospacing="1"/>
        <w:outlineLvl w:val="2"/>
        <w:rPr>
          <w:ins w:id="2338" w:author="MUHAMMAD HAMAD" w:date="2025-03-26T13:46:00Z"/>
          <w:del w:id="2339" w:author="SHARIF ULLAH" w:date="2026-10-07T14:32:00Z"/>
          <w:rFonts w:ascii="Times New Roman" w:hAnsi="Times New Roman" w:eastAsia="Times New Roman" w:cs="Times New Roman"/>
          <w:b/>
          <w:bCs/>
          <w:sz w:val="27"/>
          <w:szCs w:val="27"/>
        </w:rPr>
        <w:pPrChange w:id="2337" w:author="MUHAMMAD HAMAD" w:date="2025-03-26T13:56:00Z">
          <w:pPr>
            <w:pStyle w:val="41"/>
            <w:numPr>
              <w:ilvl w:val="0"/>
              <w:numId w:val="52"/>
            </w:numPr>
            <w:spacing w:before="100" w:beforeAutospacing="1" w:after="100" w:afterAutospacing="1" w:line="240" w:lineRule="auto"/>
            <w:ind w:hanging="360"/>
            <w:outlineLvl w:val="2"/>
          </w:pPr>
        </w:pPrChange>
      </w:pPr>
      <w:ins w:id="2340" w:author="MUHAMMAD HAMAD" w:date="2025-03-26T13:46:00Z">
        <w:del w:id="2341" w:author="SHARIF ULLAH" w:date="2026-10-07T14:32:00Z">
          <w:r>
            <w:rPr>
              <w:rFonts w:ascii="Times New Roman" w:hAnsi="Times New Roman" w:eastAsia="Times New Roman" w:cs="Times New Roman"/>
              <w:b/>
              <w:bCs/>
              <w:sz w:val="27"/>
              <w:szCs w:val="27"/>
            </w:rPr>
            <w:delText>Preconditions:</w:delText>
          </w:r>
        </w:del>
      </w:ins>
    </w:p>
    <w:p w14:paraId="595446C5">
      <w:pPr>
        <w:spacing w:before="100" w:beforeAutospacing="1" w:after="100" w:afterAutospacing="1"/>
        <w:outlineLvl w:val="2"/>
        <w:rPr>
          <w:ins w:id="2343" w:author="MUHAMMAD HAMAD" w:date="2025-03-26T13:46:00Z"/>
          <w:del w:id="2344" w:author="SHARIF ULLAH" w:date="2026-10-07T14:32:00Z"/>
          <w:rFonts w:ascii="Times New Roman" w:hAnsi="Times New Roman" w:eastAsia="Times New Roman" w:cs="Times New Roman"/>
          <w:b/>
          <w:bCs/>
          <w:sz w:val="27"/>
          <w:szCs w:val="27"/>
        </w:rPr>
        <w:pPrChange w:id="2342" w:author="MUHAMMAD HAMAD" w:date="2025-03-26T13:56:00Z">
          <w:pPr>
            <w:pStyle w:val="41"/>
            <w:numPr>
              <w:ilvl w:val="0"/>
              <w:numId w:val="52"/>
            </w:numPr>
            <w:spacing w:before="100" w:beforeAutospacing="1" w:after="100" w:afterAutospacing="1" w:line="240" w:lineRule="auto"/>
            <w:ind w:hanging="360"/>
            <w:outlineLvl w:val="2"/>
          </w:pPr>
        </w:pPrChange>
      </w:pPr>
    </w:p>
    <w:p w14:paraId="112BD846">
      <w:pPr>
        <w:spacing w:before="100" w:beforeAutospacing="1" w:after="100" w:afterAutospacing="1"/>
        <w:outlineLvl w:val="2"/>
        <w:rPr>
          <w:ins w:id="2346" w:author="MUHAMMAD HAMAD" w:date="2025-03-26T13:46:00Z"/>
          <w:del w:id="2347" w:author="SHARIF ULLAH" w:date="2026-10-07T14:32:00Z"/>
          <w:rFonts w:ascii="Times New Roman" w:hAnsi="Times New Roman" w:eastAsia="Times New Roman" w:cs="Times New Roman"/>
          <w:b/>
          <w:bCs/>
          <w:sz w:val="27"/>
          <w:szCs w:val="27"/>
        </w:rPr>
        <w:pPrChange w:id="2345" w:author="MUHAMMAD HAMAD" w:date="2025-03-26T13:56:00Z">
          <w:pPr>
            <w:pStyle w:val="41"/>
            <w:numPr>
              <w:ilvl w:val="0"/>
              <w:numId w:val="52"/>
            </w:numPr>
            <w:spacing w:before="100" w:beforeAutospacing="1" w:after="100" w:afterAutospacing="1" w:line="240" w:lineRule="auto"/>
            <w:ind w:hanging="360"/>
            <w:outlineLvl w:val="2"/>
          </w:pPr>
        </w:pPrChange>
      </w:pPr>
      <w:ins w:id="2348" w:author="MUHAMMAD HAMAD" w:date="2025-03-26T13:46:00Z">
        <w:del w:id="2349" w:author="SHARIF ULLAH" w:date="2026-10-07T14:32:00Z">
          <w:r>
            <w:rPr>
              <w:rFonts w:ascii="Times New Roman" w:hAnsi="Times New Roman" w:eastAsia="Times New Roman" w:cs="Times New Roman"/>
              <w:b/>
              <w:bCs/>
              <w:sz w:val="27"/>
              <w:szCs w:val="27"/>
            </w:rPr>
            <w:delText>The student has uploaded a work product.</w:delText>
          </w:r>
        </w:del>
      </w:ins>
    </w:p>
    <w:p w14:paraId="5A14ADB3">
      <w:pPr>
        <w:spacing w:before="100" w:beforeAutospacing="1" w:after="100" w:afterAutospacing="1"/>
        <w:outlineLvl w:val="2"/>
        <w:rPr>
          <w:ins w:id="2351" w:author="MUHAMMAD HAMAD" w:date="2025-03-26T13:46:00Z"/>
          <w:del w:id="2352" w:author="SHARIF ULLAH" w:date="2026-10-07T14:32:00Z"/>
          <w:rFonts w:ascii="Times New Roman" w:hAnsi="Times New Roman" w:eastAsia="Times New Roman" w:cs="Times New Roman"/>
          <w:b/>
          <w:bCs/>
          <w:sz w:val="27"/>
          <w:szCs w:val="27"/>
        </w:rPr>
        <w:pPrChange w:id="2350" w:author="MUHAMMAD HAMAD" w:date="2025-03-26T13:56:00Z">
          <w:pPr>
            <w:pStyle w:val="41"/>
            <w:numPr>
              <w:ilvl w:val="0"/>
              <w:numId w:val="52"/>
            </w:numPr>
            <w:spacing w:before="100" w:beforeAutospacing="1" w:after="100" w:afterAutospacing="1" w:line="240" w:lineRule="auto"/>
            <w:ind w:hanging="360"/>
            <w:outlineLvl w:val="2"/>
          </w:pPr>
        </w:pPrChange>
      </w:pPr>
    </w:p>
    <w:p w14:paraId="665895AD">
      <w:pPr>
        <w:spacing w:before="100" w:beforeAutospacing="1" w:after="100" w:afterAutospacing="1"/>
        <w:outlineLvl w:val="2"/>
        <w:rPr>
          <w:ins w:id="2354" w:author="MUHAMMAD HAMAD" w:date="2025-03-26T13:46:00Z"/>
          <w:del w:id="2355" w:author="SHARIF ULLAH" w:date="2026-10-07T14:32:00Z"/>
          <w:rFonts w:ascii="Times New Roman" w:hAnsi="Times New Roman" w:eastAsia="Times New Roman" w:cs="Times New Roman"/>
          <w:b/>
          <w:bCs/>
          <w:sz w:val="27"/>
          <w:szCs w:val="27"/>
        </w:rPr>
        <w:pPrChange w:id="2353" w:author="MUHAMMAD HAMAD" w:date="2025-03-26T13:56:00Z">
          <w:pPr>
            <w:pStyle w:val="41"/>
            <w:numPr>
              <w:ilvl w:val="0"/>
              <w:numId w:val="52"/>
            </w:numPr>
            <w:spacing w:before="100" w:beforeAutospacing="1" w:after="100" w:afterAutospacing="1" w:line="240" w:lineRule="auto"/>
            <w:ind w:hanging="360"/>
            <w:outlineLvl w:val="2"/>
          </w:pPr>
        </w:pPrChange>
      </w:pPr>
      <w:ins w:id="2356" w:author="MUHAMMAD HAMAD" w:date="2025-03-26T13:46:00Z">
        <w:del w:id="2357" w:author="SHARIF ULLAH" w:date="2026-10-07T14:32:00Z">
          <w:r>
            <w:rPr>
              <w:rFonts w:ascii="Times New Roman" w:hAnsi="Times New Roman" w:eastAsia="Times New Roman" w:cs="Times New Roman"/>
              <w:b/>
              <w:bCs/>
              <w:sz w:val="27"/>
              <w:szCs w:val="27"/>
            </w:rPr>
            <w:delText>The supervisor is logged in.</w:delText>
          </w:r>
        </w:del>
      </w:ins>
    </w:p>
    <w:p w14:paraId="6F72EC08">
      <w:pPr>
        <w:spacing w:before="100" w:beforeAutospacing="1" w:after="100" w:afterAutospacing="1"/>
        <w:outlineLvl w:val="2"/>
        <w:rPr>
          <w:ins w:id="2359" w:author="MUHAMMAD HAMAD" w:date="2025-03-26T13:46:00Z"/>
          <w:del w:id="2360" w:author="SHARIF ULLAH" w:date="2026-10-07T14:32:00Z"/>
          <w:rFonts w:ascii="Times New Roman" w:hAnsi="Times New Roman" w:eastAsia="Times New Roman" w:cs="Times New Roman"/>
          <w:b/>
          <w:bCs/>
          <w:sz w:val="27"/>
          <w:szCs w:val="27"/>
        </w:rPr>
        <w:pPrChange w:id="2358" w:author="MUHAMMAD HAMAD" w:date="2025-03-26T13:56:00Z">
          <w:pPr>
            <w:pStyle w:val="41"/>
            <w:numPr>
              <w:ilvl w:val="0"/>
              <w:numId w:val="52"/>
            </w:numPr>
            <w:spacing w:before="100" w:beforeAutospacing="1" w:after="100" w:afterAutospacing="1" w:line="240" w:lineRule="auto"/>
            <w:ind w:hanging="360"/>
            <w:outlineLvl w:val="2"/>
          </w:pPr>
        </w:pPrChange>
      </w:pPr>
    </w:p>
    <w:p w14:paraId="26D5D51C">
      <w:pPr>
        <w:spacing w:before="100" w:beforeAutospacing="1" w:after="100" w:afterAutospacing="1"/>
        <w:outlineLvl w:val="2"/>
        <w:rPr>
          <w:ins w:id="2362" w:author="MUHAMMAD HAMAD" w:date="2025-03-26T13:46:00Z"/>
          <w:del w:id="2363" w:author="SHARIF ULLAH" w:date="2026-10-07T14:32:00Z"/>
          <w:rFonts w:ascii="Times New Roman" w:hAnsi="Times New Roman" w:eastAsia="Times New Roman" w:cs="Times New Roman"/>
          <w:b/>
          <w:bCs/>
          <w:sz w:val="27"/>
          <w:szCs w:val="27"/>
        </w:rPr>
        <w:pPrChange w:id="2361" w:author="MUHAMMAD HAMAD" w:date="2025-03-26T13:56:00Z">
          <w:pPr>
            <w:pStyle w:val="41"/>
            <w:numPr>
              <w:ilvl w:val="0"/>
              <w:numId w:val="52"/>
            </w:numPr>
            <w:spacing w:before="100" w:beforeAutospacing="1" w:after="100" w:afterAutospacing="1" w:line="240" w:lineRule="auto"/>
            <w:ind w:hanging="360"/>
            <w:outlineLvl w:val="2"/>
          </w:pPr>
        </w:pPrChange>
      </w:pPr>
      <w:ins w:id="2364" w:author="MUHAMMAD HAMAD" w:date="2025-03-26T13:46:00Z">
        <w:del w:id="2365" w:author="SHARIF ULLAH" w:date="2026-10-07T14:32:00Z">
          <w:r>
            <w:rPr>
              <w:rFonts w:ascii="Times New Roman" w:hAnsi="Times New Roman" w:eastAsia="Times New Roman" w:cs="Times New Roman"/>
              <w:b/>
              <w:bCs/>
              <w:sz w:val="27"/>
              <w:szCs w:val="27"/>
            </w:rPr>
            <w:delText>The student is logged in (for receiving real-time notifications).</w:delText>
          </w:r>
        </w:del>
      </w:ins>
    </w:p>
    <w:p w14:paraId="745D63B8">
      <w:pPr>
        <w:spacing w:before="100" w:beforeAutospacing="1" w:after="100" w:afterAutospacing="1"/>
        <w:outlineLvl w:val="2"/>
        <w:rPr>
          <w:ins w:id="2367" w:author="MUHAMMAD HAMAD" w:date="2025-03-26T13:46:00Z"/>
          <w:del w:id="2368" w:author="SHARIF ULLAH" w:date="2026-10-07T14:32:00Z"/>
          <w:rFonts w:ascii="Times New Roman" w:hAnsi="Times New Roman" w:eastAsia="Times New Roman" w:cs="Times New Roman"/>
          <w:b/>
          <w:bCs/>
          <w:sz w:val="27"/>
          <w:szCs w:val="27"/>
        </w:rPr>
        <w:pPrChange w:id="2366" w:author="MUHAMMAD HAMAD" w:date="2025-03-26T13:56:00Z">
          <w:pPr>
            <w:pStyle w:val="41"/>
            <w:numPr>
              <w:ilvl w:val="0"/>
              <w:numId w:val="52"/>
            </w:numPr>
            <w:spacing w:before="100" w:beforeAutospacing="1" w:after="100" w:afterAutospacing="1" w:line="240" w:lineRule="auto"/>
            <w:ind w:hanging="360"/>
            <w:outlineLvl w:val="2"/>
          </w:pPr>
        </w:pPrChange>
      </w:pPr>
    </w:p>
    <w:p w14:paraId="3DC76DCC">
      <w:pPr>
        <w:spacing w:before="100" w:beforeAutospacing="1" w:after="100" w:afterAutospacing="1"/>
        <w:outlineLvl w:val="2"/>
        <w:rPr>
          <w:ins w:id="2370" w:author="MUHAMMAD HAMAD" w:date="2025-03-26T13:46:00Z"/>
          <w:del w:id="2371" w:author="SHARIF ULLAH" w:date="2026-10-07T14:32:00Z"/>
          <w:rFonts w:ascii="Times New Roman" w:hAnsi="Times New Roman" w:eastAsia="Times New Roman" w:cs="Times New Roman"/>
          <w:b/>
          <w:bCs/>
          <w:sz w:val="27"/>
          <w:szCs w:val="27"/>
        </w:rPr>
        <w:pPrChange w:id="2369" w:author="MUHAMMAD HAMAD" w:date="2025-03-26T13:56:00Z">
          <w:pPr>
            <w:pStyle w:val="41"/>
            <w:numPr>
              <w:ilvl w:val="0"/>
              <w:numId w:val="52"/>
            </w:numPr>
            <w:spacing w:before="100" w:beforeAutospacing="1" w:after="100" w:afterAutospacing="1" w:line="240" w:lineRule="auto"/>
            <w:ind w:hanging="360"/>
            <w:outlineLvl w:val="2"/>
          </w:pPr>
        </w:pPrChange>
      </w:pPr>
      <w:ins w:id="2372" w:author="MUHAMMAD HAMAD" w:date="2025-03-26T13:46:00Z">
        <w:del w:id="2373" w:author="SHARIF ULLAH" w:date="2026-10-07T14:32:00Z">
          <w:r>
            <w:rPr>
              <w:rFonts w:ascii="Times New Roman" w:hAnsi="Times New Roman" w:eastAsia="Times New Roman" w:cs="Times New Roman"/>
              <w:b/>
              <w:bCs/>
              <w:sz w:val="27"/>
              <w:szCs w:val="27"/>
            </w:rPr>
            <w:delText>Main Success Scenario:</w:delText>
          </w:r>
        </w:del>
      </w:ins>
    </w:p>
    <w:p w14:paraId="26CC10F0">
      <w:pPr>
        <w:spacing w:before="100" w:beforeAutospacing="1" w:after="100" w:afterAutospacing="1"/>
        <w:outlineLvl w:val="2"/>
        <w:rPr>
          <w:ins w:id="2375" w:author="MUHAMMAD HAMAD" w:date="2025-03-26T13:46:00Z"/>
          <w:del w:id="2376" w:author="SHARIF ULLAH" w:date="2026-10-07T14:32:00Z"/>
          <w:rFonts w:ascii="Times New Roman" w:hAnsi="Times New Roman" w:eastAsia="Times New Roman" w:cs="Times New Roman"/>
          <w:b/>
          <w:bCs/>
          <w:sz w:val="27"/>
          <w:szCs w:val="27"/>
        </w:rPr>
        <w:pPrChange w:id="2374" w:author="MUHAMMAD HAMAD" w:date="2025-03-26T13:56:00Z">
          <w:pPr>
            <w:pStyle w:val="41"/>
            <w:numPr>
              <w:ilvl w:val="0"/>
              <w:numId w:val="52"/>
            </w:numPr>
            <w:spacing w:before="100" w:beforeAutospacing="1" w:after="100" w:afterAutospacing="1" w:line="240" w:lineRule="auto"/>
            <w:ind w:hanging="360"/>
            <w:outlineLvl w:val="2"/>
          </w:pPr>
        </w:pPrChange>
      </w:pPr>
    </w:p>
    <w:p w14:paraId="7DB29B41">
      <w:pPr>
        <w:spacing w:before="100" w:beforeAutospacing="1" w:after="100" w:afterAutospacing="1"/>
        <w:outlineLvl w:val="2"/>
        <w:rPr>
          <w:ins w:id="2378" w:author="MUHAMMAD HAMAD" w:date="2025-03-26T13:46:00Z"/>
          <w:del w:id="2379" w:author="SHARIF ULLAH" w:date="2026-10-07T14:32:00Z"/>
          <w:rFonts w:ascii="Times New Roman" w:hAnsi="Times New Roman" w:eastAsia="Times New Roman" w:cs="Times New Roman"/>
          <w:b/>
          <w:bCs/>
          <w:sz w:val="27"/>
          <w:szCs w:val="27"/>
        </w:rPr>
        <w:pPrChange w:id="2377" w:author="MUHAMMAD HAMAD" w:date="2025-03-26T13:56:00Z">
          <w:pPr>
            <w:pStyle w:val="41"/>
            <w:numPr>
              <w:ilvl w:val="0"/>
              <w:numId w:val="52"/>
            </w:numPr>
            <w:spacing w:before="100" w:beforeAutospacing="1" w:after="100" w:afterAutospacing="1" w:line="240" w:lineRule="auto"/>
            <w:ind w:hanging="360"/>
            <w:outlineLvl w:val="2"/>
          </w:pPr>
        </w:pPrChange>
      </w:pPr>
      <w:ins w:id="2380" w:author="MUHAMMAD HAMAD" w:date="2025-03-26T13:46:00Z">
        <w:del w:id="2381" w:author="SHARIF ULLAH" w:date="2026-10-07T14:32:00Z">
          <w:r>
            <w:rPr>
              <w:rFonts w:ascii="Times New Roman" w:hAnsi="Times New Roman" w:eastAsia="Times New Roman" w:cs="Times New Roman"/>
              <w:b/>
              <w:bCs/>
              <w:sz w:val="27"/>
              <w:szCs w:val="27"/>
            </w:rPr>
            <w:delText>The supervisor navigates to the student’s submitted work product from their project menu.</w:delText>
          </w:r>
        </w:del>
      </w:ins>
    </w:p>
    <w:p w14:paraId="47FB052C">
      <w:pPr>
        <w:spacing w:before="100" w:beforeAutospacing="1" w:after="100" w:afterAutospacing="1"/>
        <w:outlineLvl w:val="2"/>
        <w:rPr>
          <w:ins w:id="2383" w:author="MUHAMMAD HAMAD" w:date="2025-03-26T13:46:00Z"/>
          <w:del w:id="2384" w:author="SHARIF ULLAH" w:date="2026-10-07T14:32:00Z"/>
          <w:rFonts w:ascii="Times New Roman" w:hAnsi="Times New Roman" w:eastAsia="Times New Roman" w:cs="Times New Roman"/>
          <w:b/>
          <w:bCs/>
          <w:sz w:val="27"/>
          <w:szCs w:val="27"/>
        </w:rPr>
        <w:pPrChange w:id="2382" w:author="MUHAMMAD HAMAD" w:date="2025-03-26T13:56:00Z">
          <w:pPr>
            <w:pStyle w:val="41"/>
            <w:numPr>
              <w:ilvl w:val="0"/>
              <w:numId w:val="52"/>
            </w:numPr>
            <w:spacing w:before="100" w:beforeAutospacing="1" w:after="100" w:afterAutospacing="1" w:line="240" w:lineRule="auto"/>
            <w:ind w:hanging="360"/>
            <w:outlineLvl w:val="2"/>
          </w:pPr>
        </w:pPrChange>
      </w:pPr>
    </w:p>
    <w:p w14:paraId="04024CDE">
      <w:pPr>
        <w:spacing w:before="100" w:beforeAutospacing="1" w:after="100" w:afterAutospacing="1"/>
        <w:outlineLvl w:val="2"/>
        <w:rPr>
          <w:ins w:id="2386" w:author="MUHAMMAD HAMAD" w:date="2025-03-26T13:46:00Z"/>
          <w:del w:id="2387" w:author="SHARIF ULLAH" w:date="2026-10-07T14:32:00Z"/>
          <w:rFonts w:ascii="Times New Roman" w:hAnsi="Times New Roman" w:eastAsia="Times New Roman" w:cs="Times New Roman"/>
          <w:b/>
          <w:bCs/>
          <w:sz w:val="27"/>
          <w:szCs w:val="27"/>
        </w:rPr>
        <w:pPrChange w:id="2385" w:author="MUHAMMAD HAMAD" w:date="2025-03-26T13:56:00Z">
          <w:pPr>
            <w:pStyle w:val="41"/>
            <w:numPr>
              <w:ilvl w:val="0"/>
              <w:numId w:val="52"/>
            </w:numPr>
            <w:spacing w:before="100" w:beforeAutospacing="1" w:after="100" w:afterAutospacing="1" w:line="240" w:lineRule="auto"/>
            <w:ind w:hanging="360"/>
            <w:outlineLvl w:val="2"/>
          </w:pPr>
        </w:pPrChange>
      </w:pPr>
      <w:ins w:id="2388" w:author="MUHAMMAD HAMAD" w:date="2025-03-26T13:46:00Z">
        <w:del w:id="2389" w:author="SHARIF ULLAH" w:date="2026-10-07T14:32:00Z">
          <w:r>
            <w:rPr>
              <w:rFonts w:ascii="Times New Roman" w:hAnsi="Times New Roman" w:eastAsia="Times New Roman" w:cs="Times New Roman"/>
              <w:b/>
              <w:bCs/>
              <w:sz w:val="27"/>
              <w:szCs w:val="27"/>
            </w:rPr>
            <w:delText>The system opens the selected work product.</w:delText>
          </w:r>
        </w:del>
      </w:ins>
    </w:p>
    <w:p w14:paraId="674B98FE">
      <w:pPr>
        <w:spacing w:before="100" w:beforeAutospacing="1" w:after="100" w:afterAutospacing="1"/>
        <w:outlineLvl w:val="2"/>
        <w:rPr>
          <w:ins w:id="2391" w:author="MUHAMMAD HAMAD" w:date="2025-03-26T13:46:00Z"/>
          <w:del w:id="2392" w:author="SHARIF ULLAH" w:date="2026-10-07T14:32:00Z"/>
          <w:rFonts w:ascii="Times New Roman" w:hAnsi="Times New Roman" w:eastAsia="Times New Roman" w:cs="Times New Roman"/>
          <w:b/>
          <w:bCs/>
          <w:sz w:val="27"/>
          <w:szCs w:val="27"/>
        </w:rPr>
        <w:pPrChange w:id="2390" w:author="MUHAMMAD HAMAD" w:date="2025-03-26T13:56:00Z">
          <w:pPr>
            <w:pStyle w:val="41"/>
            <w:numPr>
              <w:ilvl w:val="0"/>
              <w:numId w:val="52"/>
            </w:numPr>
            <w:spacing w:before="100" w:beforeAutospacing="1" w:after="100" w:afterAutospacing="1" w:line="240" w:lineRule="auto"/>
            <w:ind w:hanging="360"/>
            <w:outlineLvl w:val="2"/>
          </w:pPr>
        </w:pPrChange>
      </w:pPr>
    </w:p>
    <w:p w14:paraId="5A3938E4">
      <w:pPr>
        <w:spacing w:before="100" w:beforeAutospacing="1" w:after="100" w:afterAutospacing="1"/>
        <w:outlineLvl w:val="2"/>
        <w:rPr>
          <w:ins w:id="2394" w:author="MUHAMMAD HAMAD" w:date="2025-03-26T13:46:00Z"/>
          <w:del w:id="2395" w:author="SHARIF ULLAH" w:date="2026-10-07T14:32:00Z"/>
          <w:rFonts w:ascii="Times New Roman" w:hAnsi="Times New Roman" w:eastAsia="Times New Roman" w:cs="Times New Roman"/>
          <w:b/>
          <w:bCs/>
          <w:sz w:val="27"/>
          <w:szCs w:val="27"/>
        </w:rPr>
        <w:pPrChange w:id="2393" w:author="MUHAMMAD HAMAD" w:date="2025-03-26T13:56:00Z">
          <w:pPr>
            <w:pStyle w:val="41"/>
            <w:numPr>
              <w:ilvl w:val="0"/>
              <w:numId w:val="52"/>
            </w:numPr>
            <w:spacing w:before="100" w:beforeAutospacing="1" w:after="100" w:afterAutospacing="1" w:line="240" w:lineRule="auto"/>
            <w:ind w:hanging="360"/>
            <w:outlineLvl w:val="2"/>
          </w:pPr>
        </w:pPrChange>
      </w:pPr>
      <w:ins w:id="2396" w:author="MUHAMMAD HAMAD" w:date="2025-03-26T13:46:00Z">
        <w:del w:id="2397" w:author="SHARIF ULLAH" w:date="2026-10-07T14:32:00Z">
          <w:r>
            <w:rPr>
              <w:rFonts w:ascii="Times New Roman" w:hAnsi="Times New Roman" w:eastAsia="Times New Roman" w:cs="Times New Roman"/>
              <w:b/>
              <w:bCs/>
              <w:sz w:val="27"/>
              <w:szCs w:val="27"/>
            </w:rPr>
            <w:delText>The supervisor reviews the work product and enters feedback comments in the provided field.</w:delText>
          </w:r>
        </w:del>
      </w:ins>
    </w:p>
    <w:p w14:paraId="60485CE4">
      <w:pPr>
        <w:spacing w:before="100" w:beforeAutospacing="1" w:after="100" w:afterAutospacing="1"/>
        <w:outlineLvl w:val="2"/>
        <w:rPr>
          <w:ins w:id="2399" w:author="MUHAMMAD HAMAD" w:date="2025-03-26T13:46:00Z"/>
          <w:del w:id="2400" w:author="SHARIF ULLAH" w:date="2026-10-07T14:32:00Z"/>
          <w:rFonts w:ascii="Times New Roman" w:hAnsi="Times New Roman" w:eastAsia="Times New Roman" w:cs="Times New Roman"/>
          <w:b/>
          <w:bCs/>
          <w:sz w:val="27"/>
          <w:szCs w:val="27"/>
        </w:rPr>
        <w:pPrChange w:id="2398" w:author="MUHAMMAD HAMAD" w:date="2025-03-26T13:56:00Z">
          <w:pPr>
            <w:pStyle w:val="41"/>
            <w:numPr>
              <w:ilvl w:val="0"/>
              <w:numId w:val="52"/>
            </w:numPr>
            <w:spacing w:before="100" w:beforeAutospacing="1" w:after="100" w:afterAutospacing="1" w:line="240" w:lineRule="auto"/>
            <w:ind w:hanging="360"/>
            <w:outlineLvl w:val="2"/>
          </w:pPr>
        </w:pPrChange>
      </w:pPr>
    </w:p>
    <w:p w14:paraId="53207D67">
      <w:pPr>
        <w:spacing w:before="100" w:beforeAutospacing="1" w:after="100" w:afterAutospacing="1"/>
        <w:outlineLvl w:val="2"/>
        <w:rPr>
          <w:ins w:id="2402" w:author="MUHAMMAD HAMAD" w:date="2025-03-26T13:46:00Z"/>
          <w:del w:id="2403" w:author="SHARIF ULLAH" w:date="2026-10-07T14:32:00Z"/>
          <w:rFonts w:ascii="Times New Roman" w:hAnsi="Times New Roman" w:eastAsia="Times New Roman" w:cs="Times New Roman"/>
          <w:b/>
          <w:bCs/>
          <w:sz w:val="27"/>
          <w:szCs w:val="27"/>
        </w:rPr>
        <w:pPrChange w:id="2401" w:author="MUHAMMAD HAMAD" w:date="2025-03-26T13:56:00Z">
          <w:pPr>
            <w:pStyle w:val="41"/>
            <w:numPr>
              <w:ilvl w:val="0"/>
              <w:numId w:val="52"/>
            </w:numPr>
            <w:spacing w:before="100" w:beforeAutospacing="1" w:after="100" w:afterAutospacing="1" w:line="240" w:lineRule="auto"/>
            <w:ind w:hanging="360"/>
            <w:outlineLvl w:val="2"/>
          </w:pPr>
        </w:pPrChange>
      </w:pPr>
      <w:ins w:id="2404" w:author="MUHAMMAD HAMAD" w:date="2025-03-26T13:46:00Z">
        <w:del w:id="2405" w:author="SHARIF ULLAH" w:date="2026-10-07T14:32:00Z">
          <w:r>
            <w:rPr>
              <w:rFonts w:ascii="Times New Roman" w:hAnsi="Times New Roman" w:eastAsia="Times New Roman" w:cs="Times New Roman"/>
              <w:b/>
              <w:bCs/>
              <w:sz w:val="27"/>
              <w:szCs w:val="27"/>
            </w:rPr>
            <w:delText>The supervisor submits the feedback.</w:delText>
          </w:r>
        </w:del>
      </w:ins>
    </w:p>
    <w:p w14:paraId="2077CBCF">
      <w:pPr>
        <w:spacing w:before="100" w:beforeAutospacing="1" w:after="100" w:afterAutospacing="1"/>
        <w:outlineLvl w:val="2"/>
        <w:rPr>
          <w:ins w:id="2407" w:author="MUHAMMAD HAMAD" w:date="2025-03-26T13:46:00Z"/>
          <w:del w:id="2408" w:author="SHARIF ULLAH" w:date="2026-10-07T14:32:00Z"/>
          <w:rFonts w:ascii="Times New Roman" w:hAnsi="Times New Roman" w:eastAsia="Times New Roman" w:cs="Times New Roman"/>
          <w:b/>
          <w:bCs/>
          <w:sz w:val="27"/>
          <w:szCs w:val="27"/>
        </w:rPr>
        <w:pPrChange w:id="2406" w:author="MUHAMMAD HAMAD" w:date="2025-03-26T13:56:00Z">
          <w:pPr>
            <w:pStyle w:val="41"/>
            <w:numPr>
              <w:ilvl w:val="0"/>
              <w:numId w:val="52"/>
            </w:numPr>
            <w:spacing w:before="100" w:beforeAutospacing="1" w:after="100" w:afterAutospacing="1" w:line="240" w:lineRule="auto"/>
            <w:ind w:hanging="360"/>
            <w:outlineLvl w:val="2"/>
          </w:pPr>
        </w:pPrChange>
      </w:pPr>
    </w:p>
    <w:p w14:paraId="2ED2938D">
      <w:pPr>
        <w:spacing w:before="100" w:beforeAutospacing="1" w:after="100" w:afterAutospacing="1"/>
        <w:outlineLvl w:val="2"/>
        <w:rPr>
          <w:ins w:id="2410" w:author="MUHAMMAD HAMAD" w:date="2025-03-26T13:46:00Z"/>
          <w:del w:id="2411" w:author="SHARIF ULLAH" w:date="2026-10-07T14:32:00Z"/>
          <w:rFonts w:ascii="Times New Roman" w:hAnsi="Times New Roman" w:eastAsia="Times New Roman" w:cs="Times New Roman"/>
          <w:b/>
          <w:bCs/>
          <w:sz w:val="27"/>
          <w:szCs w:val="27"/>
        </w:rPr>
        <w:pPrChange w:id="2409" w:author="MUHAMMAD HAMAD" w:date="2025-03-26T13:56:00Z">
          <w:pPr>
            <w:pStyle w:val="41"/>
            <w:numPr>
              <w:ilvl w:val="0"/>
              <w:numId w:val="52"/>
            </w:numPr>
            <w:spacing w:before="100" w:beforeAutospacing="1" w:after="100" w:afterAutospacing="1" w:line="240" w:lineRule="auto"/>
            <w:ind w:hanging="360"/>
            <w:outlineLvl w:val="2"/>
          </w:pPr>
        </w:pPrChange>
      </w:pPr>
      <w:ins w:id="2412" w:author="MUHAMMAD HAMAD" w:date="2025-03-26T13:46:00Z">
        <w:del w:id="2413" w:author="SHARIF ULLAH" w:date="2026-10-07T14:32:00Z">
          <w:r>
            <w:rPr>
              <w:rFonts w:ascii="Times New Roman" w:hAnsi="Times New Roman" w:eastAsia="Times New Roman" w:cs="Times New Roman"/>
              <w:b/>
              <w:bCs/>
              <w:sz w:val="27"/>
              <w:szCs w:val="27"/>
            </w:rPr>
            <w:delText>The system saves the feedback and sends a notification to the student that new feedback is available.</w:delText>
          </w:r>
        </w:del>
      </w:ins>
    </w:p>
    <w:p w14:paraId="5F734969">
      <w:pPr>
        <w:spacing w:before="100" w:beforeAutospacing="1" w:after="100" w:afterAutospacing="1"/>
        <w:outlineLvl w:val="2"/>
        <w:rPr>
          <w:ins w:id="2415" w:author="MUHAMMAD HAMAD" w:date="2025-03-26T13:46:00Z"/>
          <w:del w:id="2416" w:author="SHARIF ULLAH" w:date="2026-10-07T14:32:00Z"/>
          <w:rFonts w:ascii="Times New Roman" w:hAnsi="Times New Roman" w:eastAsia="Times New Roman" w:cs="Times New Roman"/>
          <w:b/>
          <w:bCs/>
          <w:sz w:val="27"/>
          <w:szCs w:val="27"/>
        </w:rPr>
        <w:pPrChange w:id="2414" w:author="MUHAMMAD HAMAD" w:date="2025-03-26T13:56:00Z">
          <w:pPr>
            <w:pStyle w:val="41"/>
            <w:numPr>
              <w:ilvl w:val="0"/>
              <w:numId w:val="52"/>
            </w:numPr>
            <w:spacing w:before="100" w:beforeAutospacing="1" w:after="100" w:afterAutospacing="1" w:line="240" w:lineRule="auto"/>
            <w:ind w:hanging="360"/>
            <w:outlineLvl w:val="2"/>
          </w:pPr>
        </w:pPrChange>
      </w:pPr>
    </w:p>
    <w:p w14:paraId="64D41C08">
      <w:pPr>
        <w:spacing w:before="100" w:beforeAutospacing="1" w:after="100" w:afterAutospacing="1"/>
        <w:outlineLvl w:val="2"/>
        <w:rPr>
          <w:ins w:id="2418" w:author="MUHAMMAD HAMAD" w:date="2025-03-26T13:46:00Z"/>
          <w:del w:id="2419" w:author="SHARIF ULLAH" w:date="2026-10-07T14:32:00Z"/>
          <w:rFonts w:ascii="Times New Roman" w:hAnsi="Times New Roman" w:eastAsia="Times New Roman" w:cs="Times New Roman"/>
          <w:b/>
          <w:bCs/>
          <w:sz w:val="27"/>
          <w:szCs w:val="27"/>
        </w:rPr>
        <w:pPrChange w:id="2417" w:author="MUHAMMAD HAMAD" w:date="2025-03-26T13:56:00Z">
          <w:pPr>
            <w:pStyle w:val="41"/>
            <w:numPr>
              <w:ilvl w:val="0"/>
              <w:numId w:val="52"/>
            </w:numPr>
            <w:spacing w:before="100" w:beforeAutospacing="1" w:after="100" w:afterAutospacing="1" w:line="240" w:lineRule="auto"/>
            <w:ind w:hanging="360"/>
            <w:outlineLvl w:val="2"/>
          </w:pPr>
        </w:pPrChange>
      </w:pPr>
      <w:ins w:id="2420" w:author="MUHAMMAD HAMAD" w:date="2025-03-26T13:46:00Z">
        <w:del w:id="2421" w:author="SHARIF ULLAH" w:date="2026-10-07T14:32:00Z">
          <w:r>
            <w:rPr>
              <w:rFonts w:ascii="Times New Roman" w:hAnsi="Times New Roman" w:eastAsia="Times New Roman" w:cs="Times New Roman"/>
              <w:b/>
              <w:bCs/>
              <w:sz w:val="27"/>
              <w:szCs w:val="27"/>
            </w:rPr>
            <w:delText>Alternate Scenarios:</w:delText>
          </w:r>
        </w:del>
      </w:ins>
    </w:p>
    <w:p w14:paraId="38444569">
      <w:pPr>
        <w:spacing w:before="100" w:beforeAutospacing="1" w:after="100" w:afterAutospacing="1"/>
        <w:outlineLvl w:val="2"/>
        <w:rPr>
          <w:ins w:id="2423" w:author="MUHAMMAD HAMAD" w:date="2025-03-26T13:46:00Z"/>
          <w:del w:id="2424" w:author="SHARIF ULLAH" w:date="2026-10-07T14:32:00Z"/>
          <w:rFonts w:ascii="Times New Roman" w:hAnsi="Times New Roman" w:eastAsia="Times New Roman" w:cs="Times New Roman"/>
          <w:b/>
          <w:bCs/>
          <w:sz w:val="27"/>
          <w:szCs w:val="27"/>
        </w:rPr>
        <w:pPrChange w:id="2422" w:author="MUHAMMAD HAMAD" w:date="2025-03-26T13:56:00Z">
          <w:pPr>
            <w:pStyle w:val="41"/>
            <w:numPr>
              <w:ilvl w:val="0"/>
              <w:numId w:val="52"/>
            </w:numPr>
            <w:spacing w:before="100" w:beforeAutospacing="1" w:after="100" w:afterAutospacing="1" w:line="240" w:lineRule="auto"/>
            <w:ind w:hanging="360"/>
            <w:outlineLvl w:val="2"/>
          </w:pPr>
        </w:pPrChange>
      </w:pPr>
    </w:p>
    <w:p w14:paraId="2E279334">
      <w:pPr>
        <w:spacing w:before="100" w:beforeAutospacing="1" w:after="100" w:afterAutospacing="1"/>
        <w:outlineLvl w:val="2"/>
        <w:rPr>
          <w:ins w:id="2426" w:author="MUHAMMAD HAMAD" w:date="2025-03-26T13:46:00Z"/>
          <w:del w:id="2427" w:author="SHARIF ULLAH" w:date="2026-10-07T14:32:00Z"/>
          <w:rFonts w:ascii="Times New Roman" w:hAnsi="Times New Roman" w:eastAsia="Times New Roman" w:cs="Times New Roman"/>
          <w:b/>
          <w:bCs/>
          <w:sz w:val="27"/>
          <w:szCs w:val="27"/>
        </w:rPr>
        <w:pPrChange w:id="2425" w:author="MUHAMMAD HAMAD" w:date="2025-03-26T13:56:00Z">
          <w:pPr>
            <w:pStyle w:val="41"/>
            <w:numPr>
              <w:ilvl w:val="0"/>
              <w:numId w:val="52"/>
            </w:numPr>
            <w:spacing w:before="100" w:beforeAutospacing="1" w:after="100" w:afterAutospacing="1" w:line="240" w:lineRule="auto"/>
            <w:ind w:hanging="360"/>
            <w:outlineLvl w:val="2"/>
          </w:pPr>
        </w:pPrChange>
      </w:pPr>
      <w:ins w:id="2428" w:author="MUHAMMAD HAMAD" w:date="2025-03-26T13:46:00Z">
        <w:del w:id="2429" w:author="SHARIF ULLAH" w:date="2026-10-07T14:32:00Z">
          <w:r>
            <w:rPr>
              <w:rFonts w:ascii="Times New Roman" w:hAnsi="Times New Roman" w:eastAsia="Times New Roman" w:cs="Times New Roman"/>
              <w:b/>
              <w:bCs/>
              <w:sz w:val="27"/>
              <w:szCs w:val="27"/>
            </w:rPr>
            <w:delText>Alternate 6.1: If feedback submission fails due to a system error, the system displays an error message and prompts the supervisor to retry submitting the feedback.</w:delText>
          </w:r>
        </w:del>
      </w:ins>
    </w:p>
    <w:p w14:paraId="3F47055C">
      <w:pPr>
        <w:spacing w:before="100" w:beforeAutospacing="1" w:after="100" w:afterAutospacing="1"/>
        <w:outlineLvl w:val="2"/>
        <w:rPr>
          <w:ins w:id="2431" w:author="MUHAMMAD HAMAD" w:date="2025-03-26T13:46:00Z"/>
          <w:del w:id="2432" w:author="SHARIF ULLAH" w:date="2026-10-07T14:32:00Z"/>
          <w:rFonts w:ascii="Times New Roman" w:hAnsi="Times New Roman" w:eastAsia="Times New Roman" w:cs="Times New Roman"/>
          <w:b/>
          <w:bCs/>
          <w:sz w:val="27"/>
          <w:szCs w:val="27"/>
        </w:rPr>
        <w:pPrChange w:id="2430" w:author="MUHAMMAD HAMAD" w:date="2025-03-26T13:56:00Z">
          <w:pPr>
            <w:pStyle w:val="41"/>
            <w:numPr>
              <w:ilvl w:val="0"/>
              <w:numId w:val="52"/>
            </w:numPr>
            <w:spacing w:before="100" w:beforeAutospacing="1" w:after="100" w:afterAutospacing="1" w:line="240" w:lineRule="auto"/>
            <w:ind w:hanging="360"/>
            <w:outlineLvl w:val="2"/>
          </w:pPr>
        </w:pPrChange>
      </w:pPr>
    </w:p>
    <w:p w14:paraId="22A5819A">
      <w:pPr>
        <w:spacing w:before="100" w:beforeAutospacing="1" w:after="100" w:afterAutospacing="1"/>
        <w:outlineLvl w:val="2"/>
        <w:rPr>
          <w:ins w:id="2434" w:author="MUHAMMAD HAMAD" w:date="2025-03-26T13:46:00Z"/>
          <w:del w:id="2435" w:author="SHARIF ULLAH" w:date="2026-10-07T14:32:00Z"/>
          <w:rFonts w:ascii="Times New Roman" w:hAnsi="Times New Roman" w:eastAsia="Times New Roman" w:cs="Times New Roman"/>
          <w:b/>
          <w:bCs/>
          <w:sz w:val="27"/>
          <w:szCs w:val="27"/>
        </w:rPr>
        <w:pPrChange w:id="2433" w:author="MUHAMMAD HAMAD" w:date="2025-03-26T13:56:00Z">
          <w:pPr>
            <w:pStyle w:val="41"/>
            <w:numPr>
              <w:ilvl w:val="0"/>
              <w:numId w:val="52"/>
            </w:numPr>
            <w:spacing w:before="100" w:beforeAutospacing="1" w:after="100" w:afterAutospacing="1" w:line="240" w:lineRule="auto"/>
            <w:ind w:hanging="360"/>
            <w:outlineLvl w:val="2"/>
          </w:pPr>
        </w:pPrChange>
      </w:pPr>
      <w:ins w:id="2436" w:author="MUHAMMAD HAMAD" w:date="2025-03-26T13:46:00Z">
        <w:del w:id="2437" w:author="SHARIF ULLAH" w:date="2026-10-07T14:32:00Z">
          <w:r>
            <w:rPr>
              <w:rFonts w:ascii="Times New Roman" w:hAnsi="Times New Roman" w:eastAsia="Times New Roman" w:cs="Times New Roman"/>
              <w:b/>
              <w:bCs/>
              <w:sz w:val="27"/>
              <w:szCs w:val="27"/>
            </w:rPr>
            <w:delText>Alternate 6.2: If the supervisor wants to edit previously submitted feedback, the system allows updating the comments, and then saves the revised feedback.</w:delText>
          </w:r>
        </w:del>
      </w:ins>
    </w:p>
    <w:p w14:paraId="4269A8FE">
      <w:pPr>
        <w:spacing w:before="100" w:beforeAutospacing="1" w:after="100" w:afterAutospacing="1"/>
        <w:outlineLvl w:val="2"/>
        <w:rPr>
          <w:ins w:id="2439" w:author="MUHAMMAD HAMAD" w:date="2025-03-26T13:46:00Z"/>
          <w:del w:id="2440" w:author="SHARIF ULLAH" w:date="2026-10-07T14:32:00Z"/>
          <w:rFonts w:ascii="Times New Roman" w:hAnsi="Times New Roman" w:eastAsia="Times New Roman" w:cs="Times New Roman"/>
          <w:b/>
          <w:bCs/>
          <w:sz w:val="27"/>
          <w:szCs w:val="27"/>
        </w:rPr>
        <w:pPrChange w:id="2438" w:author="MUHAMMAD HAMAD" w:date="2025-03-26T13:56:00Z">
          <w:pPr>
            <w:pStyle w:val="41"/>
            <w:numPr>
              <w:ilvl w:val="0"/>
              <w:numId w:val="52"/>
            </w:numPr>
            <w:spacing w:before="100" w:beforeAutospacing="1" w:after="100" w:afterAutospacing="1" w:line="240" w:lineRule="auto"/>
            <w:ind w:hanging="360"/>
            <w:outlineLvl w:val="2"/>
          </w:pPr>
        </w:pPrChange>
      </w:pPr>
    </w:p>
    <w:p w14:paraId="6A84ED04">
      <w:pPr>
        <w:spacing w:before="100" w:beforeAutospacing="1" w:after="100" w:afterAutospacing="1"/>
        <w:outlineLvl w:val="2"/>
        <w:rPr>
          <w:ins w:id="2442" w:author="MUHAMMAD HAMAD" w:date="2025-03-26T13:46:00Z"/>
          <w:del w:id="2443" w:author="SHARIF ULLAH" w:date="2026-10-07T14:32:00Z"/>
          <w:rFonts w:ascii="Times New Roman" w:hAnsi="Times New Roman" w:eastAsia="Times New Roman" w:cs="Times New Roman"/>
          <w:b/>
          <w:bCs/>
          <w:sz w:val="27"/>
          <w:szCs w:val="27"/>
        </w:rPr>
        <w:pPrChange w:id="2441" w:author="MUHAMMAD HAMAD" w:date="2025-03-26T13:56:00Z">
          <w:pPr>
            <w:pStyle w:val="41"/>
            <w:numPr>
              <w:ilvl w:val="0"/>
              <w:numId w:val="52"/>
            </w:numPr>
            <w:spacing w:before="100" w:beforeAutospacing="1" w:after="100" w:afterAutospacing="1" w:line="240" w:lineRule="auto"/>
            <w:ind w:hanging="360"/>
            <w:outlineLvl w:val="2"/>
          </w:pPr>
        </w:pPrChange>
      </w:pPr>
      <w:ins w:id="2444" w:author="MUHAMMAD HAMAD" w:date="2025-03-26T13:46:00Z">
        <w:del w:id="2445" w:author="SHARIF ULLAH" w:date="2026-10-07T14:32:00Z">
          <w:r>
            <w:rPr>
              <w:rFonts w:ascii="Times New Roman" w:hAnsi="Times New Roman" w:eastAsia="Times New Roman" w:cs="Times New Roman"/>
              <w:b/>
              <w:bCs/>
              <w:sz w:val="27"/>
              <w:szCs w:val="27"/>
            </w:rPr>
            <w:delText>Postconditions:</w:delText>
          </w:r>
        </w:del>
      </w:ins>
    </w:p>
    <w:p w14:paraId="08859D01">
      <w:pPr>
        <w:spacing w:before="100" w:beforeAutospacing="1" w:after="100" w:afterAutospacing="1"/>
        <w:outlineLvl w:val="2"/>
        <w:rPr>
          <w:ins w:id="2447" w:author="MUHAMMAD HAMAD" w:date="2025-03-26T13:46:00Z"/>
          <w:del w:id="2448" w:author="SHARIF ULLAH" w:date="2026-10-07T14:32:00Z"/>
          <w:rFonts w:ascii="Times New Roman" w:hAnsi="Times New Roman" w:eastAsia="Times New Roman" w:cs="Times New Roman"/>
          <w:b/>
          <w:bCs/>
          <w:sz w:val="27"/>
          <w:szCs w:val="27"/>
        </w:rPr>
        <w:pPrChange w:id="2446" w:author="MUHAMMAD HAMAD" w:date="2025-03-26T13:56:00Z">
          <w:pPr>
            <w:pStyle w:val="41"/>
            <w:numPr>
              <w:ilvl w:val="0"/>
              <w:numId w:val="52"/>
            </w:numPr>
            <w:spacing w:before="100" w:beforeAutospacing="1" w:after="100" w:afterAutospacing="1" w:line="240" w:lineRule="auto"/>
            <w:ind w:hanging="360"/>
            <w:outlineLvl w:val="2"/>
          </w:pPr>
        </w:pPrChange>
      </w:pPr>
    </w:p>
    <w:p w14:paraId="08E4EE15">
      <w:pPr>
        <w:spacing w:before="100" w:beforeAutospacing="1" w:after="100" w:afterAutospacing="1"/>
        <w:outlineLvl w:val="2"/>
        <w:rPr>
          <w:ins w:id="2450" w:author="MUHAMMAD HAMAD" w:date="2025-03-26T13:46:00Z"/>
          <w:del w:id="2451" w:author="SHARIF ULLAH" w:date="2026-10-07T14:32:00Z"/>
          <w:rFonts w:ascii="Times New Roman" w:hAnsi="Times New Roman" w:eastAsia="Times New Roman" w:cs="Times New Roman"/>
          <w:b/>
          <w:bCs/>
          <w:sz w:val="27"/>
          <w:szCs w:val="27"/>
        </w:rPr>
        <w:pPrChange w:id="2449" w:author="MUHAMMAD HAMAD" w:date="2025-03-26T13:56:00Z">
          <w:pPr>
            <w:pStyle w:val="41"/>
            <w:numPr>
              <w:ilvl w:val="0"/>
              <w:numId w:val="52"/>
            </w:numPr>
            <w:spacing w:before="100" w:beforeAutospacing="1" w:after="100" w:afterAutospacing="1" w:line="240" w:lineRule="auto"/>
            <w:ind w:hanging="360"/>
            <w:outlineLvl w:val="2"/>
          </w:pPr>
        </w:pPrChange>
      </w:pPr>
      <w:ins w:id="2452" w:author="MUHAMMAD HAMAD" w:date="2025-03-26T13:46:00Z">
        <w:del w:id="2453" w:author="SHARIF ULLAH" w:date="2026-10-07T14:32:00Z">
          <w:r>
            <w:rPr>
              <w:rFonts w:ascii="Times New Roman" w:hAnsi="Times New Roman" w:eastAsia="Times New Roman" w:cs="Times New Roman"/>
              <w:b/>
              <w:bCs/>
              <w:sz w:val="27"/>
              <w:szCs w:val="27"/>
            </w:rPr>
            <w:delText>The feedback is saved and becomes visible to the student.</w:delText>
          </w:r>
        </w:del>
      </w:ins>
    </w:p>
    <w:p w14:paraId="518E5061">
      <w:pPr>
        <w:spacing w:before="100" w:beforeAutospacing="1" w:after="100" w:afterAutospacing="1"/>
        <w:outlineLvl w:val="2"/>
        <w:rPr>
          <w:ins w:id="2455" w:author="MUHAMMAD HAMAD" w:date="2025-03-26T13:46:00Z"/>
          <w:del w:id="2456" w:author="SHARIF ULLAH" w:date="2026-10-07T14:32:00Z"/>
          <w:rFonts w:ascii="Times New Roman" w:hAnsi="Times New Roman" w:eastAsia="Times New Roman" w:cs="Times New Roman"/>
          <w:b/>
          <w:bCs/>
          <w:sz w:val="27"/>
          <w:szCs w:val="27"/>
        </w:rPr>
        <w:pPrChange w:id="2454" w:author="MUHAMMAD HAMAD" w:date="2025-03-26T13:56:00Z">
          <w:pPr>
            <w:pStyle w:val="41"/>
            <w:numPr>
              <w:ilvl w:val="0"/>
              <w:numId w:val="52"/>
            </w:numPr>
            <w:spacing w:before="100" w:beforeAutospacing="1" w:after="100" w:afterAutospacing="1" w:line="240" w:lineRule="auto"/>
            <w:ind w:hanging="360"/>
            <w:outlineLvl w:val="2"/>
          </w:pPr>
        </w:pPrChange>
      </w:pPr>
    </w:p>
    <w:p w14:paraId="5BAE6E48">
      <w:pPr>
        <w:spacing w:before="100" w:beforeAutospacing="1" w:after="100" w:afterAutospacing="1"/>
        <w:outlineLvl w:val="2"/>
        <w:rPr>
          <w:ins w:id="2458" w:author="MUHAMMAD HAMAD" w:date="2025-03-26T13:46:00Z"/>
          <w:del w:id="2459" w:author="SHARIF ULLAH" w:date="2026-10-07T14:32:00Z"/>
          <w:rFonts w:ascii="Times New Roman" w:hAnsi="Times New Roman" w:eastAsia="Times New Roman" w:cs="Times New Roman"/>
          <w:b/>
          <w:bCs/>
          <w:sz w:val="27"/>
          <w:szCs w:val="27"/>
        </w:rPr>
        <w:pPrChange w:id="2457" w:author="MUHAMMAD HAMAD" w:date="2025-03-26T13:56:00Z">
          <w:pPr>
            <w:pStyle w:val="41"/>
            <w:numPr>
              <w:ilvl w:val="0"/>
              <w:numId w:val="52"/>
            </w:numPr>
            <w:spacing w:before="100" w:beforeAutospacing="1" w:after="100" w:afterAutospacing="1" w:line="240" w:lineRule="auto"/>
            <w:ind w:hanging="360"/>
            <w:outlineLvl w:val="2"/>
          </w:pPr>
        </w:pPrChange>
      </w:pPr>
      <w:ins w:id="2460" w:author="MUHAMMAD HAMAD" w:date="2025-03-26T13:46:00Z">
        <w:del w:id="2461" w:author="SHARIF ULLAH" w:date="2026-10-07T14:32:00Z">
          <w:r>
            <w:rPr>
              <w:rFonts w:ascii="Times New Roman" w:hAnsi="Times New Roman" w:eastAsia="Times New Roman" w:cs="Times New Roman"/>
              <w:b/>
              <w:bCs/>
              <w:sz w:val="27"/>
              <w:szCs w:val="27"/>
            </w:rPr>
            <w:delText>The student receives a notification of the new feedback.</w:delText>
          </w:r>
        </w:del>
      </w:ins>
    </w:p>
    <w:p w14:paraId="4DC9A037">
      <w:pPr>
        <w:spacing w:before="100" w:beforeAutospacing="1" w:after="100" w:afterAutospacing="1"/>
        <w:outlineLvl w:val="2"/>
        <w:rPr>
          <w:ins w:id="2463" w:author="MUHAMMAD HAMAD" w:date="2025-03-26T13:46:00Z"/>
          <w:del w:id="2464" w:author="SHARIF ULLAH" w:date="2026-10-07T14:32:00Z"/>
          <w:rFonts w:ascii="Times New Roman" w:hAnsi="Times New Roman" w:eastAsia="Times New Roman" w:cs="Times New Roman"/>
          <w:b/>
          <w:bCs/>
          <w:sz w:val="27"/>
          <w:szCs w:val="27"/>
        </w:rPr>
        <w:pPrChange w:id="2462" w:author="MUHAMMAD HAMAD" w:date="2025-03-26T13:56:00Z">
          <w:pPr>
            <w:pStyle w:val="41"/>
            <w:numPr>
              <w:ilvl w:val="0"/>
              <w:numId w:val="52"/>
            </w:numPr>
            <w:spacing w:before="100" w:beforeAutospacing="1" w:after="100" w:afterAutospacing="1" w:line="240" w:lineRule="auto"/>
            <w:ind w:hanging="360"/>
            <w:outlineLvl w:val="2"/>
          </w:pPr>
        </w:pPrChange>
      </w:pPr>
    </w:p>
    <w:p w14:paraId="4B143293">
      <w:pPr>
        <w:pStyle w:val="4"/>
        <w:spacing w:before="100" w:beforeAutospacing="1" w:after="100" w:afterAutospacing="1"/>
        <w:outlineLvl w:val="2"/>
        <w:rPr>
          <w:ins w:id="2466" w:author="MUHAMMAD HAMAD" w:date="2025-03-26T13:46:00Z"/>
          <w:del w:id="2467" w:author="SHARIF ULLAH" w:date="2026-10-07T14:32:00Z"/>
          <w:rFonts w:ascii="Times New Roman" w:hAnsi="Times New Roman" w:eastAsia="Times New Roman" w:cs="Times New Roman"/>
          <w:b/>
          <w:bCs/>
          <w:sz w:val="27"/>
          <w:szCs w:val="27"/>
        </w:rPr>
        <w:pPrChange w:id="2465" w:author="MUHAMMAD HAMAD" w:date="2025-03-26T13:58:00Z">
          <w:pPr>
            <w:pStyle w:val="41"/>
            <w:numPr>
              <w:ilvl w:val="0"/>
              <w:numId w:val="52"/>
            </w:numPr>
            <w:spacing w:before="100" w:beforeAutospacing="1" w:after="100" w:afterAutospacing="1" w:line="240" w:lineRule="auto"/>
            <w:ind w:hanging="360"/>
            <w:outlineLvl w:val="2"/>
          </w:pPr>
        </w:pPrChange>
      </w:pPr>
      <w:ins w:id="2468" w:author="MUHAMMAD HAMAD" w:date="2025-03-26T13:46:00Z">
        <w:del w:id="2469" w:author="SHARIF ULLAH" w:date="2026-10-07T14:32:00Z">
          <w:bookmarkStart w:id="23" w:name="_Toc193890197"/>
          <w:r>
            <w:rPr>
              <w:rFonts w:ascii="Times New Roman" w:hAnsi="Times New Roman" w:eastAsia="Times New Roman" w:cs="Times New Roman"/>
              <w:b/>
              <w:bCs/>
              <w:sz w:val="27"/>
              <w:szCs w:val="27"/>
            </w:rPr>
            <w:delText>UC 7: View Feedback</w:delText>
          </w:r>
          <w:bookmarkEnd w:id="23"/>
        </w:del>
      </w:ins>
    </w:p>
    <w:p w14:paraId="60E50E03">
      <w:pPr>
        <w:spacing w:before="100" w:beforeAutospacing="1" w:after="100" w:afterAutospacing="1"/>
        <w:outlineLvl w:val="2"/>
        <w:rPr>
          <w:ins w:id="2471" w:author="MUHAMMAD HAMAD" w:date="2025-03-26T13:46:00Z"/>
          <w:del w:id="2472" w:author="SHARIF ULLAH" w:date="2026-10-07T14:32:00Z"/>
          <w:rFonts w:ascii="Times New Roman" w:hAnsi="Times New Roman" w:eastAsia="Times New Roman" w:cs="Times New Roman"/>
          <w:b/>
          <w:bCs/>
          <w:sz w:val="27"/>
          <w:szCs w:val="27"/>
        </w:rPr>
        <w:pPrChange w:id="2470" w:author="MUHAMMAD HAMAD" w:date="2025-03-26T13:56:00Z">
          <w:pPr>
            <w:pStyle w:val="41"/>
            <w:numPr>
              <w:ilvl w:val="0"/>
              <w:numId w:val="52"/>
            </w:numPr>
            <w:spacing w:before="100" w:beforeAutospacing="1" w:after="100" w:afterAutospacing="1" w:line="240" w:lineRule="auto"/>
            <w:ind w:hanging="360"/>
            <w:outlineLvl w:val="2"/>
          </w:pPr>
        </w:pPrChange>
      </w:pPr>
      <w:ins w:id="2473" w:author="MUHAMMAD HAMAD" w:date="2025-03-26T13:46:00Z">
        <w:del w:id="2474" w:author="SHARIF ULLAH" w:date="2026-10-07T14:32:00Z">
          <w:r>
            <w:rPr>
              <w:rFonts w:ascii="Times New Roman" w:hAnsi="Times New Roman" w:eastAsia="Times New Roman" w:cs="Times New Roman"/>
              <w:b/>
              <w:bCs/>
              <w:sz w:val="27"/>
              <w:szCs w:val="27"/>
            </w:rPr>
            <w:delText>Primary Actor:</w:delText>
          </w:r>
        </w:del>
      </w:ins>
    </w:p>
    <w:p w14:paraId="4E577669">
      <w:pPr>
        <w:spacing w:before="100" w:beforeAutospacing="1" w:after="100" w:afterAutospacing="1"/>
        <w:outlineLvl w:val="2"/>
        <w:rPr>
          <w:ins w:id="2476" w:author="MUHAMMAD HAMAD" w:date="2025-03-26T13:46:00Z"/>
          <w:del w:id="2477" w:author="SHARIF ULLAH" w:date="2026-10-07T14:32:00Z"/>
          <w:rFonts w:ascii="Times New Roman" w:hAnsi="Times New Roman" w:eastAsia="Times New Roman" w:cs="Times New Roman"/>
          <w:b/>
          <w:bCs/>
          <w:sz w:val="27"/>
          <w:szCs w:val="27"/>
        </w:rPr>
        <w:pPrChange w:id="2475" w:author="MUHAMMAD HAMAD" w:date="2025-03-26T13:56:00Z">
          <w:pPr>
            <w:pStyle w:val="41"/>
            <w:numPr>
              <w:ilvl w:val="0"/>
              <w:numId w:val="52"/>
            </w:numPr>
            <w:spacing w:before="100" w:beforeAutospacing="1" w:after="100" w:afterAutospacing="1" w:line="240" w:lineRule="auto"/>
            <w:ind w:hanging="360"/>
            <w:outlineLvl w:val="2"/>
          </w:pPr>
        </w:pPrChange>
      </w:pPr>
      <w:ins w:id="2478" w:author="MUHAMMAD HAMAD" w:date="2025-03-26T13:46:00Z">
        <w:del w:id="2479" w:author="SHARIF ULLAH" w:date="2026-10-07T14:32:00Z">
          <w:r>
            <w:rPr>
              <w:rFonts w:ascii="Times New Roman" w:hAnsi="Times New Roman" w:eastAsia="Times New Roman" w:cs="Times New Roman"/>
              <w:b/>
              <w:bCs/>
              <w:sz w:val="27"/>
              <w:szCs w:val="27"/>
            </w:rPr>
            <w:delText>Student</w:delText>
          </w:r>
        </w:del>
      </w:ins>
    </w:p>
    <w:p w14:paraId="0C667483">
      <w:pPr>
        <w:spacing w:before="100" w:beforeAutospacing="1" w:after="100" w:afterAutospacing="1"/>
        <w:outlineLvl w:val="2"/>
        <w:rPr>
          <w:ins w:id="2481" w:author="MUHAMMAD HAMAD" w:date="2025-03-26T13:46:00Z"/>
          <w:del w:id="2482" w:author="SHARIF ULLAH" w:date="2026-10-07T14:32:00Z"/>
          <w:rFonts w:ascii="Times New Roman" w:hAnsi="Times New Roman" w:eastAsia="Times New Roman" w:cs="Times New Roman"/>
          <w:b/>
          <w:bCs/>
          <w:sz w:val="27"/>
          <w:szCs w:val="27"/>
        </w:rPr>
        <w:pPrChange w:id="2480" w:author="MUHAMMAD HAMAD" w:date="2025-03-26T13:56:00Z">
          <w:pPr>
            <w:pStyle w:val="41"/>
            <w:numPr>
              <w:ilvl w:val="0"/>
              <w:numId w:val="52"/>
            </w:numPr>
            <w:spacing w:before="100" w:beforeAutospacing="1" w:after="100" w:afterAutospacing="1" w:line="240" w:lineRule="auto"/>
            <w:ind w:hanging="360"/>
            <w:outlineLvl w:val="2"/>
          </w:pPr>
        </w:pPrChange>
      </w:pPr>
    </w:p>
    <w:p w14:paraId="51907B50">
      <w:pPr>
        <w:spacing w:before="100" w:beforeAutospacing="1" w:after="100" w:afterAutospacing="1"/>
        <w:outlineLvl w:val="2"/>
        <w:rPr>
          <w:ins w:id="2484" w:author="MUHAMMAD HAMAD" w:date="2025-03-26T13:46:00Z"/>
          <w:del w:id="2485" w:author="SHARIF ULLAH" w:date="2026-10-07T14:32:00Z"/>
          <w:rFonts w:ascii="Times New Roman" w:hAnsi="Times New Roman" w:eastAsia="Times New Roman" w:cs="Times New Roman"/>
          <w:b/>
          <w:bCs/>
          <w:sz w:val="27"/>
          <w:szCs w:val="27"/>
        </w:rPr>
        <w:pPrChange w:id="2483" w:author="MUHAMMAD HAMAD" w:date="2025-03-26T13:56:00Z">
          <w:pPr>
            <w:pStyle w:val="41"/>
            <w:numPr>
              <w:ilvl w:val="0"/>
              <w:numId w:val="52"/>
            </w:numPr>
            <w:spacing w:before="100" w:beforeAutospacing="1" w:after="100" w:afterAutospacing="1" w:line="240" w:lineRule="auto"/>
            <w:ind w:hanging="360"/>
            <w:outlineLvl w:val="2"/>
          </w:pPr>
        </w:pPrChange>
      </w:pPr>
      <w:ins w:id="2486" w:author="MUHAMMAD HAMAD" w:date="2025-03-26T13:46:00Z">
        <w:del w:id="2487" w:author="SHARIF ULLAH" w:date="2026-10-07T14:32:00Z">
          <w:r>
            <w:rPr>
              <w:rFonts w:ascii="Times New Roman" w:hAnsi="Times New Roman" w:eastAsia="Times New Roman" w:cs="Times New Roman"/>
              <w:b/>
              <w:bCs/>
              <w:sz w:val="27"/>
              <w:szCs w:val="27"/>
            </w:rPr>
            <w:delText>Preconditions:</w:delText>
          </w:r>
        </w:del>
      </w:ins>
    </w:p>
    <w:p w14:paraId="2ED78EF8">
      <w:pPr>
        <w:spacing w:before="100" w:beforeAutospacing="1" w:after="100" w:afterAutospacing="1"/>
        <w:outlineLvl w:val="2"/>
        <w:rPr>
          <w:ins w:id="2489" w:author="MUHAMMAD HAMAD" w:date="2025-03-26T13:46:00Z"/>
          <w:del w:id="2490" w:author="SHARIF ULLAH" w:date="2026-10-07T14:32:00Z"/>
          <w:rFonts w:ascii="Times New Roman" w:hAnsi="Times New Roman" w:eastAsia="Times New Roman" w:cs="Times New Roman"/>
          <w:b/>
          <w:bCs/>
          <w:sz w:val="27"/>
          <w:szCs w:val="27"/>
        </w:rPr>
        <w:pPrChange w:id="2488" w:author="MUHAMMAD HAMAD" w:date="2025-03-26T13:56:00Z">
          <w:pPr>
            <w:pStyle w:val="41"/>
            <w:numPr>
              <w:ilvl w:val="0"/>
              <w:numId w:val="52"/>
            </w:numPr>
            <w:spacing w:before="100" w:beforeAutospacing="1" w:after="100" w:afterAutospacing="1" w:line="240" w:lineRule="auto"/>
            <w:ind w:hanging="360"/>
            <w:outlineLvl w:val="2"/>
          </w:pPr>
        </w:pPrChange>
      </w:pPr>
    </w:p>
    <w:p w14:paraId="1E9490F2">
      <w:pPr>
        <w:spacing w:before="100" w:beforeAutospacing="1" w:after="100" w:afterAutospacing="1"/>
        <w:outlineLvl w:val="2"/>
        <w:rPr>
          <w:ins w:id="2492" w:author="MUHAMMAD HAMAD" w:date="2025-03-26T13:46:00Z"/>
          <w:del w:id="2493" w:author="SHARIF ULLAH" w:date="2026-10-07T14:32:00Z"/>
          <w:rFonts w:ascii="Times New Roman" w:hAnsi="Times New Roman" w:eastAsia="Times New Roman" w:cs="Times New Roman"/>
          <w:b/>
          <w:bCs/>
          <w:sz w:val="27"/>
          <w:szCs w:val="27"/>
        </w:rPr>
        <w:pPrChange w:id="2491" w:author="MUHAMMAD HAMAD" w:date="2025-03-26T13:56:00Z">
          <w:pPr>
            <w:pStyle w:val="41"/>
            <w:numPr>
              <w:ilvl w:val="0"/>
              <w:numId w:val="52"/>
            </w:numPr>
            <w:spacing w:before="100" w:beforeAutospacing="1" w:after="100" w:afterAutospacing="1" w:line="240" w:lineRule="auto"/>
            <w:ind w:hanging="360"/>
            <w:outlineLvl w:val="2"/>
          </w:pPr>
        </w:pPrChange>
      </w:pPr>
      <w:ins w:id="2494" w:author="MUHAMMAD HAMAD" w:date="2025-03-26T13:46:00Z">
        <w:del w:id="2495" w:author="SHARIF ULLAH" w:date="2026-10-07T14:32:00Z">
          <w:r>
            <w:rPr>
              <w:rFonts w:ascii="Times New Roman" w:hAnsi="Times New Roman" w:eastAsia="Times New Roman" w:cs="Times New Roman"/>
              <w:b/>
              <w:bCs/>
              <w:sz w:val="27"/>
              <w:szCs w:val="27"/>
            </w:rPr>
            <w:delText>The supervisor has submitted feedback for the student’s work product.</w:delText>
          </w:r>
        </w:del>
      </w:ins>
    </w:p>
    <w:p w14:paraId="44894704">
      <w:pPr>
        <w:spacing w:before="100" w:beforeAutospacing="1" w:after="100" w:afterAutospacing="1"/>
        <w:outlineLvl w:val="2"/>
        <w:rPr>
          <w:ins w:id="2497" w:author="MUHAMMAD HAMAD" w:date="2025-03-26T13:46:00Z"/>
          <w:del w:id="2498" w:author="SHARIF ULLAH" w:date="2026-10-07T14:32:00Z"/>
          <w:rFonts w:ascii="Times New Roman" w:hAnsi="Times New Roman" w:eastAsia="Times New Roman" w:cs="Times New Roman"/>
          <w:b/>
          <w:bCs/>
          <w:sz w:val="27"/>
          <w:szCs w:val="27"/>
        </w:rPr>
        <w:pPrChange w:id="2496" w:author="MUHAMMAD HAMAD" w:date="2025-03-26T13:56:00Z">
          <w:pPr>
            <w:pStyle w:val="41"/>
            <w:numPr>
              <w:ilvl w:val="0"/>
              <w:numId w:val="52"/>
            </w:numPr>
            <w:spacing w:before="100" w:beforeAutospacing="1" w:after="100" w:afterAutospacing="1" w:line="240" w:lineRule="auto"/>
            <w:ind w:hanging="360"/>
            <w:outlineLvl w:val="2"/>
          </w:pPr>
        </w:pPrChange>
      </w:pPr>
    </w:p>
    <w:p w14:paraId="617639A5">
      <w:pPr>
        <w:spacing w:before="100" w:beforeAutospacing="1" w:after="100" w:afterAutospacing="1"/>
        <w:outlineLvl w:val="2"/>
        <w:rPr>
          <w:ins w:id="2500" w:author="MUHAMMAD HAMAD" w:date="2025-03-26T13:46:00Z"/>
          <w:del w:id="2501" w:author="SHARIF ULLAH" w:date="2026-10-07T14:32:00Z"/>
          <w:rFonts w:ascii="Times New Roman" w:hAnsi="Times New Roman" w:eastAsia="Times New Roman" w:cs="Times New Roman"/>
          <w:b/>
          <w:bCs/>
          <w:sz w:val="27"/>
          <w:szCs w:val="27"/>
        </w:rPr>
        <w:pPrChange w:id="2499" w:author="MUHAMMAD HAMAD" w:date="2025-03-26T13:56:00Z">
          <w:pPr>
            <w:pStyle w:val="41"/>
            <w:numPr>
              <w:ilvl w:val="0"/>
              <w:numId w:val="52"/>
            </w:numPr>
            <w:spacing w:before="100" w:beforeAutospacing="1" w:after="100" w:afterAutospacing="1" w:line="240" w:lineRule="auto"/>
            <w:ind w:hanging="360"/>
            <w:outlineLvl w:val="2"/>
          </w:pPr>
        </w:pPrChange>
      </w:pPr>
      <w:ins w:id="2502" w:author="MUHAMMAD HAMAD" w:date="2025-03-26T13:46:00Z">
        <w:del w:id="2503" w:author="SHARIF ULLAH" w:date="2026-10-07T14:32:00Z">
          <w:r>
            <w:rPr>
              <w:rFonts w:ascii="Times New Roman" w:hAnsi="Times New Roman" w:eastAsia="Times New Roman" w:cs="Times New Roman"/>
              <w:b/>
              <w:bCs/>
              <w:sz w:val="27"/>
              <w:szCs w:val="27"/>
            </w:rPr>
            <w:delText>The student is logged in.</w:delText>
          </w:r>
        </w:del>
      </w:ins>
    </w:p>
    <w:p w14:paraId="0F8E5CF0">
      <w:pPr>
        <w:spacing w:before="100" w:beforeAutospacing="1" w:after="100" w:afterAutospacing="1"/>
        <w:outlineLvl w:val="2"/>
        <w:rPr>
          <w:ins w:id="2505" w:author="MUHAMMAD HAMAD" w:date="2025-03-26T13:46:00Z"/>
          <w:del w:id="2506" w:author="SHARIF ULLAH" w:date="2026-10-07T14:32:00Z"/>
          <w:rFonts w:ascii="Times New Roman" w:hAnsi="Times New Roman" w:eastAsia="Times New Roman" w:cs="Times New Roman"/>
          <w:b/>
          <w:bCs/>
          <w:sz w:val="27"/>
          <w:szCs w:val="27"/>
        </w:rPr>
        <w:pPrChange w:id="2504" w:author="MUHAMMAD HAMAD" w:date="2025-03-26T13:56:00Z">
          <w:pPr>
            <w:pStyle w:val="41"/>
            <w:numPr>
              <w:ilvl w:val="0"/>
              <w:numId w:val="52"/>
            </w:numPr>
            <w:spacing w:before="100" w:beforeAutospacing="1" w:after="100" w:afterAutospacing="1" w:line="240" w:lineRule="auto"/>
            <w:ind w:hanging="360"/>
            <w:outlineLvl w:val="2"/>
          </w:pPr>
        </w:pPrChange>
      </w:pPr>
    </w:p>
    <w:p w14:paraId="63902F8A">
      <w:pPr>
        <w:spacing w:before="100" w:beforeAutospacing="1" w:after="100" w:afterAutospacing="1"/>
        <w:outlineLvl w:val="2"/>
        <w:rPr>
          <w:ins w:id="2508" w:author="MUHAMMAD HAMAD" w:date="2025-03-26T13:46:00Z"/>
          <w:del w:id="2509" w:author="SHARIF ULLAH" w:date="2026-10-07T14:32:00Z"/>
          <w:rFonts w:ascii="Times New Roman" w:hAnsi="Times New Roman" w:eastAsia="Times New Roman" w:cs="Times New Roman"/>
          <w:b/>
          <w:bCs/>
          <w:sz w:val="27"/>
          <w:szCs w:val="27"/>
        </w:rPr>
        <w:pPrChange w:id="2507" w:author="MUHAMMAD HAMAD" w:date="2025-03-26T13:56:00Z">
          <w:pPr>
            <w:pStyle w:val="41"/>
            <w:numPr>
              <w:ilvl w:val="0"/>
              <w:numId w:val="52"/>
            </w:numPr>
            <w:spacing w:before="100" w:beforeAutospacing="1" w:after="100" w:afterAutospacing="1" w:line="240" w:lineRule="auto"/>
            <w:ind w:hanging="360"/>
            <w:outlineLvl w:val="2"/>
          </w:pPr>
        </w:pPrChange>
      </w:pPr>
      <w:ins w:id="2510" w:author="MUHAMMAD HAMAD" w:date="2025-03-26T13:46:00Z">
        <w:del w:id="2511" w:author="SHARIF ULLAH" w:date="2026-10-07T14:32:00Z">
          <w:r>
            <w:rPr>
              <w:rFonts w:ascii="Times New Roman" w:hAnsi="Times New Roman" w:eastAsia="Times New Roman" w:cs="Times New Roman"/>
              <w:b/>
              <w:bCs/>
              <w:sz w:val="27"/>
              <w:szCs w:val="27"/>
            </w:rPr>
            <w:delText>Main Success Scenario:</w:delText>
          </w:r>
        </w:del>
      </w:ins>
    </w:p>
    <w:p w14:paraId="2D7C9E7F">
      <w:pPr>
        <w:spacing w:before="100" w:beforeAutospacing="1" w:after="100" w:afterAutospacing="1"/>
        <w:outlineLvl w:val="2"/>
        <w:rPr>
          <w:ins w:id="2513" w:author="MUHAMMAD HAMAD" w:date="2025-03-26T13:46:00Z"/>
          <w:del w:id="2514" w:author="SHARIF ULLAH" w:date="2026-10-07T14:32:00Z"/>
          <w:rFonts w:ascii="Times New Roman" w:hAnsi="Times New Roman" w:eastAsia="Times New Roman" w:cs="Times New Roman"/>
          <w:b/>
          <w:bCs/>
          <w:sz w:val="27"/>
          <w:szCs w:val="27"/>
        </w:rPr>
        <w:pPrChange w:id="2512" w:author="MUHAMMAD HAMAD" w:date="2025-03-26T13:56:00Z">
          <w:pPr>
            <w:pStyle w:val="41"/>
            <w:numPr>
              <w:ilvl w:val="0"/>
              <w:numId w:val="52"/>
            </w:numPr>
            <w:spacing w:before="100" w:beforeAutospacing="1" w:after="100" w:afterAutospacing="1" w:line="240" w:lineRule="auto"/>
            <w:ind w:hanging="360"/>
            <w:outlineLvl w:val="2"/>
          </w:pPr>
        </w:pPrChange>
      </w:pPr>
    </w:p>
    <w:p w14:paraId="20D92E0E">
      <w:pPr>
        <w:spacing w:before="100" w:beforeAutospacing="1" w:after="100" w:afterAutospacing="1"/>
        <w:outlineLvl w:val="2"/>
        <w:rPr>
          <w:ins w:id="2516" w:author="MUHAMMAD HAMAD" w:date="2025-03-26T13:46:00Z"/>
          <w:del w:id="2517" w:author="SHARIF ULLAH" w:date="2026-10-07T14:32:00Z"/>
          <w:rFonts w:ascii="Times New Roman" w:hAnsi="Times New Roman" w:eastAsia="Times New Roman" w:cs="Times New Roman"/>
          <w:b/>
          <w:bCs/>
          <w:sz w:val="27"/>
          <w:szCs w:val="27"/>
        </w:rPr>
        <w:pPrChange w:id="2515" w:author="MUHAMMAD HAMAD" w:date="2025-03-26T13:56:00Z">
          <w:pPr>
            <w:pStyle w:val="41"/>
            <w:numPr>
              <w:ilvl w:val="0"/>
              <w:numId w:val="52"/>
            </w:numPr>
            <w:spacing w:before="100" w:beforeAutospacing="1" w:after="100" w:afterAutospacing="1" w:line="240" w:lineRule="auto"/>
            <w:ind w:hanging="360"/>
            <w:outlineLvl w:val="2"/>
          </w:pPr>
        </w:pPrChange>
      </w:pPr>
      <w:ins w:id="2518" w:author="MUHAMMAD HAMAD" w:date="2025-03-26T13:46:00Z">
        <w:del w:id="2519" w:author="SHARIF ULLAH" w:date="2026-10-07T14:32:00Z">
          <w:r>
            <w:rPr>
              <w:rFonts w:ascii="Times New Roman" w:hAnsi="Times New Roman" w:eastAsia="Times New Roman" w:cs="Times New Roman"/>
              <w:b/>
              <w:bCs/>
              <w:sz w:val="27"/>
              <w:szCs w:val="27"/>
            </w:rPr>
            <w:delText>The student navigates to the project feedback section on the project page.</w:delText>
          </w:r>
        </w:del>
      </w:ins>
    </w:p>
    <w:p w14:paraId="46C8803D">
      <w:pPr>
        <w:spacing w:before="100" w:beforeAutospacing="1" w:after="100" w:afterAutospacing="1"/>
        <w:outlineLvl w:val="2"/>
        <w:rPr>
          <w:ins w:id="2521" w:author="MUHAMMAD HAMAD" w:date="2025-03-26T13:46:00Z"/>
          <w:del w:id="2522" w:author="SHARIF ULLAH" w:date="2026-10-07T14:32:00Z"/>
          <w:rFonts w:ascii="Times New Roman" w:hAnsi="Times New Roman" w:eastAsia="Times New Roman" w:cs="Times New Roman"/>
          <w:b/>
          <w:bCs/>
          <w:sz w:val="27"/>
          <w:szCs w:val="27"/>
        </w:rPr>
        <w:pPrChange w:id="2520" w:author="MUHAMMAD HAMAD" w:date="2025-03-26T13:56:00Z">
          <w:pPr>
            <w:pStyle w:val="41"/>
            <w:numPr>
              <w:ilvl w:val="0"/>
              <w:numId w:val="52"/>
            </w:numPr>
            <w:spacing w:before="100" w:beforeAutospacing="1" w:after="100" w:afterAutospacing="1" w:line="240" w:lineRule="auto"/>
            <w:ind w:hanging="360"/>
            <w:outlineLvl w:val="2"/>
          </w:pPr>
        </w:pPrChange>
      </w:pPr>
    </w:p>
    <w:p w14:paraId="14EC83FF">
      <w:pPr>
        <w:spacing w:before="100" w:beforeAutospacing="1" w:after="100" w:afterAutospacing="1"/>
        <w:outlineLvl w:val="2"/>
        <w:rPr>
          <w:ins w:id="2524" w:author="MUHAMMAD HAMAD" w:date="2025-03-26T13:46:00Z"/>
          <w:del w:id="2525" w:author="SHARIF ULLAH" w:date="2026-10-07T14:32:00Z"/>
          <w:rFonts w:ascii="Times New Roman" w:hAnsi="Times New Roman" w:eastAsia="Times New Roman" w:cs="Times New Roman"/>
          <w:b/>
          <w:bCs/>
          <w:sz w:val="27"/>
          <w:szCs w:val="27"/>
        </w:rPr>
        <w:pPrChange w:id="2523" w:author="MUHAMMAD HAMAD" w:date="2025-03-26T13:56:00Z">
          <w:pPr>
            <w:pStyle w:val="41"/>
            <w:numPr>
              <w:ilvl w:val="0"/>
              <w:numId w:val="52"/>
            </w:numPr>
            <w:spacing w:before="100" w:beforeAutospacing="1" w:after="100" w:afterAutospacing="1" w:line="240" w:lineRule="auto"/>
            <w:ind w:hanging="360"/>
            <w:outlineLvl w:val="2"/>
          </w:pPr>
        </w:pPrChange>
      </w:pPr>
      <w:ins w:id="2526" w:author="MUHAMMAD HAMAD" w:date="2025-03-26T13:46:00Z">
        <w:del w:id="2527" w:author="SHARIF ULLAH" w:date="2026-10-07T14:32:00Z">
          <w:r>
            <w:rPr>
              <w:rFonts w:ascii="Times New Roman" w:hAnsi="Times New Roman" w:eastAsia="Times New Roman" w:cs="Times New Roman"/>
              <w:b/>
              <w:bCs/>
              <w:sz w:val="27"/>
              <w:szCs w:val="27"/>
            </w:rPr>
            <w:delText>The system displays a list of work products for which feedback is available.</w:delText>
          </w:r>
        </w:del>
      </w:ins>
    </w:p>
    <w:p w14:paraId="50908D53">
      <w:pPr>
        <w:spacing w:before="100" w:beforeAutospacing="1" w:after="100" w:afterAutospacing="1"/>
        <w:outlineLvl w:val="2"/>
        <w:rPr>
          <w:ins w:id="2529" w:author="MUHAMMAD HAMAD" w:date="2025-03-26T13:46:00Z"/>
          <w:del w:id="2530" w:author="SHARIF ULLAH" w:date="2026-10-07T14:32:00Z"/>
          <w:rFonts w:ascii="Times New Roman" w:hAnsi="Times New Roman" w:eastAsia="Times New Roman" w:cs="Times New Roman"/>
          <w:b/>
          <w:bCs/>
          <w:sz w:val="27"/>
          <w:szCs w:val="27"/>
        </w:rPr>
        <w:pPrChange w:id="2528" w:author="MUHAMMAD HAMAD" w:date="2025-03-26T13:56:00Z">
          <w:pPr>
            <w:pStyle w:val="41"/>
            <w:numPr>
              <w:ilvl w:val="0"/>
              <w:numId w:val="52"/>
            </w:numPr>
            <w:spacing w:before="100" w:beforeAutospacing="1" w:after="100" w:afterAutospacing="1" w:line="240" w:lineRule="auto"/>
            <w:ind w:hanging="360"/>
            <w:outlineLvl w:val="2"/>
          </w:pPr>
        </w:pPrChange>
      </w:pPr>
    </w:p>
    <w:p w14:paraId="548A9220">
      <w:pPr>
        <w:spacing w:before="100" w:beforeAutospacing="1" w:after="100" w:afterAutospacing="1"/>
        <w:outlineLvl w:val="2"/>
        <w:rPr>
          <w:ins w:id="2532" w:author="MUHAMMAD HAMAD" w:date="2025-03-26T13:46:00Z"/>
          <w:del w:id="2533" w:author="SHARIF ULLAH" w:date="2026-10-07T14:32:00Z"/>
          <w:rFonts w:ascii="Times New Roman" w:hAnsi="Times New Roman" w:eastAsia="Times New Roman" w:cs="Times New Roman"/>
          <w:b/>
          <w:bCs/>
          <w:sz w:val="27"/>
          <w:szCs w:val="27"/>
        </w:rPr>
        <w:pPrChange w:id="2531" w:author="MUHAMMAD HAMAD" w:date="2025-03-26T13:56:00Z">
          <w:pPr>
            <w:pStyle w:val="41"/>
            <w:numPr>
              <w:ilvl w:val="0"/>
              <w:numId w:val="52"/>
            </w:numPr>
            <w:spacing w:before="100" w:beforeAutospacing="1" w:after="100" w:afterAutospacing="1" w:line="240" w:lineRule="auto"/>
            <w:ind w:hanging="360"/>
            <w:outlineLvl w:val="2"/>
          </w:pPr>
        </w:pPrChange>
      </w:pPr>
      <w:ins w:id="2534" w:author="MUHAMMAD HAMAD" w:date="2025-03-26T13:46:00Z">
        <w:del w:id="2535" w:author="SHARIF ULLAH" w:date="2026-10-07T14:32:00Z">
          <w:r>
            <w:rPr>
              <w:rFonts w:ascii="Times New Roman" w:hAnsi="Times New Roman" w:eastAsia="Times New Roman" w:cs="Times New Roman"/>
              <w:b/>
              <w:bCs/>
              <w:sz w:val="27"/>
              <w:szCs w:val="27"/>
            </w:rPr>
            <w:delText>The student selects a specific work product to view its feedback.</w:delText>
          </w:r>
        </w:del>
      </w:ins>
    </w:p>
    <w:p w14:paraId="6314C1D2">
      <w:pPr>
        <w:spacing w:before="100" w:beforeAutospacing="1" w:after="100" w:afterAutospacing="1"/>
        <w:outlineLvl w:val="2"/>
        <w:rPr>
          <w:ins w:id="2537" w:author="MUHAMMAD HAMAD" w:date="2025-03-26T13:46:00Z"/>
          <w:del w:id="2538" w:author="SHARIF ULLAH" w:date="2026-10-07T14:32:00Z"/>
          <w:rFonts w:ascii="Times New Roman" w:hAnsi="Times New Roman" w:eastAsia="Times New Roman" w:cs="Times New Roman"/>
          <w:b/>
          <w:bCs/>
          <w:sz w:val="27"/>
          <w:szCs w:val="27"/>
        </w:rPr>
        <w:pPrChange w:id="2536" w:author="MUHAMMAD HAMAD" w:date="2025-03-26T13:56:00Z">
          <w:pPr>
            <w:pStyle w:val="41"/>
            <w:numPr>
              <w:ilvl w:val="0"/>
              <w:numId w:val="52"/>
            </w:numPr>
            <w:spacing w:before="100" w:beforeAutospacing="1" w:after="100" w:afterAutospacing="1" w:line="240" w:lineRule="auto"/>
            <w:ind w:hanging="360"/>
            <w:outlineLvl w:val="2"/>
          </w:pPr>
        </w:pPrChange>
      </w:pPr>
    </w:p>
    <w:p w14:paraId="2E5C7A38">
      <w:pPr>
        <w:spacing w:before="100" w:beforeAutospacing="1" w:after="100" w:afterAutospacing="1"/>
        <w:outlineLvl w:val="2"/>
        <w:rPr>
          <w:ins w:id="2540" w:author="MUHAMMAD HAMAD" w:date="2025-03-26T13:46:00Z"/>
          <w:del w:id="2541" w:author="SHARIF ULLAH" w:date="2026-10-07T14:32:00Z"/>
          <w:rFonts w:ascii="Times New Roman" w:hAnsi="Times New Roman" w:eastAsia="Times New Roman" w:cs="Times New Roman"/>
          <w:b/>
          <w:bCs/>
          <w:sz w:val="27"/>
          <w:szCs w:val="27"/>
        </w:rPr>
        <w:pPrChange w:id="2539" w:author="MUHAMMAD HAMAD" w:date="2025-03-26T13:56:00Z">
          <w:pPr>
            <w:pStyle w:val="41"/>
            <w:numPr>
              <w:ilvl w:val="0"/>
              <w:numId w:val="52"/>
            </w:numPr>
            <w:spacing w:before="100" w:beforeAutospacing="1" w:after="100" w:afterAutospacing="1" w:line="240" w:lineRule="auto"/>
            <w:ind w:hanging="360"/>
            <w:outlineLvl w:val="2"/>
          </w:pPr>
        </w:pPrChange>
      </w:pPr>
      <w:ins w:id="2542" w:author="MUHAMMAD HAMAD" w:date="2025-03-26T13:46:00Z">
        <w:del w:id="2543" w:author="SHARIF ULLAH" w:date="2026-10-07T14:32:00Z">
          <w:r>
            <w:rPr>
              <w:rFonts w:ascii="Times New Roman" w:hAnsi="Times New Roman" w:eastAsia="Times New Roman" w:cs="Times New Roman"/>
              <w:b/>
              <w:bCs/>
              <w:sz w:val="27"/>
              <w:szCs w:val="27"/>
            </w:rPr>
            <w:delText>The system displays the feedback provided by the supervisor.</w:delText>
          </w:r>
        </w:del>
      </w:ins>
    </w:p>
    <w:p w14:paraId="2CC98385">
      <w:pPr>
        <w:spacing w:before="100" w:beforeAutospacing="1" w:after="100" w:afterAutospacing="1"/>
        <w:outlineLvl w:val="2"/>
        <w:rPr>
          <w:ins w:id="2545" w:author="MUHAMMAD HAMAD" w:date="2025-03-26T13:46:00Z"/>
          <w:del w:id="2546" w:author="SHARIF ULLAH" w:date="2026-10-07T14:32:00Z"/>
          <w:rFonts w:ascii="Times New Roman" w:hAnsi="Times New Roman" w:eastAsia="Times New Roman" w:cs="Times New Roman"/>
          <w:b/>
          <w:bCs/>
          <w:sz w:val="27"/>
          <w:szCs w:val="27"/>
        </w:rPr>
        <w:pPrChange w:id="2544" w:author="MUHAMMAD HAMAD" w:date="2025-03-26T13:56:00Z">
          <w:pPr>
            <w:pStyle w:val="41"/>
            <w:numPr>
              <w:ilvl w:val="0"/>
              <w:numId w:val="52"/>
            </w:numPr>
            <w:spacing w:before="100" w:beforeAutospacing="1" w:after="100" w:afterAutospacing="1" w:line="240" w:lineRule="auto"/>
            <w:ind w:hanging="360"/>
            <w:outlineLvl w:val="2"/>
          </w:pPr>
        </w:pPrChange>
      </w:pPr>
    </w:p>
    <w:p w14:paraId="49C7629A">
      <w:pPr>
        <w:spacing w:before="100" w:beforeAutospacing="1" w:after="100" w:afterAutospacing="1"/>
        <w:outlineLvl w:val="2"/>
        <w:rPr>
          <w:ins w:id="2548" w:author="MUHAMMAD HAMAD" w:date="2025-03-26T13:46:00Z"/>
          <w:del w:id="2549" w:author="SHARIF ULLAH" w:date="2026-10-07T14:32:00Z"/>
          <w:rFonts w:ascii="Times New Roman" w:hAnsi="Times New Roman" w:eastAsia="Times New Roman" w:cs="Times New Roman"/>
          <w:b/>
          <w:bCs/>
          <w:sz w:val="27"/>
          <w:szCs w:val="27"/>
        </w:rPr>
        <w:pPrChange w:id="2547" w:author="MUHAMMAD HAMAD" w:date="2025-03-26T13:56:00Z">
          <w:pPr>
            <w:pStyle w:val="41"/>
            <w:numPr>
              <w:ilvl w:val="0"/>
              <w:numId w:val="52"/>
            </w:numPr>
            <w:spacing w:before="100" w:beforeAutospacing="1" w:after="100" w:afterAutospacing="1" w:line="240" w:lineRule="auto"/>
            <w:ind w:hanging="360"/>
            <w:outlineLvl w:val="2"/>
          </w:pPr>
        </w:pPrChange>
      </w:pPr>
      <w:ins w:id="2550" w:author="MUHAMMAD HAMAD" w:date="2025-03-26T13:46:00Z">
        <w:del w:id="2551" w:author="SHARIF ULLAH" w:date="2026-10-07T14:32:00Z">
          <w:r>
            <w:rPr>
              <w:rFonts w:ascii="Times New Roman" w:hAnsi="Times New Roman" w:eastAsia="Times New Roman" w:cs="Times New Roman"/>
              <w:b/>
              <w:bCs/>
              <w:sz w:val="27"/>
              <w:szCs w:val="27"/>
            </w:rPr>
            <w:delText>Alternate Scenarios:</w:delText>
          </w:r>
        </w:del>
      </w:ins>
    </w:p>
    <w:p w14:paraId="011E8D42">
      <w:pPr>
        <w:spacing w:before="100" w:beforeAutospacing="1" w:after="100" w:afterAutospacing="1"/>
        <w:outlineLvl w:val="2"/>
        <w:rPr>
          <w:ins w:id="2553" w:author="MUHAMMAD HAMAD" w:date="2025-03-26T13:46:00Z"/>
          <w:del w:id="2554" w:author="SHARIF ULLAH" w:date="2026-10-07T14:32:00Z"/>
          <w:rFonts w:ascii="Times New Roman" w:hAnsi="Times New Roman" w:eastAsia="Times New Roman" w:cs="Times New Roman"/>
          <w:b/>
          <w:bCs/>
          <w:sz w:val="27"/>
          <w:szCs w:val="27"/>
        </w:rPr>
        <w:pPrChange w:id="2552" w:author="MUHAMMAD HAMAD" w:date="2025-03-26T13:56:00Z">
          <w:pPr>
            <w:pStyle w:val="41"/>
            <w:numPr>
              <w:ilvl w:val="0"/>
              <w:numId w:val="52"/>
            </w:numPr>
            <w:spacing w:before="100" w:beforeAutospacing="1" w:after="100" w:afterAutospacing="1" w:line="240" w:lineRule="auto"/>
            <w:ind w:hanging="360"/>
            <w:outlineLvl w:val="2"/>
          </w:pPr>
        </w:pPrChange>
      </w:pPr>
    </w:p>
    <w:p w14:paraId="0C1DD241">
      <w:pPr>
        <w:spacing w:before="100" w:beforeAutospacing="1" w:after="100" w:afterAutospacing="1"/>
        <w:outlineLvl w:val="2"/>
        <w:rPr>
          <w:ins w:id="2556" w:author="MUHAMMAD HAMAD" w:date="2025-03-26T13:46:00Z"/>
          <w:del w:id="2557" w:author="SHARIF ULLAH" w:date="2026-10-07T14:32:00Z"/>
          <w:rFonts w:ascii="Times New Roman" w:hAnsi="Times New Roman" w:eastAsia="Times New Roman" w:cs="Times New Roman"/>
          <w:b/>
          <w:bCs/>
          <w:sz w:val="27"/>
          <w:szCs w:val="27"/>
        </w:rPr>
        <w:pPrChange w:id="2555" w:author="MUHAMMAD HAMAD" w:date="2025-03-26T13:56:00Z">
          <w:pPr>
            <w:pStyle w:val="41"/>
            <w:numPr>
              <w:ilvl w:val="0"/>
              <w:numId w:val="52"/>
            </w:numPr>
            <w:spacing w:before="100" w:beforeAutospacing="1" w:after="100" w:afterAutospacing="1" w:line="240" w:lineRule="auto"/>
            <w:ind w:hanging="360"/>
            <w:outlineLvl w:val="2"/>
          </w:pPr>
        </w:pPrChange>
      </w:pPr>
      <w:ins w:id="2558" w:author="MUHAMMAD HAMAD" w:date="2025-03-26T13:46:00Z">
        <w:del w:id="2559" w:author="SHARIF ULLAH" w:date="2026-10-07T14:32:00Z">
          <w:r>
            <w:rPr>
              <w:rFonts w:ascii="Times New Roman" w:hAnsi="Times New Roman" w:eastAsia="Times New Roman" w:cs="Times New Roman"/>
              <w:b/>
              <w:bCs/>
              <w:sz w:val="27"/>
              <w:szCs w:val="27"/>
            </w:rPr>
            <w:delText>Alternate 7.1: If feedback is missing or not yet available, the system informs the student accordingly.</w:delText>
          </w:r>
        </w:del>
      </w:ins>
    </w:p>
    <w:p w14:paraId="6F17C0B5">
      <w:pPr>
        <w:spacing w:before="100" w:beforeAutospacing="1" w:after="100" w:afterAutospacing="1"/>
        <w:outlineLvl w:val="2"/>
        <w:rPr>
          <w:ins w:id="2561" w:author="MUHAMMAD HAMAD" w:date="2025-03-26T13:46:00Z"/>
          <w:del w:id="2562" w:author="SHARIF ULLAH" w:date="2026-10-07T14:32:00Z"/>
          <w:rFonts w:ascii="Times New Roman" w:hAnsi="Times New Roman" w:eastAsia="Times New Roman" w:cs="Times New Roman"/>
          <w:b/>
          <w:bCs/>
          <w:sz w:val="27"/>
          <w:szCs w:val="27"/>
        </w:rPr>
        <w:pPrChange w:id="2560" w:author="MUHAMMAD HAMAD" w:date="2025-03-26T13:56:00Z">
          <w:pPr>
            <w:pStyle w:val="41"/>
            <w:numPr>
              <w:ilvl w:val="0"/>
              <w:numId w:val="52"/>
            </w:numPr>
            <w:spacing w:before="100" w:beforeAutospacing="1" w:after="100" w:afterAutospacing="1" w:line="240" w:lineRule="auto"/>
            <w:ind w:hanging="360"/>
            <w:outlineLvl w:val="2"/>
          </w:pPr>
        </w:pPrChange>
      </w:pPr>
    </w:p>
    <w:p w14:paraId="7D48D4D3">
      <w:pPr>
        <w:spacing w:before="100" w:beforeAutospacing="1" w:after="100" w:afterAutospacing="1"/>
        <w:outlineLvl w:val="2"/>
        <w:rPr>
          <w:ins w:id="2564" w:author="MUHAMMAD HAMAD" w:date="2025-03-26T13:46:00Z"/>
          <w:del w:id="2565" w:author="SHARIF ULLAH" w:date="2026-10-07T14:32:00Z"/>
          <w:rFonts w:ascii="Times New Roman" w:hAnsi="Times New Roman" w:eastAsia="Times New Roman" w:cs="Times New Roman"/>
          <w:b/>
          <w:bCs/>
          <w:sz w:val="27"/>
          <w:szCs w:val="27"/>
        </w:rPr>
        <w:pPrChange w:id="2563" w:author="MUHAMMAD HAMAD" w:date="2025-03-26T13:56:00Z">
          <w:pPr>
            <w:pStyle w:val="41"/>
            <w:numPr>
              <w:ilvl w:val="0"/>
              <w:numId w:val="52"/>
            </w:numPr>
            <w:spacing w:before="100" w:beforeAutospacing="1" w:after="100" w:afterAutospacing="1" w:line="240" w:lineRule="auto"/>
            <w:ind w:hanging="360"/>
            <w:outlineLvl w:val="2"/>
          </w:pPr>
        </w:pPrChange>
      </w:pPr>
      <w:ins w:id="2566" w:author="MUHAMMAD HAMAD" w:date="2025-03-26T13:46:00Z">
        <w:del w:id="2567" w:author="SHARIF ULLAH" w:date="2026-10-07T14:32:00Z">
          <w:r>
            <w:rPr>
              <w:rFonts w:ascii="Times New Roman" w:hAnsi="Times New Roman" w:eastAsia="Times New Roman" w:cs="Times New Roman"/>
              <w:b/>
              <w:bCs/>
              <w:sz w:val="27"/>
              <w:szCs w:val="27"/>
            </w:rPr>
            <w:delText>Alternate 7.2: If the student wishes to respond to the feedback, the system provides an option to send a query to the supervisor.</w:delText>
          </w:r>
        </w:del>
      </w:ins>
    </w:p>
    <w:p w14:paraId="6E19AEFE">
      <w:pPr>
        <w:spacing w:before="100" w:beforeAutospacing="1" w:after="100" w:afterAutospacing="1"/>
        <w:outlineLvl w:val="2"/>
        <w:rPr>
          <w:ins w:id="2569" w:author="MUHAMMAD HAMAD" w:date="2025-03-26T13:46:00Z"/>
          <w:del w:id="2570" w:author="SHARIF ULLAH" w:date="2026-10-07T14:32:00Z"/>
          <w:rFonts w:ascii="Times New Roman" w:hAnsi="Times New Roman" w:eastAsia="Times New Roman" w:cs="Times New Roman"/>
          <w:b/>
          <w:bCs/>
          <w:sz w:val="27"/>
          <w:szCs w:val="27"/>
        </w:rPr>
        <w:pPrChange w:id="2568" w:author="MUHAMMAD HAMAD" w:date="2025-03-26T13:56:00Z">
          <w:pPr>
            <w:pStyle w:val="41"/>
            <w:numPr>
              <w:ilvl w:val="0"/>
              <w:numId w:val="52"/>
            </w:numPr>
            <w:spacing w:before="100" w:beforeAutospacing="1" w:after="100" w:afterAutospacing="1" w:line="240" w:lineRule="auto"/>
            <w:ind w:hanging="360"/>
            <w:outlineLvl w:val="2"/>
          </w:pPr>
        </w:pPrChange>
      </w:pPr>
    </w:p>
    <w:p w14:paraId="6A5B285A">
      <w:pPr>
        <w:spacing w:before="100" w:beforeAutospacing="1" w:after="100" w:afterAutospacing="1"/>
        <w:outlineLvl w:val="2"/>
        <w:rPr>
          <w:ins w:id="2572" w:author="MUHAMMAD HAMAD" w:date="2025-03-26T13:46:00Z"/>
          <w:del w:id="2573" w:author="SHARIF ULLAH" w:date="2026-10-07T14:32:00Z"/>
          <w:rFonts w:ascii="Times New Roman" w:hAnsi="Times New Roman" w:eastAsia="Times New Roman" w:cs="Times New Roman"/>
          <w:b/>
          <w:bCs/>
          <w:sz w:val="27"/>
          <w:szCs w:val="27"/>
        </w:rPr>
        <w:pPrChange w:id="2571" w:author="MUHAMMAD HAMAD" w:date="2025-03-26T13:56:00Z">
          <w:pPr>
            <w:pStyle w:val="41"/>
            <w:numPr>
              <w:ilvl w:val="0"/>
              <w:numId w:val="52"/>
            </w:numPr>
            <w:spacing w:before="100" w:beforeAutospacing="1" w:after="100" w:afterAutospacing="1" w:line="240" w:lineRule="auto"/>
            <w:ind w:hanging="360"/>
            <w:outlineLvl w:val="2"/>
          </w:pPr>
        </w:pPrChange>
      </w:pPr>
      <w:ins w:id="2574" w:author="MUHAMMAD HAMAD" w:date="2025-03-26T13:46:00Z">
        <w:del w:id="2575" w:author="SHARIF ULLAH" w:date="2026-10-07T14:32:00Z">
          <w:r>
            <w:rPr>
              <w:rFonts w:ascii="Times New Roman" w:hAnsi="Times New Roman" w:eastAsia="Times New Roman" w:cs="Times New Roman"/>
              <w:b/>
              <w:bCs/>
              <w:sz w:val="27"/>
              <w:szCs w:val="27"/>
            </w:rPr>
            <w:delText>Postconditions:</w:delText>
          </w:r>
        </w:del>
      </w:ins>
    </w:p>
    <w:p w14:paraId="4627FC0E">
      <w:pPr>
        <w:spacing w:before="100" w:beforeAutospacing="1" w:after="100" w:afterAutospacing="1"/>
        <w:outlineLvl w:val="2"/>
        <w:rPr>
          <w:ins w:id="2577" w:author="MUHAMMAD HAMAD" w:date="2025-03-26T13:46:00Z"/>
          <w:del w:id="2578" w:author="SHARIF ULLAH" w:date="2026-10-07T14:32:00Z"/>
          <w:rFonts w:ascii="Times New Roman" w:hAnsi="Times New Roman" w:eastAsia="Times New Roman" w:cs="Times New Roman"/>
          <w:b/>
          <w:bCs/>
          <w:sz w:val="27"/>
          <w:szCs w:val="27"/>
        </w:rPr>
        <w:pPrChange w:id="2576" w:author="MUHAMMAD HAMAD" w:date="2025-03-26T13:56:00Z">
          <w:pPr>
            <w:pStyle w:val="41"/>
            <w:numPr>
              <w:ilvl w:val="0"/>
              <w:numId w:val="52"/>
            </w:numPr>
            <w:spacing w:before="100" w:beforeAutospacing="1" w:after="100" w:afterAutospacing="1" w:line="240" w:lineRule="auto"/>
            <w:ind w:hanging="360"/>
            <w:outlineLvl w:val="2"/>
          </w:pPr>
        </w:pPrChange>
      </w:pPr>
    </w:p>
    <w:p w14:paraId="06FD8C7E">
      <w:pPr>
        <w:spacing w:before="100" w:beforeAutospacing="1" w:after="100" w:afterAutospacing="1"/>
        <w:outlineLvl w:val="2"/>
        <w:rPr>
          <w:ins w:id="2580" w:author="MUHAMMAD HAMAD" w:date="2025-03-26T13:46:00Z"/>
          <w:del w:id="2581" w:author="SHARIF ULLAH" w:date="2026-10-07T14:32:00Z"/>
          <w:rFonts w:ascii="Times New Roman" w:hAnsi="Times New Roman" w:eastAsia="Times New Roman" w:cs="Times New Roman"/>
          <w:b/>
          <w:bCs/>
          <w:sz w:val="27"/>
          <w:szCs w:val="27"/>
        </w:rPr>
        <w:pPrChange w:id="2579" w:author="MUHAMMAD HAMAD" w:date="2025-03-26T13:56:00Z">
          <w:pPr>
            <w:pStyle w:val="41"/>
            <w:numPr>
              <w:ilvl w:val="0"/>
              <w:numId w:val="52"/>
            </w:numPr>
            <w:spacing w:before="100" w:beforeAutospacing="1" w:after="100" w:afterAutospacing="1" w:line="240" w:lineRule="auto"/>
            <w:ind w:hanging="360"/>
            <w:outlineLvl w:val="2"/>
          </w:pPr>
        </w:pPrChange>
      </w:pPr>
      <w:ins w:id="2582" w:author="MUHAMMAD HAMAD" w:date="2025-03-26T13:46:00Z">
        <w:del w:id="2583" w:author="SHARIF ULLAH" w:date="2026-10-07T14:32:00Z">
          <w:r>
            <w:rPr>
              <w:rFonts w:ascii="Times New Roman" w:hAnsi="Times New Roman" w:eastAsia="Times New Roman" w:cs="Times New Roman"/>
              <w:b/>
              <w:bCs/>
              <w:sz w:val="27"/>
              <w:szCs w:val="27"/>
            </w:rPr>
            <w:delText>The student successfully views the feedback.</w:delText>
          </w:r>
        </w:del>
      </w:ins>
    </w:p>
    <w:p w14:paraId="4803645D">
      <w:pPr>
        <w:spacing w:before="100" w:beforeAutospacing="1" w:after="100" w:afterAutospacing="1"/>
        <w:outlineLvl w:val="2"/>
        <w:rPr>
          <w:ins w:id="2585" w:author="MUHAMMAD HAMAD" w:date="2025-03-26T13:46:00Z"/>
          <w:del w:id="2586" w:author="SHARIF ULLAH" w:date="2026-10-07T14:32:00Z"/>
          <w:rFonts w:ascii="Times New Roman" w:hAnsi="Times New Roman" w:eastAsia="Times New Roman" w:cs="Times New Roman"/>
          <w:b/>
          <w:bCs/>
          <w:sz w:val="27"/>
          <w:szCs w:val="27"/>
        </w:rPr>
        <w:pPrChange w:id="2584" w:author="MUHAMMAD HAMAD" w:date="2025-03-26T13:56:00Z">
          <w:pPr>
            <w:pStyle w:val="41"/>
            <w:numPr>
              <w:ilvl w:val="0"/>
              <w:numId w:val="52"/>
            </w:numPr>
            <w:spacing w:before="100" w:beforeAutospacing="1" w:after="100" w:afterAutospacing="1" w:line="240" w:lineRule="auto"/>
            <w:ind w:hanging="360"/>
            <w:outlineLvl w:val="2"/>
          </w:pPr>
        </w:pPrChange>
      </w:pPr>
    </w:p>
    <w:p w14:paraId="452E0C2A">
      <w:pPr>
        <w:spacing w:before="0" w:beforeAutospacing="0" w:after="160" w:afterAutospacing="0" w:line="259" w:lineRule="auto"/>
        <w:outlineLvl w:val="9"/>
        <w:rPr>
          <w:del w:id="2588" w:author="MUHAMMAD HAMAD" w:date="2025-03-26T13:46:00Z"/>
          <w:rFonts w:ascii="Times New Roman" w:hAnsi="Times New Roman" w:eastAsia="Times New Roman" w:cs="Times New Roman"/>
          <w:b/>
          <w:bCs/>
          <w:sz w:val="27"/>
          <w:szCs w:val="27"/>
          <w:rPrChange w:id="2589" w:author="Tayyab Mehboob" w:date="2025-03-26T13:15:00Z">
            <w:rPr>
              <w:del w:id="2590" w:author="MUHAMMAD HAMAD" w:date="2025-03-26T13:46:00Z"/>
            </w:rPr>
          </w:rPrChange>
        </w:rPr>
        <w:pPrChange w:id="2587" w:author="MUHAMMAD HAMAD" w:date="2025-03-26T13:56:00Z">
          <w:pPr>
            <w:spacing w:before="100" w:beforeAutospacing="1" w:after="100" w:afterAutospacing="1" w:line="240" w:lineRule="auto"/>
            <w:outlineLvl w:val="2"/>
          </w:pPr>
        </w:pPrChange>
      </w:pPr>
      <w:ins w:id="2591" w:author="MUHAMMAD HAMAD" w:date="2025-03-26T13:46:00Z">
        <w:del w:id="2592" w:author="SHARIF ULLAH" w:date="2026-10-07T14:32:00Z">
          <w:r>
            <w:rPr>
              <w:rFonts w:ascii="Times New Roman" w:hAnsi="Times New Roman" w:eastAsia="Times New Roman" w:cs="Times New Roman"/>
              <w:b w:val="0"/>
              <w:bCs w:val="0"/>
              <w:sz w:val="27"/>
              <w:szCs w:val="27"/>
              <w:rPrChange w:id="2593" w:author="MUHAMMAD HAMAD" w:date="2025-03-26T13:56:00Z">
                <w:rPr>
                  <w:rFonts w:ascii="Times New Roman" w:hAnsi="Times New Roman" w:eastAsia="Times New Roman" w:cs="Times New Roman"/>
                  <w:b/>
                  <w:bCs/>
                  <w:sz w:val="27"/>
                  <w:szCs w:val="27"/>
                </w:rPr>
              </w:rPrChange>
            </w:rPr>
            <w:delText>If applicable, the student may initiate further communication with the supervisor regarding the feedbac</w:delText>
          </w:r>
        </w:del>
      </w:ins>
      <w:ins w:id="2594" w:author="MUHAMMAD HAMAD" w:date="2025-03-26T13:56:00Z">
        <w:del w:id="2595" w:author="SHARIF ULLAH" w:date="2026-10-07T14:32:00Z">
          <w:r>
            <w:rPr>
              <w:rFonts w:ascii="Times New Roman" w:hAnsi="Times New Roman" w:eastAsia="Times New Roman" w:cs="Times New Roman"/>
              <w:b w:val="0"/>
              <w:bCs w:val="0"/>
              <w:sz w:val="27"/>
              <w:szCs w:val="27"/>
              <w:rPrChange w:id="2596" w:author="MUHAMMAD HAMAD" w:date="2025-03-26T13:56:00Z">
                <w:rPr>
                  <w:rFonts w:ascii="Times New Roman" w:hAnsi="Times New Roman" w:eastAsia="Times New Roman" w:cs="Times New Roman"/>
                  <w:b/>
                  <w:bCs/>
                  <w:sz w:val="27"/>
                  <w:szCs w:val="27"/>
                </w:rPr>
              </w:rPrChange>
            </w:rPr>
            <w:delText>k</w:delText>
          </w:r>
        </w:del>
      </w:ins>
      <w:ins w:id="2597" w:author="MUHAMMAD HAMAD" w:date="2025-03-26T13:56:00Z">
        <w:del w:id="2598" w:author="SHARIF ULLAH" w:date="2026-10-07T14:32:00Z">
          <w:r>
            <w:rPr>
              <w:rFonts w:ascii="Times New Roman" w:hAnsi="Times New Roman" w:eastAsia="Times New Roman" w:cs="Times New Roman"/>
              <w:b/>
              <w:bCs/>
              <w:sz w:val="27"/>
              <w:szCs w:val="27"/>
            </w:rPr>
            <w:br w:type="textWrapping"/>
          </w:r>
        </w:del>
      </w:ins>
      <w:del w:id="2599" w:author="MUHAMMAD HAMAD" w:date="2025-03-26T13:46:00Z">
        <w:r>
          <w:rPr>
            <w:rFonts w:ascii="Times New Roman" w:hAnsi="Times New Roman" w:eastAsia="Times New Roman" w:cs="Times New Roman"/>
            <w:b/>
            <w:bCs/>
            <w:sz w:val="27"/>
            <w:szCs w:val="27"/>
            <w:rPrChange w:id="2600" w:author="Tayyab Mehboob" w:date="2025-03-26T13:15:00Z">
              <w:rPr/>
            </w:rPrChange>
          </w:rPr>
          <w:delText>7.1.1 User Registration (Student and Supervisor</w:delText>
        </w:r>
      </w:del>
      <w:ins w:id="2601" w:author="Tayyab Mehboob" w:date="2025-03-26T13:15:00Z">
        <w:del w:id="2602" w:author="MUHAMMAD HAMAD" w:date="2025-03-26T13:46:00Z">
          <w:r>
            <w:rPr>
              <w:rFonts w:ascii="Times New Roman" w:hAnsi="Times New Roman" w:eastAsia="Times New Roman" w:cs="Times New Roman"/>
              <w:b/>
              <w:bCs/>
              <w:sz w:val="27"/>
              <w:szCs w:val="27"/>
              <w:rPrChange w:id="2603" w:author="Tayyab Mehboob" w:date="2025-03-26T13:15:00Z">
                <w:rPr/>
              </w:rPrChange>
            </w:rPr>
            <w:delText>Administration</w:delText>
          </w:r>
        </w:del>
      </w:ins>
      <w:del w:id="2604" w:author="MUHAMMAD HAMAD" w:date="2025-03-26T13:46:00Z">
        <w:r>
          <w:rPr>
            <w:rFonts w:ascii="Times New Roman" w:hAnsi="Times New Roman" w:eastAsia="Times New Roman" w:cs="Times New Roman"/>
            <w:b/>
            <w:bCs/>
            <w:sz w:val="27"/>
            <w:szCs w:val="27"/>
            <w:rPrChange w:id="2605" w:author="Tayyab Mehboob" w:date="2025-03-26T13:15:00Z">
              <w:rPr/>
            </w:rPrChange>
          </w:rPr>
          <w:delText>)</w:delText>
        </w:r>
      </w:del>
    </w:p>
    <w:p w14:paraId="129592EF">
      <w:pPr>
        <w:numPr>
          <w:ilvl w:val="0"/>
          <w:numId w:val="98"/>
        </w:numPr>
        <w:spacing w:before="100" w:beforeAutospacing="1" w:after="100" w:afterAutospacing="1" w:line="240" w:lineRule="auto"/>
        <w:rPr>
          <w:del w:id="2606" w:author="MUHAMMAD HAMAD" w:date="2025-03-26T13:46:00Z"/>
          <w:rFonts w:ascii="Times New Roman" w:hAnsi="Times New Roman" w:eastAsia="Times New Roman" w:cs="Times New Roman"/>
          <w:sz w:val="24"/>
          <w:szCs w:val="24"/>
        </w:rPr>
      </w:pPr>
      <w:del w:id="2607" w:author="MUHAMMAD HAMAD" w:date="2025-03-26T13:46:00Z">
        <w:r>
          <w:rPr>
            <w:rFonts w:ascii="Times New Roman" w:hAnsi="Times New Roman" w:eastAsia="Times New Roman" w:cs="Times New Roman"/>
            <w:b/>
            <w:bCs/>
            <w:sz w:val="24"/>
            <w:szCs w:val="24"/>
          </w:rPr>
          <w:delText>Primary Actors:</w:delText>
        </w:r>
      </w:del>
      <w:del w:id="2608" w:author="MUHAMMAD HAMAD" w:date="2025-03-26T13:46:00Z">
        <w:r>
          <w:rPr>
            <w:rFonts w:ascii="Times New Roman" w:hAnsi="Times New Roman" w:eastAsia="Times New Roman" w:cs="Times New Roman"/>
            <w:sz w:val="24"/>
            <w:szCs w:val="24"/>
          </w:rPr>
          <w:br w:type="textWrapping"/>
        </w:r>
      </w:del>
      <w:del w:id="2609" w:author="MUHAMMAD HAMAD" w:date="2025-03-26T13:46:00Z">
        <w:r>
          <w:rPr>
            <w:rFonts w:ascii="Times New Roman" w:hAnsi="Times New Roman" w:eastAsia="Times New Roman" w:cs="Times New Roman"/>
            <w:sz w:val="24"/>
            <w:szCs w:val="24"/>
          </w:rPr>
          <w:delText>Student, Supervisor</w:delText>
        </w:r>
      </w:del>
      <w:ins w:id="2610" w:author="Tayyab Mehboob" w:date="2025-03-26T13:14:00Z">
        <w:del w:id="2611" w:author="MUHAMMAD HAMAD" w:date="2025-03-26T13:46:00Z">
          <w:r>
            <w:rPr>
              <w:rFonts w:ascii="Times New Roman" w:hAnsi="Times New Roman" w:eastAsia="Times New Roman" w:cs="Times New Roman"/>
              <w:sz w:val="24"/>
              <w:szCs w:val="24"/>
            </w:rPr>
            <w:delText>Administration</w:delText>
          </w:r>
        </w:del>
      </w:ins>
    </w:p>
    <w:p w14:paraId="0F328EFA">
      <w:pPr>
        <w:numPr>
          <w:ilvl w:val="0"/>
          <w:numId w:val="98"/>
        </w:numPr>
        <w:spacing w:before="100" w:beforeAutospacing="1" w:after="100" w:afterAutospacing="1" w:line="240" w:lineRule="auto"/>
        <w:rPr>
          <w:del w:id="2612" w:author="MUHAMMAD HAMAD" w:date="2025-03-26T13:46:00Z"/>
          <w:rFonts w:ascii="Times New Roman" w:hAnsi="Times New Roman" w:eastAsia="Times New Roman" w:cs="Times New Roman"/>
          <w:sz w:val="24"/>
          <w:szCs w:val="24"/>
        </w:rPr>
      </w:pPr>
      <w:del w:id="2613" w:author="MUHAMMAD HAMAD" w:date="2025-03-26T13:46:00Z">
        <w:r>
          <w:rPr>
            <w:rFonts w:ascii="Times New Roman" w:hAnsi="Times New Roman" w:eastAsia="Times New Roman" w:cs="Times New Roman"/>
            <w:b/>
            <w:bCs/>
            <w:sz w:val="24"/>
            <w:szCs w:val="24"/>
          </w:rPr>
          <w:delText>Description:</w:delText>
        </w:r>
      </w:del>
      <w:del w:id="2614" w:author="MUHAMMAD HAMAD" w:date="2025-03-26T13:46:00Z">
        <w:r>
          <w:rPr>
            <w:rFonts w:ascii="Times New Roman" w:hAnsi="Times New Roman" w:eastAsia="Times New Roman" w:cs="Times New Roman"/>
            <w:sz w:val="24"/>
            <w:szCs w:val="24"/>
          </w:rPr>
          <w:br w:type="textWrapping"/>
        </w:r>
      </w:del>
      <w:del w:id="2615" w:author="MUHAMMAD HAMAD" w:date="2025-03-26T13:46:00Z">
        <w:r>
          <w:rPr>
            <w:rFonts w:ascii="Times New Roman" w:hAnsi="Times New Roman" w:eastAsia="Times New Roman" w:cs="Times New Roman"/>
            <w:sz w:val="24"/>
            <w:szCs w:val="24"/>
          </w:rPr>
          <w:delText>Users must be able to register by providing their name, email address, password, and role (student or supervisor</w:delText>
        </w:r>
      </w:del>
      <w:ins w:id="2616" w:author="Tayyab Mehboob" w:date="2025-03-26T13:15:00Z">
        <w:del w:id="2617" w:author="MUHAMMAD HAMAD" w:date="2025-03-26T13:46:00Z">
          <w:r>
            <w:rPr>
              <w:rFonts w:ascii="Times New Roman" w:hAnsi="Times New Roman" w:eastAsia="Times New Roman" w:cs="Times New Roman"/>
              <w:sz w:val="24"/>
              <w:szCs w:val="24"/>
            </w:rPr>
            <w:delText>Administration</w:delText>
          </w:r>
        </w:del>
      </w:ins>
      <w:del w:id="2618" w:author="MUHAMMAD HAMAD" w:date="2025-03-26T13:46:00Z">
        <w:r>
          <w:rPr>
            <w:rFonts w:ascii="Times New Roman" w:hAnsi="Times New Roman" w:eastAsia="Times New Roman" w:cs="Times New Roman"/>
            <w:sz w:val="24"/>
            <w:szCs w:val="24"/>
          </w:rPr>
          <w:delText>). The system should validate user input, send confirmation emails, and create user profiles upon successful verification.</w:delText>
        </w:r>
      </w:del>
    </w:p>
    <w:p w14:paraId="21A3D07C">
      <w:pPr>
        <w:numPr>
          <w:ilvl w:val="0"/>
          <w:numId w:val="98"/>
        </w:numPr>
        <w:spacing w:before="100" w:beforeAutospacing="1" w:after="100" w:afterAutospacing="1" w:line="240" w:lineRule="auto"/>
        <w:rPr>
          <w:del w:id="2619" w:author="MUHAMMAD HAMAD" w:date="2025-03-26T13:46:00Z"/>
          <w:rFonts w:ascii="Times New Roman" w:hAnsi="Times New Roman" w:eastAsia="Times New Roman" w:cs="Times New Roman"/>
          <w:sz w:val="24"/>
          <w:szCs w:val="24"/>
        </w:rPr>
      </w:pPr>
      <w:del w:id="2620" w:author="MUHAMMAD HAMAD" w:date="2025-03-26T13:46:00Z">
        <w:r>
          <w:rPr>
            <w:rFonts w:ascii="Times New Roman" w:hAnsi="Times New Roman" w:eastAsia="Times New Roman" w:cs="Times New Roman"/>
            <w:b/>
            <w:bCs/>
            <w:sz w:val="24"/>
            <w:szCs w:val="24"/>
          </w:rPr>
          <w:delText>Preconditions:</w:delText>
        </w:r>
      </w:del>
      <w:del w:id="2621" w:author="MUHAMMAD HAMAD" w:date="2025-03-26T13:46:00Z">
        <w:r>
          <w:rPr>
            <w:rFonts w:ascii="Times New Roman" w:hAnsi="Times New Roman" w:eastAsia="Times New Roman" w:cs="Times New Roman"/>
            <w:sz w:val="24"/>
            <w:szCs w:val="24"/>
          </w:rPr>
          <w:br w:type="textWrapping"/>
        </w:r>
      </w:del>
      <w:del w:id="2622" w:author="MUHAMMAD HAMAD" w:date="2025-03-26T13:46:00Z">
        <w:r>
          <w:rPr>
            <w:rFonts w:ascii="Times New Roman" w:hAnsi="Times New Roman" w:eastAsia="Times New Roman" w:cs="Times New Roman"/>
            <w:sz w:val="24"/>
            <w:szCs w:val="24"/>
          </w:rPr>
          <w:delText>The user must have access to a valid email account.</w:delText>
        </w:r>
      </w:del>
    </w:p>
    <w:p w14:paraId="2481D959">
      <w:pPr>
        <w:numPr>
          <w:ilvl w:val="0"/>
          <w:numId w:val="98"/>
        </w:numPr>
        <w:spacing w:before="100" w:beforeAutospacing="1" w:after="100" w:afterAutospacing="1" w:line="240" w:lineRule="auto"/>
        <w:rPr>
          <w:del w:id="2623" w:author="MUHAMMAD HAMAD" w:date="2025-03-26T13:46:00Z"/>
          <w:rFonts w:ascii="Times New Roman" w:hAnsi="Times New Roman" w:eastAsia="Times New Roman" w:cs="Times New Roman"/>
          <w:sz w:val="24"/>
          <w:szCs w:val="24"/>
        </w:rPr>
      </w:pPr>
      <w:del w:id="2624" w:author="MUHAMMAD HAMAD" w:date="2025-03-26T13:46:00Z">
        <w:r>
          <w:rPr>
            <w:rFonts w:ascii="Times New Roman" w:hAnsi="Times New Roman" w:eastAsia="Times New Roman" w:cs="Times New Roman"/>
            <w:b/>
            <w:bCs/>
            <w:sz w:val="24"/>
            <w:szCs w:val="24"/>
          </w:rPr>
          <w:delText>Postconditions:</w:delText>
        </w:r>
      </w:del>
      <w:del w:id="2625" w:author="MUHAMMAD HAMAD" w:date="2025-03-26T13:46:00Z">
        <w:r>
          <w:rPr>
            <w:rFonts w:ascii="Times New Roman" w:hAnsi="Times New Roman" w:eastAsia="Times New Roman" w:cs="Times New Roman"/>
            <w:sz w:val="24"/>
            <w:szCs w:val="24"/>
          </w:rPr>
          <w:br w:type="textWrapping"/>
        </w:r>
      </w:del>
      <w:del w:id="2626" w:author="MUHAMMAD HAMAD" w:date="2025-03-26T13:46:00Z">
        <w:r>
          <w:rPr>
            <w:rFonts w:ascii="Times New Roman" w:hAnsi="Times New Roman" w:eastAsia="Times New Roman" w:cs="Times New Roman"/>
            <w:sz w:val="24"/>
            <w:szCs w:val="24"/>
          </w:rPr>
          <w:delText>A new user account is created and stored in the system's user database.</w:delText>
        </w:r>
      </w:del>
    </w:p>
    <w:p w14:paraId="247BFCEE">
      <w:pPr>
        <w:numPr>
          <w:ilvl w:val="0"/>
          <w:numId w:val="98"/>
        </w:numPr>
        <w:spacing w:before="100" w:beforeAutospacing="1" w:after="100" w:afterAutospacing="1" w:line="240" w:lineRule="auto"/>
        <w:rPr>
          <w:del w:id="2627" w:author="MUHAMMAD HAMAD" w:date="2025-03-26T13:46:00Z"/>
          <w:rFonts w:ascii="Times New Roman" w:hAnsi="Times New Roman" w:eastAsia="Times New Roman" w:cs="Times New Roman"/>
          <w:sz w:val="24"/>
          <w:szCs w:val="24"/>
        </w:rPr>
      </w:pPr>
      <w:del w:id="2628" w:author="MUHAMMAD HAMAD" w:date="2025-03-26T13:46:00Z">
        <w:r>
          <w:rPr>
            <w:rFonts w:ascii="Times New Roman" w:hAnsi="Times New Roman" w:eastAsia="Times New Roman" w:cs="Times New Roman"/>
            <w:b/>
            <w:bCs/>
            <w:sz w:val="24"/>
            <w:szCs w:val="24"/>
          </w:rPr>
          <w:delText>Alternate Scenarios:</w:delText>
        </w:r>
      </w:del>
    </w:p>
    <w:p w14:paraId="43A308E2">
      <w:pPr>
        <w:numPr>
          <w:ilvl w:val="1"/>
          <w:numId w:val="98"/>
        </w:numPr>
        <w:spacing w:before="100" w:beforeAutospacing="1" w:after="100" w:afterAutospacing="1" w:line="240" w:lineRule="auto"/>
        <w:rPr>
          <w:del w:id="2629" w:author="MUHAMMAD HAMAD" w:date="2025-03-26T13:46:00Z"/>
          <w:rFonts w:ascii="Times New Roman" w:hAnsi="Times New Roman" w:eastAsia="Times New Roman" w:cs="Times New Roman"/>
          <w:sz w:val="24"/>
          <w:szCs w:val="24"/>
        </w:rPr>
      </w:pPr>
      <w:del w:id="2630" w:author="MUHAMMAD HAMAD" w:date="2025-03-26T13:46:00Z">
        <w:r>
          <w:rPr>
            <w:rFonts w:ascii="Times New Roman" w:hAnsi="Times New Roman" w:eastAsia="Times New Roman" w:cs="Times New Roman"/>
            <w:sz w:val="24"/>
            <w:szCs w:val="24"/>
          </w:rPr>
          <w:delText>If the email is invalid or already registered, the system displays an error message and prompts for correction.</w:delText>
        </w:r>
      </w:del>
    </w:p>
    <w:p w14:paraId="60989872">
      <w:pPr>
        <w:numPr>
          <w:ilvl w:val="1"/>
          <w:numId w:val="98"/>
        </w:numPr>
        <w:spacing w:before="100" w:beforeAutospacing="1" w:after="100" w:afterAutospacing="1" w:line="240" w:lineRule="auto"/>
        <w:rPr>
          <w:del w:id="2631" w:author="MUHAMMAD HAMAD" w:date="2025-03-26T13:46:00Z"/>
          <w:rFonts w:ascii="Times New Roman" w:hAnsi="Times New Roman" w:eastAsia="Times New Roman" w:cs="Times New Roman"/>
          <w:sz w:val="24"/>
          <w:szCs w:val="24"/>
        </w:rPr>
      </w:pPr>
      <w:del w:id="2632" w:author="MUHAMMAD HAMAD" w:date="2025-03-26T13:46:00Z">
        <w:r>
          <w:rPr>
            <w:rFonts w:ascii="Times New Roman" w:hAnsi="Times New Roman" w:eastAsia="Times New Roman" w:cs="Times New Roman"/>
            <w:sz w:val="24"/>
            <w:szCs w:val="24"/>
          </w:rPr>
          <w:delText>If the password does not meet security criteria, the system asks the user to choose a stronger password.</w:delText>
        </w:r>
      </w:del>
    </w:p>
    <w:p w14:paraId="591D3F27">
      <w:pPr>
        <w:spacing w:before="100" w:beforeAutospacing="1" w:after="100" w:afterAutospacing="1" w:line="240" w:lineRule="auto"/>
        <w:outlineLvl w:val="2"/>
        <w:rPr>
          <w:del w:id="2633" w:author="MUHAMMAD HAMAD" w:date="2025-03-26T13:46:00Z"/>
          <w:rFonts w:ascii="Times New Roman" w:hAnsi="Times New Roman" w:eastAsia="Times New Roman" w:cs="Times New Roman"/>
          <w:b/>
          <w:bCs/>
          <w:sz w:val="27"/>
          <w:szCs w:val="27"/>
        </w:rPr>
      </w:pPr>
      <w:del w:id="2634" w:author="MUHAMMAD HAMAD" w:date="2025-03-26T13:44:00Z">
        <w:r>
          <w:rPr>
            <w:rFonts w:ascii="Times New Roman" w:hAnsi="Times New Roman" w:eastAsia="Times New Roman" w:cs="Times New Roman"/>
            <w:b/>
            <w:bCs/>
            <w:sz w:val="27"/>
            <w:szCs w:val="27"/>
          </w:rPr>
          <w:delText>7.1.2</w:delText>
        </w:r>
      </w:del>
      <w:del w:id="2635" w:author="MUHAMMAD HAMAD" w:date="2025-03-26T13:46:00Z">
        <w:r>
          <w:rPr>
            <w:rFonts w:ascii="Times New Roman" w:hAnsi="Times New Roman" w:eastAsia="Times New Roman" w:cs="Times New Roman"/>
            <w:b/>
            <w:bCs/>
            <w:sz w:val="27"/>
            <w:szCs w:val="27"/>
          </w:rPr>
          <w:delText xml:space="preserve"> Project Registration</w:delText>
        </w:r>
      </w:del>
    </w:p>
    <w:p w14:paraId="520CB108">
      <w:pPr>
        <w:numPr>
          <w:ilvl w:val="0"/>
          <w:numId w:val="99"/>
        </w:numPr>
        <w:spacing w:before="100" w:beforeAutospacing="1" w:after="100" w:afterAutospacing="1" w:line="240" w:lineRule="auto"/>
        <w:rPr>
          <w:del w:id="2636" w:author="MUHAMMAD HAMAD" w:date="2025-03-26T13:46:00Z"/>
          <w:rFonts w:ascii="Times New Roman" w:hAnsi="Times New Roman" w:eastAsia="Times New Roman" w:cs="Times New Roman"/>
          <w:sz w:val="24"/>
          <w:szCs w:val="24"/>
        </w:rPr>
      </w:pPr>
      <w:del w:id="2637" w:author="MUHAMMAD HAMAD" w:date="2025-03-26T13:46:00Z">
        <w:r>
          <w:rPr>
            <w:rFonts w:ascii="Times New Roman" w:hAnsi="Times New Roman" w:eastAsia="Times New Roman" w:cs="Times New Roman"/>
            <w:b/>
            <w:bCs/>
            <w:sz w:val="24"/>
            <w:szCs w:val="24"/>
          </w:rPr>
          <w:delText>Primary Actor:</w:delText>
        </w:r>
      </w:del>
      <w:del w:id="2638" w:author="MUHAMMAD HAMAD" w:date="2025-03-26T13:46:00Z">
        <w:r>
          <w:rPr>
            <w:rFonts w:ascii="Times New Roman" w:hAnsi="Times New Roman" w:eastAsia="Times New Roman" w:cs="Times New Roman"/>
            <w:sz w:val="24"/>
            <w:szCs w:val="24"/>
          </w:rPr>
          <w:br w:type="textWrapping"/>
        </w:r>
      </w:del>
      <w:del w:id="2639" w:author="MUHAMMAD HAMAD" w:date="2025-03-26T13:46:00Z">
        <w:r>
          <w:rPr>
            <w:rFonts w:ascii="Times New Roman" w:hAnsi="Times New Roman" w:eastAsia="Times New Roman" w:cs="Times New Roman"/>
            <w:sz w:val="24"/>
            <w:szCs w:val="24"/>
          </w:rPr>
          <w:delText>Student</w:delText>
        </w:r>
      </w:del>
    </w:p>
    <w:p w14:paraId="4BF04F08">
      <w:pPr>
        <w:numPr>
          <w:ilvl w:val="0"/>
          <w:numId w:val="99"/>
        </w:numPr>
        <w:spacing w:before="100" w:beforeAutospacing="1" w:after="100" w:afterAutospacing="1" w:line="240" w:lineRule="auto"/>
        <w:rPr>
          <w:del w:id="2640" w:author="MUHAMMAD HAMAD" w:date="2025-03-26T13:46:00Z"/>
          <w:rFonts w:ascii="Times New Roman" w:hAnsi="Times New Roman" w:eastAsia="Times New Roman" w:cs="Times New Roman"/>
          <w:sz w:val="24"/>
          <w:szCs w:val="24"/>
        </w:rPr>
      </w:pPr>
      <w:del w:id="2641" w:author="MUHAMMAD HAMAD" w:date="2025-03-26T13:46:00Z">
        <w:r>
          <w:rPr>
            <w:rFonts w:ascii="Times New Roman" w:hAnsi="Times New Roman" w:eastAsia="Times New Roman" w:cs="Times New Roman"/>
            <w:b/>
            <w:bCs/>
            <w:sz w:val="24"/>
            <w:szCs w:val="24"/>
          </w:rPr>
          <w:delText>Description:</w:delText>
        </w:r>
      </w:del>
      <w:del w:id="2642" w:author="MUHAMMAD HAMAD" w:date="2025-03-26T13:46:00Z">
        <w:r>
          <w:rPr>
            <w:rFonts w:ascii="Times New Roman" w:hAnsi="Times New Roman" w:eastAsia="Times New Roman" w:cs="Times New Roman"/>
            <w:sz w:val="24"/>
            <w:szCs w:val="24"/>
          </w:rPr>
          <w:br w:type="textWrapping"/>
        </w:r>
      </w:del>
      <w:del w:id="2643" w:author="MUHAMMAD HAMAD" w:date="2025-03-26T13:46:00Z">
        <w:r>
          <w:rPr>
            <w:rFonts w:ascii="Times New Roman" w:hAnsi="Times New Roman" w:eastAsia="Times New Roman" w:cs="Times New Roman"/>
            <w:sz w:val="24"/>
            <w:szCs w:val="24"/>
          </w:rPr>
          <w:delText>Students register their projects by entering project details such as title, description, proposed timeline, and supervisor (if pre-assigned). The system records the registration and tracks project status.</w:delText>
        </w:r>
      </w:del>
    </w:p>
    <w:p w14:paraId="5D14B88D">
      <w:pPr>
        <w:numPr>
          <w:ilvl w:val="0"/>
          <w:numId w:val="99"/>
        </w:numPr>
        <w:spacing w:before="100" w:beforeAutospacing="1" w:after="100" w:afterAutospacing="1" w:line="240" w:lineRule="auto"/>
        <w:rPr>
          <w:del w:id="2644" w:author="MUHAMMAD HAMAD" w:date="2025-03-26T13:46:00Z"/>
          <w:rFonts w:ascii="Times New Roman" w:hAnsi="Times New Roman" w:eastAsia="Times New Roman" w:cs="Times New Roman"/>
          <w:sz w:val="24"/>
          <w:szCs w:val="24"/>
        </w:rPr>
      </w:pPr>
      <w:del w:id="2645" w:author="MUHAMMAD HAMAD" w:date="2025-03-26T13:46:00Z">
        <w:r>
          <w:rPr>
            <w:rFonts w:ascii="Times New Roman" w:hAnsi="Times New Roman" w:eastAsia="Times New Roman" w:cs="Times New Roman"/>
            <w:b/>
            <w:bCs/>
            <w:sz w:val="24"/>
            <w:szCs w:val="24"/>
          </w:rPr>
          <w:delText>Preconditions:</w:delText>
        </w:r>
      </w:del>
      <w:del w:id="2646" w:author="MUHAMMAD HAMAD" w:date="2025-03-26T13:46:00Z">
        <w:r>
          <w:rPr>
            <w:rFonts w:ascii="Times New Roman" w:hAnsi="Times New Roman" w:eastAsia="Times New Roman" w:cs="Times New Roman"/>
            <w:sz w:val="24"/>
            <w:szCs w:val="24"/>
          </w:rPr>
          <w:br w:type="textWrapping"/>
        </w:r>
      </w:del>
      <w:del w:id="2647" w:author="MUHAMMAD HAMAD" w:date="2025-03-26T13:46:00Z">
        <w:r>
          <w:rPr>
            <w:rFonts w:ascii="Times New Roman" w:hAnsi="Times New Roman" w:eastAsia="Times New Roman" w:cs="Times New Roman"/>
            <w:sz w:val="24"/>
            <w:szCs w:val="24"/>
          </w:rPr>
          <w:delText>The student must be logged into the system.</w:delText>
        </w:r>
      </w:del>
    </w:p>
    <w:p w14:paraId="7EF8E078">
      <w:pPr>
        <w:numPr>
          <w:ilvl w:val="0"/>
          <w:numId w:val="99"/>
        </w:numPr>
        <w:spacing w:before="100" w:beforeAutospacing="1" w:after="100" w:afterAutospacing="1" w:line="240" w:lineRule="auto"/>
        <w:rPr>
          <w:del w:id="2648" w:author="MUHAMMAD HAMAD" w:date="2025-03-26T13:46:00Z"/>
          <w:rFonts w:ascii="Times New Roman" w:hAnsi="Times New Roman" w:eastAsia="Times New Roman" w:cs="Times New Roman"/>
          <w:sz w:val="24"/>
          <w:szCs w:val="24"/>
        </w:rPr>
      </w:pPr>
      <w:del w:id="2649" w:author="MUHAMMAD HAMAD" w:date="2025-03-26T13:46:00Z">
        <w:r>
          <w:rPr>
            <w:rFonts w:ascii="Times New Roman" w:hAnsi="Times New Roman" w:eastAsia="Times New Roman" w:cs="Times New Roman"/>
            <w:b/>
            <w:bCs/>
            <w:sz w:val="24"/>
            <w:szCs w:val="24"/>
          </w:rPr>
          <w:delText>Postconditions:</w:delText>
        </w:r>
      </w:del>
      <w:del w:id="2650" w:author="MUHAMMAD HAMAD" w:date="2025-03-26T13:46:00Z">
        <w:r>
          <w:rPr>
            <w:rFonts w:ascii="Times New Roman" w:hAnsi="Times New Roman" w:eastAsia="Times New Roman" w:cs="Times New Roman"/>
            <w:sz w:val="24"/>
            <w:szCs w:val="24"/>
          </w:rPr>
          <w:br w:type="textWrapping"/>
        </w:r>
      </w:del>
      <w:del w:id="2651" w:author="MUHAMMAD HAMAD" w:date="2025-03-26T13:46:00Z">
        <w:r>
          <w:rPr>
            <w:rFonts w:ascii="Times New Roman" w:hAnsi="Times New Roman" w:eastAsia="Times New Roman" w:cs="Times New Roman"/>
            <w:sz w:val="24"/>
            <w:szCs w:val="24"/>
          </w:rPr>
          <w:delText>The project details are stored in the project repository, and the project status is set to “Registered.”</w:delText>
        </w:r>
      </w:del>
    </w:p>
    <w:p w14:paraId="2CC86756">
      <w:pPr>
        <w:numPr>
          <w:ilvl w:val="0"/>
          <w:numId w:val="99"/>
        </w:numPr>
        <w:spacing w:before="100" w:beforeAutospacing="1" w:after="100" w:afterAutospacing="1" w:line="240" w:lineRule="auto"/>
        <w:rPr>
          <w:del w:id="2652" w:author="MUHAMMAD HAMAD" w:date="2025-03-26T13:46:00Z"/>
          <w:rFonts w:ascii="Times New Roman" w:hAnsi="Times New Roman" w:eastAsia="Times New Roman" w:cs="Times New Roman"/>
          <w:sz w:val="24"/>
          <w:szCs w:val="24"/>
        </w:rPr>
      </w:pPr>
      <w:del w:id="2653" w:author="MUHAMMAD HAMAD" w:date="2025-03-26T13:46:00Z">
        <w:r>
          <w:rPr>
            <w:rFonts w:ascii="Times New Roman" w:hAnsi="Times New Roman" w:eastAsia="Times New Roman" w:cs="Times New Roman"/>
            <w:b/>
            <w:bCs/>
            <w:sz w:val="24"/>
            <w:szCs w:val="24"/>
          </w:rPr>
          <w:delText>Alternate Scenarios:</w:delText>
        </w:r>
      </w:del>
    </w:p>
    <w:p w14:paraId="1F311EF1">
      <w:pPr>
        <w:numPr>
          <w:ilvl w:val="1"/>
          <w:numId w:val="99"/>
        </w:numPr>
        <w:spacing w:before="100" w:beforeAutospacing="1" w:after="100" w:afterAutospacing="1" w:line="240" w:lineRule="auto"/>
        <w:rPr>
          <w:del w:id="2654" w:author="MUHAMMAD HAMAD" w:date="2025-03-26T13:46:00Z"/>
          <w:rFonts w:ascii="Times New Roman" w:hAnsi="Times New Roman" w:eastAsia="Times New Roman" w:cs="Times New Roman"/>
          <w:sz w:val="24"/>
          <w:szCs w:val="24"/>
        </w:rPr>
      </w:pPr>
      <w:del w:id="2655" w:author="MUHAMMAD HAMAD" w:date="2025-03-26T13:46:00Z">
        <w:r>
          <w:rPr>
            <w:rFonts w:ascii="Times New Roman" w:hAnsi="Times New Roman" w:eastAsia="Times New Roman" w:cs="Times New Roman"/>
            <w:sz w:val="24"/>
            <w:szCs w:val="24"/>
          </w:rPr>
          <w:delText>If required fields are missing, the system prompts the student to complete all necessary information.</w:delText>
        </w:r>
      </w:del>
    </w:p>
    <w:p w14:paraId="3A7CCF14">
      <w:pPr>
        <w:numPr>
          <w:ilvl w:val="1"/>
          <w:numId w:val="99"/>
        </w:numPr>
        <w:spacing w:before="100" w:beforeAutospacing="1" w:after="100" w:afterAutospacing="1" w:line="240" w:lineRule="auto"/>
        <w:rPr>
          <w:del w:id="2656" w:author="MUHAMMAD HAMAD" w:date="2025-03-26T13:46:00Z"/>
          <w:rFonts w:ascii="Times New Roman" w:hAnsi="Times New Roman" w:eastAsia="Times New Roman" w:cs="Times New Roman"/>
          <w:sz w:val="24"/>
          <w:szCs w:val="24"/>
        </w:rPr>
      </w:pPr>
      <w:del w:id="2657" w:author="MUHAMMAD HAMAD" w:date="2025-03-26T13:46:00Z">
        <w:r>
          <w:rPr>
            <w:rFonts w:ascii="Times New Roman" w:hAnsi="Times New Roman" w:eastAsia="Times New Roman" w:cs="Times New Roman"/>
            <w:sz w:val="24"/>
            <w:szCs w:val="24"/>
          </w:rPr>
          <w:delText>If a project with similar details already exists, the system warns the user to prevent duplicate entries.</w:delText>
        </w:r>
      </w:del>
    </w:p>
    <w:p w14:paraId="61210FB3">
      <w:pPr>
        <w:spacing w:before="100" w:beforeAutospacing="1" w:after="100" w:afterAutospacing="1" w:line="240" w:lineRule="auto"/>
        <w:outlineLvl w:val="2"/>
        <w:rPr>
          <w:del w:id="2658" w:author="MUHAMMAD HAMAD" w:date="2025-03-26T13:46:00Z"/>
          <w:rFonts w:ascii="Times New Roman" w:hAnsi="Times New Roman" w:eastAsia="Times New Roman" w:cs="Times New Roman"/>
          <w:b/>
          <w:bCs/>
          <w:sz w:val="27"/>
          <w:szCs w:val="27"/>
        </w:rPr>
      </w:pPr>
      <w:del w:id="2659" w:author="MUHAMMAD HAMAD" w:date="2025-03-26T13:44:00Z">
        <w:r>
          <w:rPr>
            <w:rFonts w:ascii="Times New Roman" w:hAnsi="Times New Roman" w:eastAsia="Times New Roman" w:cs="Times New Roman"/>
            <w:b/>
            <w:bCs/>
            <w:sz w:val="27"/>
            <w:szCs w:val="27"/>
          </w:rPr>
          <w:delText xml:space="preserve">7.1.3 </w:delText>
        </w:r>
      </w:del>
      <w:del w:id="2660" w:author="MUHAMMAD HAMAD" w:date="2025-03-26T13:46:00Z">
        <w:r>
          <w:rPr>
            <w:rFonts w:ascii="Times New Roman" w:hAnsi="Times New Roman" w:eastAsia="Times New Roman" w:cs="Times New Roman"/>
            <w:b/>
            <w:bCs/>
            <w:sz w:val="27"/>
            <w:szCs w:val="27"/>
          </w:rPr>
          <w:delText>Work Product Submission</w:delText>
        </w:r>
      </w:del>
    </w:p>
    <w:p w14:paraId="4C643346">
      <w:pPr>
        <w:numPr>
          <w:ilvl w:val="0"/>
          <w:numId w:val="100"/>
        </w:numPr>
        <w:spacing w:before="100" w:beforeAutospacing="1" w:after="100" w:afterAutospacing="1" w:line="240" w:lineRule="auto"/>
        <w:rPr>
          <w:del w:id="2661" w:author="MUHAMMAD HAMAD" w:date="2025-03-26T13:46:00Z"/>
          <w:rFonts w:ascii="Times New Roman" w:hAnsi="Times New Roman" w:eastAsia="Times New Roman" w:cs="Times New Roman"/>
          <w:sz w:val="24"/>
          <w:szCs w:val="24"/>
        </w:rPr>
      </w:pPr>
      <w:del w:id="2662" w:author="MUHAMMAD HAMAD" w:date="2025-03-26T13:46:00Z">
        <w:r>
          <w:rPr>
            <w:rFonts w:ascii="Times New Roman" w:hAnsi="Times New Roman" w:eastAsia="Times New Roman" w:cs="Times New Roman"/>
            <w:b/>
            <w:bCs/>
            <w:sz w:val="24"/>
            <w:szCs w:val="24"/>
          </w:rPr>
          <w:delText>Primary Actor:</w:delText>
        </w:r>
      </w:del>
      <w:del w:id="2663" w:author="MUHAMMAD HAMAD" w:date="2025-03-26T13:46:00Z">
        <w:r>
          <w:rPr>
            <w:rFonts w:ascii="Times New Roman" w:hAnsi="Times New Roman" w:eastAsia="Times New Roman" w:cs="Times New Roman"/>
            <w:sz w:val="24"/>
            <w:szCs w:val="24"/>
          </w:rPr>
          <w:br w:type="textWrapping"/>
        </w:r>
      </w:del>
      <w:del w:id="2664" w:author="MUHAMMAD HAMAD" w:date="2025-03-26T13:46:00Z">
        <w:r>
          <w:rPr>
            <w:rFonts w:ascii="Times New Roman" w:hAnsi="Times New Roman" w:eastAsia="Times New Roman" w:cs="Times New Roman"/>
            <w:sz w:val="24"/>
            <w:szCs w:val="24"/>
          </w:rPr>
          <w:delText>Student</w:delText>
        </w:r>
      </w:del>
    </w:p>
    <w:p w14:paraId="3B0FD7D3">
      <w:pPr>
        <w:numPr>
          <w:ilvl w:val="0"/>
          <w:numId w:val="100"/>
        </w:numPr>
        <w:spacing w:before="100" w:beforeAutospacing="1" w:after="100" w:afterAutospacing="1" w:line="240" w:lineRule="auto"/>
        <w:rPr>
          <w:del w:id="2665" w:author="MUHAMMAD HAMAD" w:date="2025-03-26T13:46:00Z"/>
          <w:rFonts w:ascii="Times New Roman" w:hAnsi="Times New Roman" w:eastAsia="Times New Roman" w:cs="Times New Roman"/>
          <w:sz w:val="24"/>
          <w:szCs w:val="24"/>
        </w:rPr>
      </w:pPr>
      <w:del w:id="2666" w:author="MUHAMMAD HAMAD" w:date="2025-03-26T13:46:00Z">
        <w:r>
          <w:rPr>
            <w:rFonts w:ascii="Times New Roman" w:hAnsi="Times New Roman" w:eastAsia="Times New Roman" w:cs="Times New Roman"/>
            <w:b/>
            <w:bCs/>
            <w:sz w:val="24"/>
            <w:szCs w:val="24"/>
          </w:rPr>
          <w:delText>Description:</w:delText>
        </w:r>
      </w:del>
      <w:del w:id="2667" w:author="MUHAMMAD HAMAD" w:date="2025-03-26T13:46:00Z">
        <w:r>
          <w:rPr>
            <w:rFonts w:ascii="Times New Roman" w:hAnsi="Times New Roman" w:eastAsia="Times New Roman" w:cs="Times New Roman"/>
            <w:sz w:val="24"/>
            <w:szCs w:val="24"/>
          </w:rPr>
          <w:br w:type="textWrapping"/>
        </w:r>
      </w:del>
      <w:del w:id="2668" w:author="MUHAMMAD HAMAD" w:date="2025-03-26T13:46:00Z">
        <w:r>
          <w:rPr>
            <w:rFonts w:ascii="Times New Roman" w:hAnsi="Times New Roman" w:eastAsia="Times New Roman" w:cs="Times New Roman"/>
            <w:sz w:val="24"/>
            <w:szCs w:val="24"/>
          </w:rPr>
          <w:delText>Students can upload work products related to their project. Multiple versions can be submitted over time to reflect ongoing progress.</w:delText>
        </w:r>
      </w:del>
    </w:p>
    <w:p w14:paraId="69D799DC">
      <w:pPr>
        <w:numPr>
          <w:ilvl w:val="0"/>
          <w:numId w:val="100"/>
        </w:numPr>
        <w:spacing w:before="100" w:beforeAutospacing="1" w:after="100" w:afterAutospacing="1" w:line="240" w:lineRule="auto"/>
        <w:rPr>
          <w:del w:id="2669" w:author="MUHAMMAD HAMAD" w:date="2025-03-26T13:46:00Z"/>
          <w:rFonts w:ascii="Times New Roman" w:hAnsi="Times New Roman" w:eastAsia="Times New Roman" w:cs="Times New Roman"/>
          <w:sz w:val="24"/>
          <w:szCs w:val="24"/>
        </w:rPr>
      </w:pPr>
      <w:del w:id="2670" w:author="MUHAMMAD HAMAD" w:date="2025-03-26T13:46:00Z">
        <w:r>
          <w:rPr>
            <w:rFonts w:ascii="Times New Roman" w:hAnsi="Times New Roman" w:eastAsia="Times New Roman" w:cs="Times New Roman"/>
            <w:b/>
            <w:bCs/>
            <w:sz w:val="24"/>
            <w:szCs w:val="24"/>
          </w:rPr>
          <w:delText>Preconditions:</w:delText>
        </w:r>
      </w:del>
      <w:del w:id="2671" w:author="MUHAMMAD HAMAD" w:date="2025-03-26T13:46:00Z">
        <w:r>
          <w:rPr>
            <w:rFonts w:ascii="Times New Roman" w:hAnsi="Times New Roman" w:eastAsia="Times New Roman" w:cs="Times New Roman"/>
            <w:sz w:val="24"/>
            <w:szCs w:val="24"/>
          </w:rPr>
          <w:br w:type="textWrapping"/>
        </w:r>
      </w:del>
      <w:del w:id="2672" w:author="MUHAMMAD HAMAD" w:date="2025-03-26T13:46:00Z">
        <w:r>
          <w:rPr>
            <w:rFonts w:ascii="Times New Roman" w:hAnsi="Times New Roman" w:eastAsia="Times New Roman" w:cs="Times New Roman"/>
            <w:sz w:val="24"/>
            <w:szCs w:val="24"/>
          </w:rPr>
          <w:delText>The student must have an active project registration.</w:delText>
        </w:r>
      </w:del>
    </w:p>
    <w:p w14:paraId="0F366F75">
      <w:pPr>
        <w:numPr>
          <w:ilvl w:val="0"/>
          <w:numId w:val="100"/>
        </w:numPr>
        <w:spacing w:before="100" w:beforeAutospacing="1" w:after="100" w:afterAutospacing="1" w:line="240" w:lineRule="auto"/>
        <w:rPr>
          <w:del w:id="2673" w:author="MUHAMMAD HAMAD" w:date="2025-03-26T13:46:00Z"/>
          <w:rFonts w:ascii="Times New Roman" w:hAnsi="Times New Roman" w:eastAsia="Times New Roman" w:cs="Times New Roman"/>
          <w:sz w:val="24"/>
          <w:szCs w:val="24"/>
        </w:rPr>
      </w:pPr>
      <w:del w:id="2674" w:author="MUHAMMAD HAMAD" w:date="2025-03-26T13:46:00Z">
        <w:r>
          <w:rPr>
            <w:rFonts w:ascii="Times New Roman" w:hAnsi="Times New Roman" w:eastAsia="Times New Roman" w:cs="Times New Roman"/>
            <w:b/>
            <w:bCs/>
            <w:sz w:val="24"/>
            <w:szCs w:val="24"/>
          </w:rPr>
          <w:delText>Postconditions:</w:delText>
        </w:r>
      </w:del>
      <w:del w:id="2675" w:author="MUHAMMAD HAMAD" w:date="2025-03-26T13:46:00Z">
        <w:r>
          <w:rPr>
            <w:rFonts w:ascii="Times New Roman" w:hAnsi="Times New Roman" w:eastAsia="Times New Roman" w:cs="Times New Roman"/>
            <w:sz w:val="24"/>
            <w:szCs w:val="24"/>
          </w:rPr>
          <w:br w:type="textWrapping"/>
        </w:r>
      </w:del>
      <w:del w:id="2676" w:author="MUHAMMAD HAMAD" w:date="2025-03-26T13:46:00Z">
        <w:r>
          <w:rPr>
            <w:rFonts w:ascii="Times New Roman" w:hAnsi="Times New Roman" w:eastAsia="Times New Roman" w:cs="Times New Roman"/>
            <w:sz w:val="24"/>
            <w:szCs w:val="24"/>
          </w:rPr>
          <w:delText>The submitted work product is stored with a version identifier, and a timestamp is recorded.</w:delText>
        </w:r>
      </w:del>
    </w:p>
    <w:p w14:paraId="365E8983">
      <w:pPr>
        <w:numPr>
          <w:ilvl w:val="0"/>
          <w:numId w:val="100"/>
        </w:numPr>
        <w:spacing w:before="100" w:beforeAutospacing="1" w:after="100" w:afterAutospacing="1" w:line="240" w:lineRule="auto"/>
        <w:rPr>
          <w:del w:id="2677" w:author="MUHAMMAD HAMAD" w:date="2025-03-26T13:46:00Z"/>
          <w:rFonts w:ascii="Times New Roman" w:hAnsi="Times New Roman" w:eastAsia="Times New Roman" w:cs="Times New Roman"/>
          <w:sz w:val="24"/>
          <w:szCs w:val="24"/>
        </w:rPr>
      </w:pPr>
      <w:del w:id="2678" w:author="MUHAMMAD HAMAD" w:date="2025-03-26T13:46:00Z">
        <w:r>
          <w:rPr>
            <w:rFonts w:ascii="Times New Roman" w:hAnsi="Times New Roman" w:eastAsia="Times New Roman" w:cs="Times New Roman"/>
            <w:b/>
            <w:bCs/>
            <w:sz w:val="24"/>
            <w:szCs w:val="24"/>
          </w:rPr>
          <w:delText>Alternate Scenarios:</w:delText>
        </w:r>
      </w:del>
    </w:p>
    <w:p w14:paraId="63CE2E4B">
      <w:pPr>
        <w:numPr>
          <w:ilvl w:val="1"/>
          <w:numId w:val="100"/>
        </w:numPr>
        <w:spacing w:before="100" w:beforeAutospacing="1" w:after="100" w:afterAutospacing="1" w:line="240" w:lineRule="auto"/>
        <w:rPr>
          <w:del w:id="2679" w:author="MUHAMMAD HAMAD" w:date="2025-03-26T13:46:00Z"/>
          <w:rFonts w:ascii="Times New Roman" w:hAnsi="Times New Roman" w:eastAsia="Times New Roman" w:cs="Times New Roman"/>
          <w:sz w:val="24"/>
          <w:szCs w:val="24"/>
        </w:rPr>
      </w:pPr>
      <w:del w:id="2680" w:author="MUHAMMAD HAMAD" w:date="2025-03-26T13:46:00Z">
        <w:r>
          <w:rPr>
            <w:rFonts w:ascii="Times New Roman" w:hAnsi="Times New Roman" w:eastAsia="Times New Roman" w:cs="Times New Roman"/>
            <w:sz w:val="24"/>
            <w:szCs w:val="24"/>
          </w:rPr>
          <w:delText>If the file format is unsupported, the system alerts the user and requests a compatible format.</w:delText>
        </w:r>
      </w:del>
    </w:p>
    <w:p w14:paraId="77D2ECED">
      <w:pPr>
        <w:numPr>
          <w:ilvl w:val="1"/>
          <w:numId w:val="100"/>
        </w:numPr>
        <w:spacing w:before="100" w:beforeAutospacing="1" w:after="100" w:afterAutospacing="1" w:line="240" w:lineRule="auto"/>
        <w:rPr>
          <w:del w:id="2681" w:author="MUHAMMAD HAMAD" w:date="2025-03-26T13:46:00Z"/>
          <w:rFonts w:ascii="Times New Roman" w:hAnsi="Times New Roman" w:eastAsia="Times New Roman" w:cs="Times New Roman"/>
          <w:sz w:val="24"/>
          <w:szCs w:val="24"/>
        </w:rPr>
      </w:pPr>
      <w:del w:id="2682" w:author="MUHAMMAD HAMAD" w:date="2025-03-26T13:46:00Z">
        <w:r>
          <w:rPr>
            <w:rFonts w:ascii="Times New Roman" w:hAnsi="Times New Roman" w:eastAsia="Times New Roman" w:cs="Times New Roman"/>
            <w:sz w:val="24"/>
            <w:szCs w:val="24"/>
          </w:rPr>
          <w:delText>In case of upload failure, the system provides an error message and a retry option.</w:delText>
        </w:r>
      </w:del>
    </w:p>
    <w:p w14:paraId="71D83FB3">
      <w:pPr>
        <w:spacing w:before="100" w:beforeAutospacing="1" w:after="100" w:afterAutospacing="1" w:line="240" w:lineRule="auto"/>
        <w:outlineLvl w:val="2"/>
        <w:rPr>
          <w:del w:id="2683" w:author="MUHAMMAD HAMAD" w:date="2025-03-26T13:46:00Z"/>
          <w:rFonts w:ascii="Times New Roman" w:hAnsi="Times New Roman" w:eastAsia="Times New Roman" w:cs="Times New Roman"/>
          <w:b/>
          <w:bCs/>
          <w:sz w:val="27"/>
          <w:szCs w:val="27"/>
        </w:rPr>
      </w:pPr>
      <w:del w:id="2684" w:author="MUHAMMAD HAMAD" w:date="2025-03-26T13:44:00Z">
        <w:r>
          <w:rPr>
            <w:rFonts w:ascii="Times New Roman" w:hAnsi="Times New Roman" w:eastAsia="Times New Roman" w:cs="Times New Roman"/>
            <w:b/>
            <w:bCs/>
            <w:sz w:val="27"/>
            <w:szCs w:val="27"/>
          </w:rPr>
          <w:delText xml:space="preserve">7.1.4 </w:delText>
        </w:r>
      </w:del>
      <w:del w:id="2685" w:author="MUHAMMAD HAMAD" w:date="2025-03-26T13:46:00Z">
        <w:r>
          <w:rPr>
            <w:rFonts w:ascii="Times New Roman" w:hAnsi="Times New Roman" w:eastAsia="Times New Roman" w:cs="Times New Roman"/>
            <w:b/>
            <w:bCs/>
            <w:sz w:val="27"/>
            <w:szCs w:val="27"/>
          </w:rPr>
          <w:delText>Feedback Provision</w:delText>
        </w:r>
      </w:del>
    </w:p>
    <w:p w14:paraId="10109CC2">
      <w:pPr>
        <w:numPr>
          <w:ilvl w:val="0"/>
          <w:numId w:val="101"/>
        </w:numPr>
        <w:spacing w:before="100" w:beforeAutospacing="1" w:after="100" w:afterAutospacing="1" w:line="240" w:lineRule="auto"/>
        <w:rPr>
          <w:del w:id="2686" w:author="MUHAMMAD HAMAD" w:date="2025-03-26T13:46:00Z"/>
          <w:rFonts w:ascii="Times New Roman" w:hAnsi="Times New Roman" w:eastAsia="Times New Roman" w:cs="Times New Roman"/>
          <w:sz w:val="24"/>
          <w:szCs w:val="24"/>
        </w:rPr>
      </w:pPr>
      <w:del w:id="2687" w:author="MUHAMMAD HAMAD" w:date="2025-03-26T13:46:00Z">
        <w:r>
          <w:rPr>
            <w:rFonts w:ascii="Times New Roman" w:hAnsi="Times New Roman" w:eastAsia="Times New Roman" w:cs="Times New Roman"/>
            <w:b/>
            <w:bCs/>
            <w:sz w:val="24"/>
            <w:szCs w:val="24"/>
          </w:rPr>
          <w:delText>Primary Actor:</w:delText>
        </w:r>
      </w:del>
      <w:del w:id="2688" w:author="MUHAMMAD HAMAD" w:date="2025-03-26T13:46:00Z">
        <w:r>
          <w:rPr>
            <w:rFonts w:ascii="Times New Roman" w:hAnsi="Times New Roman" w:eastAsia="Times New Roman" w:cs="Times New Roman"/>
            <w:sz w:val="24"/>
            <w:szCs w:val="24"/>
          </w:rPr>
          <w:br w:type="textWrapping"/>
        </w:r>
      </w:del>
      <w:del w:id="2689" w:author="MUHAMMAD HAMAD" w:date="2025-03-26T13:46:00Z">
        <w:r>
          <w:rPr>
            <w:rFonts w:ascii="Times New Roman" w:hAnsi="Times New Roman" w:eastAsia="Times New Roman" w:cs="Times New Roman"/>
            <w:sz w:val="24"/>
            <w:szCs w:val="24"/>
          </w:rPr>
          <w:delText>Supervisor</w:delText>
        </w:r>
      </w:del>
    </w:p>
    <w:p w14:paraId="685A7326">
      <w:pPr>
        <w:numPr>
          <w:ilvl w:val="0"/>
          <w:numId w:val="101"/>
        </w:numPr>
        <w:spacing w:before="100" w:beforeAutospacing="1" w:after="100" w:afterAutospacing="1" w:line="240" w:lineRule="auto"/>
        <w:rPr>
          <w:del w:id="2690" w:author="MUHAMMAD HAMAD" w:date="2025-03-26T13:46:00Z"/>
          <w:rFonts w:ascii="Times New Roman" w:hAnsi="Times New Roman" w:eastAsia="Times New Roman" w:cs="Times New Roman"/>
          <w:sz w:val="24"/>
          <w:szCs w:val="24"/>
        </w:rPr>
      </w:pPr>
      <w:del w:id="2691" w:author="MUHAMMAD HAMAD" w:date="2025-03-26T13:46:00Z">
        <w:r>
          <w:rPr>
            <w:rFonts w:ascii="Times New Roman" w:hAnsi="Times New Roman" w:eastAsia="Times New Roman" w:cs="Times New Roman"/>
            <w:b/>
            <w:bCs/>
            <w:sz w:val="24"/>
            <w:szCs w:val="24"/>
          </w:rPr>
          <w:delText>Description:</w:delText>
        </w:r>
      </w:del>
      <w:del w:id="2692" w:author="MUHAMMAD HAMAD" w:date="2025-03-26T13:46:00Z">
        <w:r>
          <w:rPr>
            <w:rFonts w:ascii="Times New Roman" w:hAnsi="Times New Roman" w:eastAsia="Times New Roman" w:cs="Times New Roman"/>
            <w:sz w:val="24"/>
            <w:szCs w:val="24"/>
          </w:rPr>
          <w:br w:type="textWrapping"/>
        </w:r>
      </w:del>
      <w:del w:id="2693" w:author="MUHAMMAD HAMAD" w:date="2025-03-26T13:46:00Z">
        <w:r>
          <w:rPr>
            <w:rFonts w:ascii="Times New Roman" w:hAnsi="Times New Roman" w:eastAsia="Times New Roman" w:cs="Times New Roman"/>
            <w:sz w:val="24"/>
            <w:szCs w:val="24"/>
          </w:rPr>
          <w:delText>Supervisors can review submitted work products and provide detailed feedback. Feedback may be textual and can include file attachments if necessary.</w:delText>
        </w:r>
      </w:del>
    </w:p>
    <w:p w14:paraId="71006D3E">
      <w:pPr>
        <w:numPr>
          <w:ilvl w:val="0"/>
          <w:numId w:val="101"/>
        </w:numPr>
        <w:spacing w:before="100" w:beforeAutospacing="1" w:after="100" w:afterAutospacing="1" w:line="240" w:lineRule="auto"/>
        <w:rPr>
          <w:del w:id="2694" w:author="MUHAMMAD HAMAD" w:date="2025-03-26T13:46:00Z"/>
          <w:rFonts w:ascii="Times New Roman" w:hAnsi="Times New Roman" w:eastAsia="Times New Roman" w:cs="Times New Roman"/>
          <w:sz w:val="24"/>
          <w:szCs w:val="24"/>
        </w:rPr>
      </w:pPr>
      <w:del w:id="2695" w:author="MUHAMMAD HAMAD" w:date="2025-03-26T13:46:00Z">
        <w:r>
          <w:rPr>
            <w:rFonts w:ascii="Times New Roman" w:hAnsi="Times New Roman" w:eastAsia="Times New Roman" w:cs="Times New Roman"/>
            <w:b/>
            <w:bCs/>
            <w:sz w:val="24"/>
            <w:szCs w:val="24"/>
          </w:rPr>
          <w:delText>Preconditions:</w:delText>
        </w:r>
      </w:del>
      <w:del w:id="2696" w:author="MUHAMMAD HAMAD" w:date="2025-03-26T13:46:00Z">
        <w:r>
          <w:rPr>
            <w:rFonts w:ascii="Times New Roman" w:hAnsi="Times New Roman" w:eastAsia="Times New Roman" w:cs="Times New Roman"/>
            <w:sz w:val="24"/>
            <w:szCs w:val="24"/>
          </w:rPr>
          <w:br w:type="textWrapping"/>
        </w:r>
      </w:del>
      <w:del w:id="2697" w:author="MUHAMMAD HAMAD" w:date="2025-03-26T13:46:00Z">
        <w:r>
          <w:rPr>
            <w:rFonts w:ascii="Times New Roman" w:hAnsi="Times New Roman" w:eastAsia="Times New Roman" w:cs="Times New Roman"/>
            <w:sz w:val="24"/>
            <w:szCs w:val="24"/>
          </w:rPr>
          <w:delText>The supervisor must be assigned to a project and logged in.</w:delText>
        </w:r>
      </w:del>
    </w:p>
    <w:p w14:paraId="386BC7B4">
      <w:pPr>
        <w:numPr>
          <w:ilvl w:val="0"/>
          <w:numId w:val="101"/>
        </w:numPr>
        <w:spacing w:before="100" w:beforeAutospacing="1" w:after="100" w:afterAutospacing="1" w:line="240" w:lineRule="auto"/>
        <w:rPr>
          <w:del w:id="2698" w:author="MUHAMMAD HAMAD" w:date="2025-03-26T13:46:00Z"/>
          <w:rFonts w:ascii="Times New Roman" w:hAnsi="Times New Roman" w:eastAsia="Times New Roman" w:cs="Times New Roman"/>
          <w:sz w:val="24"/>
          <w:szCs w:val="24"/>
        </w:rPr>
      </w:pPr>
      <w:del w:id="2699" w:author="MUHAMMAD HAMAD" w:date="2025-03-26T13:46:00Z">
        <w:r>
          <w:rPr>
            <w:rFonts w:ascii="Times New Roman" w:hAnsi="Times New Roman" w:eastAsia="Times New Roman" w:cs="Times New Roman"/>
            <w:b/>
            <w:bCs/>
            <w:sz w:val="24"/>
            <w:szCs w:val="24"/>
          </w:rPr>
          <w:delText>Postconditions:</w:delText>
        </w:r>
      </w:del>
      <w:del w:id="2700" w:author="MUHAMMAD HAMAD" w:date="2025-03-26T13:46:00Z">
        <w:r>
          <w:rPr>
            <w:rFonts w:ascii="Times New Roman" w:hAnsi="Times New Roman" w:eastAsia="Times New Roman" w:cs="Times New Roman"/>
            <w:sz w:val="24"/>
            <w:szCs w:val="24"/>
          </w:rPr>
          <w:br w:type="textWrapping"/>
        </w:r>
      </w:del>
      <w:del w:id="2701" w:author="MUHAMMAD HAMAD" w:date="2025-03-26T13:46:00Z">
        <w:r>
          <w:rPr>
            <w:rFonts w:ascii="Times New Roman" w:hAnsi="Times New Roman" w:eastAsia="Times New Roman" w:cs="Times New Roman"/>
            <w:sz w:val="24"/>
            <w:szCs w:val="24"/>
          </w:rPr>
          <w:delText>Feedback is stored and linked to the corresponding work product submission.</w:delText>
        </w:r>
      </w:del>
    </w:p>
    <w:p w14:paraId="19D918B0">
      <w:pPr>
        <w:numPr>
          <w:ilvl w:val="0"/>
          <w:numId w:val="101"/>
        </w:numPr>
        <w:spacing w:before="100" w:beforeAutospacing="1" w:after="100" w:afterAutospacing="1" w:line="240" w:lineRule="auto"/>
        <w:rPr>
          <w:del w:id="2702" w:author="MUHAMMAD HAMAD" w:date="2025-03-26T13:46:00Z"/>
          <w:rFonts w:ascii="Times New Roman" w:hAnsi="Times New Roman" w:eastAsia="Times New Roman" w:cs="Times New Roman"/>
          <w:sz w:val="24"/>
          <w:szCs w:val="24"/>
        </w:rPr>
      </w:pPr>
      <w:del w:id="2703" w:author="MUHAMMAD HAMAD" w:date="2025-03-26T13:46:00Z">
        <w:r>
          <w:rPr>
            <w:rFonts w:ascii="Times New Roman" w:hAnsi="Times New Roman" w:eastAsia="Times New Roman" w:cs="Times New Roman"/>
            <w:b/>
            <w:bCs/>
            <w:sz w:val="24"/>
            <w:szCs w:val="24"/>
          </w:rPr>
          <w:delText>Alternate Scenarios:</w:delText>
        </w:r>
      </w:del>
    </w:p>
    <w:p w14:paraId="3894D8AD">
      <w:pPr>
        <w:numPr>
          <w:ilvl w:val="1"/>
          <w:numId w:val="101"/>
        </w:numPr>
        <w:spacing w:before="100" w:beforeAutospacing="1" w:after="100" w:afterAutospacing="1" w:line="240" w:lineRule="auto"/>
        <w:rPr>
          <w:del w:id="2704" w:author="MUHAMMAD HAMAD" w:date="2025-03-26T13:46:00Z"/>
          <w:rFonts w:ascii="Times New Roman" w:hAnsi="Times New Roman" w:eastAsia="Times New Roman" w:cs="Times New Roman"/>
          <w:sz w:val="24"/>
          <w:szCs w:val="24"/>
        </w:rPr>
      </w:pPr>
      <w:del w:id="2705" w:author="MUHAMMAD HAMAD" w:date="2025-03-26T13:46:00Z">
        <w:r>
          <w:rPr>
            <w:rFonts w:ascii="Times New Roman" w:hAnsi="Times New Roman" w:eastAsia="Times New Roman" w:cs="Times New Roman"/>
            <w:sz w:val="24"/>
            <w:szCs w:val="24"/>
          </w:rPr>
          <w:delText>If the feedback submission fails due to a system error, the supervisor is prompted to resubmit.</w:delText>
        </w:r>
      </w:del>
    </w:p>
    <w:p w14:paraId="41493C4A">
      <w:pPr>
        <w:numPr>
          <w:ilvl w:val="1"/>
          <w:numId w:val="101"/>
        </w:numPr>
        <w:spacing w:before="100" w:beforeAutospacing="1" w:after="100" w:afterAutospacing="1" w:line="240" w:lineRule="auto"/>
        <w:rPr>
          <w:del w:id="2706" w:author="MUHAMMAD HAMAD" w:date="2025-03-26T13:46:00Z"/>
          <w:rFonts w:ascii="Times New Roman" w:hAnsi="Times New Roman" w:eastAsia="Times New Roman" w:cs="Times New Roman"/>
          <w:sz w:val="24"/>
          <w:szCs w:val="24"/>
        </w:rPr>
      </w:pPr>
      <w:del w:id="2707" w:author="MUHAMMAD HAMAD" w:date="2025-03-26T13:46:00Z">
        <w:r>
          <w:rPr>
            <w:rFonts w:ascii="Times New Roman" w:hAnsi="Times New Roman" w:eastAsia="Times New Roman" w:cs="Times New Roman"/>
            <w:sz w:val="24"/>
            <w:szCs w:val="24"/>
          </w:rPr>
          <w:delText>If the feedback is incomplete or unclear, the system may prompt for additional clarification.</w:delText>
        </w:r>
      </w:del>
    </w:p>
    <w:p w14:paraId="319ABBC0">
      <w:pPr>
        <w:spacing w:before="100" w:beforeAutospacing="1" w:after="100" w:afterAutospacing="1" w:line="240" w:lineRule="auto"/>
        <w:outlineLvl w:val="2"/>
        <w:rPr>
          <w:del w:id="2708" w:author="MUHAMMAD HAMAD" w:date="2025-03-26T13:46:00Z"/>
          <w:rFonts w:ascii="Times New Roman" w:hAnsi="Times New Roman" w:eastAsia="Times New Roman" w:cs="Times New Roman"/>
          <w:b/>
          <w:bCs/>
          <w:sz w:val="27"/>
          <w:szCs w:val="27"/>
        </w:rPr>
      </w:pPr>
      <w:del w:id="2709" w:author="MUHAMMAD HAMAD" w:date="2025-03-26T13:44:00Z">
        <w:r>
          <w:rPr>
            <w:rFonts w:ascii="Times New Roman" w:hAnsi="Times New Roman" w:eastAsia="Times New Roman" w:cs="Times New Roman"/>
            <w:b/>
            <w:bCs/>
            <w:sz w:val="27"/>
            <w:szCs w:val="27"/>
          </w:rPr>
          <w:delText xml:space="preserve">7.1.5 </w:delText>
        </w:r>
      </w:del>
      <w:del w:id="2710" w:author="MUHAMMAD HAMAD" w:date="2025-03-26T13:46:00Z">
        <w:r>
          <w:rPr>
            <w:rFonts w:ascii="Times New Roman" w:hAnsi="Times New Roman" w:eastAsia="Times New Roman" w:cs="Times New Roman"/>
            <w:b/>
            <w:bCs/>
            <w:sz w:val="27"/>
            <w:szCs w:val="27"/>
          </w:rPr>
          <w:delText>Version Control for Work Products</w:delText>
        </w:r>
      </w:del>
    </w:p>
    <w:p w14:paraId="18217890">
      <w:pPr>
        <w:numPr>
          <w:ilvl w:val="0"/>
          <w:numId w:val="102"/>
        </w:numPr>
        <w:spacing w:before="100" w:beforeAutospacing="1" w:after="100" w:afterAutospacing="1" w:line="240" w:lineRule="auto"/>
        <w:rPr>
          <w:del w:id="2711" w:author="MUHAMMAD HAMAD" w:date="2025-03-26T13:46:00Z"/>
          <w:rFonts w:ascii="Times New Roman" w:hAnsi="Times New Roman" w:eastAsia="Times New Roman" w:cs="Times New Roman"/>
          <w:sz w:val="24"/>
          <w:szCs w:val="24"/>
        </w:rPr>
      </w:pPr>
      <w:del w:id="2712" w:author="MUHAMMAD HAMAD" w:date="2025-03-26T13:46:00Z">
        <w:r>
          <w:rPr>
            <w:rFonts w:ascii="Times New Roman" w:hAnsi="Times New Roman" w:eastAsia="Times New Roman" w:cs="Times New Roman"/>
            <w:b/>
            <w:bCs/>
            <w:sz w:val="24"/>
            <w:szCs w:val="24"/>
          </w:rPr>
          <w:delText>Primary Actor:</w:delText>
        </w:r>
      </w:del>
      <w:del w:id="2713" w:author="MUHAMMAD HAMAD" w:date="2025-03-26T13:46:00Z">
        <w:r>
          <w:rPr>
            <w:rFonts w:ascii="Times New Roman" w:hAnsi="Times New Roman" w:eastAsia="Times New Roman" w:cs="Times New Roman"/>
            <w:sz w:val="24"/>
            <w:szCs w:val="24"/>
          </w:rPr>
          <w:br w:type="textWrapping"/>
        </w:r>
      </w:del>
      <w:del w:id="2714" w:author="MUHAMMAD HAMAD" w:date="2025-03-26T13:46:00Z">
        <w:r>
          <w:rPr>
            <w:rFonts w:ascii="Times New Roman" w:hAnsi="Times New Roman" w:eastAsia="Times New Roman" w:cs="Times New Roman"/>
            <w:sz w:val="24"/>
            <w:szCs w:val="24"/>
          </w:rPr>
          <w:delText>Student, Supervisor</w:delText>
        </w:r>
      </w:del>
    </w:p>
    <w:p w14:paraId="571AEE8C">
      <w:pPr>
        <w:numPr>
          <w:ilvl w:val="0"/>
          <w:numId w:val="102"/>
        </w:numPr>
        <w:spacing w:before="100" w:beforeAutospacing="1" w:after="100" w:afterAutospacing="1" w:line="240" w:lineRule="auto"/>
        <w:rPr>
          <w:del w:id="2715" w:author="MUHAMMAD HAMAD" w:date="2025-03-26T13:46:00Z"/>
          <w:rFonts w:ascii="Times New Roman" w:hAnsi="Times New Roman" w:eastAsia="Times New Roman" w:cs="Times New Roman"/>
          <w:sz w:val="24"/>
          <w:szCs w:val="24"/>
        </w:rPr>
      </w:pPr>
      <w:del w:id="2716" w:author="MUHAMMAD HAMAD" w:date="2025-03-26T13:46:00Z">
        <w:r>
          <w:rPr>
            <w:rFonts w:ascii="Times New Roman" w:hAnsi="Times New Roman" w:eastAsia="Times New Roman" w:cs="Times New Roman"/>
            <w:b/>
            <w:bCs/>
            <w:sz w:val="24"/>
            <w:szCs w:val="24"/>
          </w:rPr>
          <w:delText>Description:</w:delText>
        </w:r>
      </w:del>
      <w:del w:id="2717" w:author="MUHAMMAD HAMAD" w:date="2025-03-26T13:46:00Z">
        <w:r>
          <w:rPr>
            <w:rFonts w:ascii="Times New Roman" w:hAnsi="Times New Roman" w:eastAsia="Times New Roman" w:cs="Times New Roman"/>
            <w:sz w:val="24"/>
            <w:szCs w:val="24"/>
          </w:rPr>
          <w:br w:type="textWrapping"/>
        </w:r>
      </w:del>
      <w:del w:id="2718" w:author="MUHAMMAD HAMAD" w:date="2025-03-26T13:46:00Z">
        <w:r>
          <w:rPr>
            <w:rFonts w:ascii="Times New Roman" w:hAnsi="Times New Roman" w:eastAsia="Times New Roman" w:cs="Times New Roman"/>
            <w:sz w:val="24"/>
            <w:szCs w:val="24"/>
          </w:rPr>
          <w:delText>The system maintains version control for all work product submissions. Each version is uniquely identified and stored so that supervisors can track progress and changes over time.</w:delText>
        </w:r>
      </w:del>
    </w:p>
    <w:p w14:paraId="3F3E6094">
      <w:pPr>
        <w:numPr>
          <w:ilvl w:val="0"/>
          <w:numId w:val="102"/>
        </w:numPr>
        <w:spacing w:before="100" w:beforeAutospacing="1" w:after="100" w:afterAutospacing="1" w:line="240" w:lineRule="auto"/>
        <w:rPr>
          <w:del w:id="2719" w:author="MUHAMMAD HAMAD" w:date="2025-03-26T13:46:00Z"/>
          <w:rFonts w:ascii="Times New Roman" w:hAnsi="Times New Roman" w:eastAsia="Times New Roman" w:cs="Times New Roman"/>
          <w:sz w:val="24"/>
          <w:szCs w:val="24"/>
        </w:rPr>
      </w:pPr>
      <w:del w:id="2720" w:author="MUHAMMAD HAMAD" w:date="2025-03-26T13:46:00Z">
        <w:r>
          <w:rPr>
            <w:rFonts w:ascii="Times New Roman" w:hAnsi="Times New Roman" w:eastAsia="Times New Roman" w:cs="Times New Roman"/>
            <w:b/>
            <w:bCs/>
            <w:sz w:val="24"/>
            <w:szCs w:val="24"/>
          </w:rPr>
          <w:delText>Preconditions:</w:delText>
        </w:r>
      </w:del>
      <w:del w:id="2721" w:author="MUHAMMAD HAMAD" w:date="2025-03-26T13:46:00Z">
        <w:r>
          <w:rPr>
            <w:rFonts w:ascii="Times New Roman" w:hAnsi="Times New Roman" w:eastAsia="Times New Roman" w:cs="Times New Roman"/>
            <w:sz w:val="24"/>
            <w:szCs w:val="24"/>
          </w:rPr>
          <w:br w:type="textWrapping"/>
        </w:r>
      </w:del>
      <w:del w:id="2722" w:author="MUHAMMAD HAMAD" w:date="2025-03-26T13:46:00Z">
        <w:r>
          <w:rPr>
            <w:rFonts w:ascii="Times New Roman" w:hAnsi="Times New Roman" w:eastAsia="Times New Roman" w:cs="Times New Roman"/>
            <w:sz w:val="24"/>
            <w:szCs w:val="24"/>
          </w:rPr>
          <w:delText>The student must have an active project with previous submissions.</w:delText>
        </w:r>
      </w:del>
    </w:p>
    <w:p w14:paraId="570BE0EF">
      <w:pPr>
        <w:numPr>
          <w:ilvl w:val="0"/>
          <w:numId w:val="102"/>
        </w:numPr>
        <w:spacing w:before="100" w:beforeAutospacing="1" w:after="100" w:afterAutospacing="1" w:line="240" w:lineRule="auto"/>
        <w:rPr>
          <w:del w:id="2723" w:author="MUHAMMAD HAMAD" w:date="2025-03-26T13:46:00Z"/>
          <w:rFonts w:ascii="Times New Roman" w:hAnsi="Times New Roman" w:eastAsia="Times New Roman" w:cs="Times New Roman"/>
          <w:sz w:val="24"/>
          <w:szCs w:val="24"/>
        </w:rPr>
      </w:pPr>
      <w:del w:id="2724" w:author="MUHAMMAD HAMAD" w:date="2025-03-26T13:46:00Z">
        <w:r>
          <w:rPr>
            <w:rFonts w:ascii="Times New Roman" w:hAnsi="Times New Roman" w:eastAsia="Times New Roman" w:cs="Times New Roman"/>
            <w:b/>
            <w:bCs/>
            <w:sz w:val="24"/>
            <w:szCs w:val="24"/>
          </w:rPr>
          <w:delText>Postconditions:</w:delText>
        </w:r>
      </w:del>
      <w:del w:id="2725" w:author="MUHAMMAD HAMAD" w:date="2025-03-26T13:46:00Z">
        <w:r>
          <w:rPr>
            <w:rFonts w:ascii="Times New Roman" w:hAnsi="Times New Roman" w:eastAsia="Times New Roman" w:cs="Times New Roman"/>
            <w:sz w:val="24"/>
            <w:szCs w:val="24"/>
          </w:rPr>
          <w:br w:type="textWrapping"/>
        </w:r>
      </w:del>
      <w:del w:id="2726" w:author="MUHAMMAD HAMAD" w:date="2025-03-26T13:46:00Z">
        <w:r>
          <w:rPr>
            <w:rFonts w:ascii="Times New Roman" w:hAnsi="Times New Roman" w:eastAsia="Times New Roman" w:cs="Times New Roman"/>
            <w:sz w:val="24"/>
            <w:szCs w:val="24"/>
          </w:rPr>
          <w:delText>Each new submission is versioned and stored without overwriting previous versions.</w:delText>
        </w:r>
      </w:del>
    </w:p>
    <w:p w14:paraId="7DC1227D">
      <w:pPr>
        <w:numPr>
          <w:ilvl w:val="0"/>
          <w:numId w:val="102"/>
        </w:numPr>
        <w:spacing w:before="100" w:beforeAutospacing="1" w:after="100" w:afterAutospacing="1" w:line="240" w:lineRule="auto"/>
        <w:rPr>
          <w:del w:id="2727" w:author="MUHAMMAD HAMAD" w:date="2025-03-26T13:46:00Z"/>
          <w:rFonts w:ascii="Times New Roman" w:hAnsi="Times New Roman" w:eastAsia="Times New Roman" w:cs="Times New Roman"/>
          <w:sz w:val="24"/>
          <w:szCs w:val="24"/>
        </w:rPr>
      </w:pPr>
      <w:del w:id="2728" w:author="MUHAMMAD HAMAD" w:date="2025-03-26T13:46:00Z">
        <w:r>
          <w:rPr>
            <w:rFonts w:ascii="Times New Roman" w:hAnsi="Times New Roman" w:eastAsia="Times New Roman" w:cs="Times New Roman"/>
            <w:b/>
            <w:bCs/>
            <w:sz w:val="24"/>
            <w:szCs w:val="24"/>
          </w:rPr>
          <w:delText>Alternate Scenarios:</w:delText>
        </w:r>
      </w:del>
    </w:p>
    <w:p w14:paraId="7555044D">
      <w:pPr>
        <w:numPr>
          <w:ilvl w:val="1"/>
          <w:numId w:val="102"/>
        </w:numPr>
        <w:spacing w:before="100" w:beforeAutospacing="1" w:after="100" w:afterAutospacing="1" w:line="240" w:lineRule="auto"/>
        <w:rPr>
          <w:del w:id="2729" w:author="MUHAMMAD HAMAD" w:date="2025-03-26T13:46:00Z"/>
          <w:rFonts w:ascii="Times New Roman" w:hAnsi="Times New Roman" w:eastAsia="Times New Roman" w:cs="Times New Roman"/>
          <w:sz w:val="24"/>
          <w:szCs w:val="24"/>
        </w:rPr>
      </w:pPr>
      <w:del w:id="2730" w:author="MUHAMMAD HAMAD" w:date="2025-03-26T13:46:00Z">
        <w:r>
          <w:rPr>
            <w:rFonts w:ascii="Times New Roman" w:hAnsi="Times New Roman" w:eastAsia="Times New Roman" w:cs="Times New Roman"/>
            <w:sz w:val="24"/>
            <w:szCs w:val="24"/>
          </w:rPr>
          <w:delText>If a submission error occurs, the system rolls back to the last stable version.</w:delText>
        </w:r>
      </w:del>
    </w:p>
    <w:p w14:paraId="5992F794">
      <w:pPr>
        <w:numPr>
          <w:ilvl w:val="1"/>
          <w:numId w:val="102"/>
        </w:numPr>
        <w:spacing w:before="100" w:beforeAutospacing="1" w:after="100" w:afterAutospacing="1" w:line="240" w:lineRule="auto"/>
        <w:rPr>
          <w:del w:id="2731" w:author="MUHAMMAD HAMAD" w:date="2025-03-26T13:46:00Z"/>
          <w:rFonts w:ascii="Times New Roman" w:hAnsi="Times New Roman" w:eastAsia="Times New Roman" w:cs="Times New Roman"/>
          <w:sz w:val="24"/>
          <w:szCs w:val="24"/>
        </w:rPr>
      </w:pPr>
      <w:del w:id="2732" w:author="MUHAMMAD HAMAD" w:date="2025-03-26T13:46:00Z">
        <w:r>
          <w:rPr>
            <w:rFonts w:ascii="Times New Roman" w:hAnsi="Times New Roman" w:eastAsia="Times New Roman" w:cs="Times New Roman"/>
            <w:sz w:val="24"/>
            <w:szCs w:val="24"/>
          </w:rPr>
          <w:delText>The system must alert users when a submission is a duplicate of the previous version.</w:delText>
        </w:r>
      </w:del>
    </w:p>
    <w:p w14:paraId="7630E179">
      <w:pPr>
        <w:pStyle w:val="41"/>
        <w:numPr>
          <w:ilvl w:val="0"/>
          <w:numId w:val="102"/>
        </w:numPr>
        <w:spacing w:before="100" w:beforeAutospacing="1" w:after="100" w:afterAutospacing="1" w:line="240" w:lineRule="auto"/>
        <w:outlineLvl w:val="1"/>
        <w:rPr>
          <w:ins w:id="2733" w:author="Tayyab Mehboob" w:date="2025-03-26T13:16:00Z"/>
          <w:rStyle w:val="28"/>
          <w:rFonts w:ascii="Times New Roman" w:hAnsi="Times New Roman" w:eastAsia="Times New Roman" w:cs="Times New Roman"/>
          <w:b/>
          <w:bCs/>
          <w:sz w:val="36"/>
          <w:szCs w:val="36"/>
          <w:rPrChange w:id="2734" w:author="MUHAMMAD HAMAD" w:date="2025-03-26T13:59:00Z">
            <w:rPr>
              <w:ins w:id="2735" w:author="Tayyab Mehboob" w:date="2025-03-26T13:16:00Z"/>
              <w:rFonts w:ascii="Times New Roman" w:hAnsi="Times New Roman" w:eastAsia="Times New Roman" w:cs="Times New Roman"/>
              <w:b/>
              <w:bCs/>
              <w:sz w:val="36"/>
              <w:szCs w:val="36"/>
            </w:rPr>
          </w:rPrChange>
        </w:rPr>
      </w:pPr>
      <w:del w:id="2736" w:author="Tayyab Mehboob" w:date="2025-03-26T13:15:00Z">
        <w:bookmarkStart w:id="24" w:name="_Toc193890198"/>
        <w:r>
          <w:rPr>
            <w:rFonts w:ascii="Times New Roman" w:hAnsi="Times New Roman" w:eastAsia="Times New Roman" w:cs="Times New Roman"/>
            <w:b/>
            <w:bCs/>
            <w:sz w:val="36"/>
            <w:szCs w:val="36"/>
            <w:rPrChange w:id="2737" w:author="Tayyab Mehboob" w:date="2025-03-26T13:15:00Z">
              <w:rPr/>
            </w:rPrChange>
          </w:rPr>
          <w:delText>7.2</w:delText>
        </w:r>
      </w:del>
      <w:r>
        <w:rPr>
          <w:rFonts w:ascii="Times New Roman" w:hAnsi="Times New Roman" w:eastAsia="Times New Roman" w:cs="Times New Roman"/>
          <w:b/>
          <w:bCs/>
          <w:sz w:val="36"/>
          <w:szCs w:val="36"/>
          <w:rPrChange w:id="2738" w:author="Tayyab Mehboob" w:date="2025-03-26T13:15:00Z">
            <w:rPr/>
          </w:rPrChange>
        </w:rPr>
        <w:t xml:space="preserve"> </w:t>
      </w:r>
      <w:r>
        <w:rPr>
          <w:rStyle w:val="28"/>
          <w:rPrChange w:id="2739" w:author="MUHAMMAD HAMAD" w:date="2025-03-26T13:59:00Z">
            <w:rPr/>
          </w:rPrChange>
        </w:rPr>
        <w:t>Non-Functional Requirements</w:t>
      </w:r>
      <w:bookmarkEnd w:id="24"/>
    </w:p>
    <w:p w14:paraId="4C46D0B3">
      <w:pPr>
        <w:pStyle w:val="41"/>
        <w:spacing w:before="100" w:beforeAutospacing="1" w:after="100" w:afterAutospacing="1" w:line="240" w:lineRule="auto"/>
        <w:outlineLvl w:val="1"/>
        <w:rPr>
          <w:rFonts w:ascii="Times New Roman" w:hAnsi="Times New Roman" w:eastAsia="Times New Roman" w:cs="Times New Roman"/>
          <w:b/>
          <w:bCs/>
          <w:sz w:val="36"/>
          <w:szCs w:val="36"/>
          <w:rPrChange w:id="2741" w:author="Tayyab Mehboob" w:date="2025-03-26T13:15:00Z">
            <w:rPr/>
          </w:rPrChange>
        </w:rPr>
        <w:pPrChange w:id="2740" w:author="Tayyab Mehboob" w:date="2025-03-26T13:16:00Z">
          <w:pPr>
            <w:spacing w:before="100" w:beforeAutospacing="1" w:after="100" w:afterAutospacing="1" w:line="240" w:lineRule="auto"/>
            <w:outlineLvl w:val="1"/>
          </w:pPr>
        </w:pPrChange>
      </w:pPr>
    </w:p>
    <w:p w14:paraId="53C132AD">
      <w:pPr>
        <w:pStyle w:val="41"/>
        <w:numPr>
          <w:ilvl w:val="0"/>
          <w:numId w:val="103"/>
        </w:numPr>
        <w:spacing w:before="100" w:beforeAutospacing="1" w:after="100" w:afterAutospacing="1" w:line="240" w:lineRule="auto"/>
        <w:outlineLvl w:val="2"/>
        <w:rPr>
          <w:rFonts w:ascii="Times New Roman" w:hAnsi="Times New Roman" w:eastAsia="Times New Roman" w:cs="Times New Roman"/>
          <w:b/>
          <w:bCs/>
          <w:sz w:val="27"/>
          <w:szCs w:val="27"/>
          <w:rPrChange w:id="2743" w:author="Tayyab Mehboob" w:date="2025-03-26T13:16:00Z">
            <w:rPr/>
          </w:rPrChange>
        </w:rPr>
        <w:pPrChange w:id="2742" w:author="Tayyab Mehboob" w:date="2025-03-26T13:16:00Z">
          <w:pPr>
            <w:spacing w:before="100" w:beforeAutospacing="1" w:after="100" w:afterAutospacing="1" w:line="240" w:lineRule="auto"/>
            <w:outlineLvl w:val="2"/>
          </w:pPr>
        </w:pPrChange>
      </w:pPr>
      <w:del w:id="2744" w:author="Tayyab Mehboob" w:date="2025-03-26T13:16:00Z">
        <w:bookmarkStart w:id="25" w:name="_Toc193890199"/>
        <w:r>
          <w:rPr>
            <w:rFonts w:ascii="Times New Roman" w:hAnsi="Times New Roman" w:eastAsia="Times New Roman" w:cs="Times New Roman"/>
            <w:b/>
            <w:bCs/>
            <w:sz w:val="27"/>
            <w:szCs w:val="27"/>
            <w:rPrChange w:id="2745" w:author="Tayyab Mehboob" w:date="2025-03-26T13:16:00Z">
              <w:rPr/>
            </w:rPrChange>
          </w:rPr>
          <w:delText>7.2.</w:delText>
        </w:r>
      </w:del>
      <w:del w:id="2746" w:author="Tayyab Mehboob" w:date="2025-03-26T13:16:00Z">
        <w:r>
          <w:rPr>
            <w:rStyle w:val="29"/>
            <w:rPrChange w:id="2747" w:author="MUHAMMAD HAMAD" w:date="2025-03-26T13:59:00Z">
              <w:rPr/>
            </w:rPrChange>
          </w:rPr>
          <w:delText>1</w:delText>
        </w:r>
      </w:del>
      <w:r>
        <w:rPr>
          <w:rStyle w:val="29"/>
          <w:rPrChange w:id="2748" w:author="MUHAMMAD HAMAD" w:date="2025-03-26T13:59:00Z">
            <w:rPr/>
          </w:rPrChange>
        </w:rPr>
        <w:t xml:space="preserve"> Performance Requirements</w:t>
      </w:r>
      <w:bookmarkEnd w:id="25"/>
    </w:p>
    <w:p w14:paraId="35C1F3E9">
      <w:pPr>
        <w:numPr>
          <w:ilvl w:val="0"/>
          <w:numId w:val="104"/>
        </w:numPr>
        <w:spacing w:before="100" w:beforeAutospacing="1" w:after="100" w:afterAutospacing="1" w:line="240" w:lineRule="auto"/>
        <w:rPr>
          <w:del w:id="2749" w:author="SHARIF ULLAH" w:date="2026-10-07T18:23:00Z"/>
          <w:rFonts w:ascii="Times New Roman" w:hAnsi="Times New Roman" w:eastAsia="Times New Roman" w:cs="Times New Roman"/>
          <w:sz w:val="24"/>
          <w:szCs w:val="24"/>
        </w:rPr>
      </w:pPr>
      <w:del w:id="2750" w:author="SHARIF ULLAH" w:date="2026-10-07T18:23:00Z">
        <w:r>
          <w:rPr>
            <w:rFonts w:ascii="Times New Roman" w:hAnsi="Times New Roman" w:eastAsia="Times New Roman" w:cs="Times New Roman"/>
            <w:sz w:val="24"/>
            <w:szCs w:val="24"/>
          </w:rPr>
          <w:delText>The system must process user registration and project submission requests within 2 seconds.</w:delText>
        </w:r>
      </w:del>
    </w:p>
    <w:p w14:paraId="6CB6FC0C">
      <w:pPr>
        <w:numPr>
          <w:ilvl w:val="0"/>
          <w:numId w:val="104"/>
        </w:numPr>
        <w:spacing w:before="100" w:beforeAutospacing="1" w:after="100" w:afterAutospacing="1" w:line="240" w:lineRule="auto"/>
        <w:rPr>
          <w:del w:id="2751" w:author="SHARIF ULLAH" w:date="2026-10-07T18:23:00Z"/>
          <w:rFonts w:ascii="Times New Roman" w:hAnsi="Times New Roman" w:eastAsia="Times New Roman" w:cs="Times New Roman"/>
          <w:sz w:val="24"/>
          <w:szCs w:val="24"/>
        </w:rPr>
      </w:pPr>
      <w:del w:id="2752" w:author="SHARIF ULLAH" w:date="2026-10-07T18:23:00Z">
        <w:r>
          <w:rPr>
            <w:rFonts w:ascii="Times New Roman" w:hAnsi="Times New Roman" w:eastAsia="Times New Roman" w:cs="Times New Roman"/>
            <w:sz w:val="24"/>
            <w:szCs w:val="24"/>
          </w:rPr>
          <w:delText>Work product uploads and version control operations should complete within 3 seconds.</w:delText>
        </w:r>
      </w:del>
    </w:p>
    <w:p w14:paraId="42F0405C">
      <w:pPr>
        <w:numPr>
          <w:ilvl w:val="0"/>
          <w:numId w:val="104"/>
        </w:numPr>
        <w:spacing w:before="100" w:beforeAutospacing="1" w:after="100" w:afterAutospacing="1" w:line="240" w:lineRule="auto"/>
        <w:rPr>
          <w:del w:id="2753" w:author="SHARIF ULLAH" w:date="2026-10-07T18:23:00Z"/>
          <w:rFonts w:ascii="Times New Roman" w:hAnsi="Times New Roman" w:eastAsia="Times New Roman" w:cs="Times New Roman"/>
          <w:sz w:val="24"/>
          <w:szCs w:val="24"/>
        </w:rPr>
      </w:pPr>
      <w:del w:id="2754" w:author="SHARIF ULLAH" w:date="2026-10-07T18:23:00Z">
        <w:r>
          <w:rPr>
            <w:rFonts w:ascii="Times New Roman" w:hAnsi="Times New Roman" w:eastAsia="Times New Roman" w:cs="Times New Roman"/>
            <w:sz w:val="24"/>
            <w:szCs w:val="24"/>
          </w:rPr>
          <w:delText>Feedback submissions must be processed and displayed within 2 seconds.</w:delText>
        </w:r>
      </w:del>
    </w:p>
    <w:p w14:paraId="6AB7750B">
      <w:pPr>
        <w:numPr>
          <w:ilvl w:val="0"/>
          <w:numId w:val="0"/>
        </w:numPr>
        <w:tabs>
          <w:tab w:val="left" w:pos="990"/>
        </w:tabs>
        <w:spacing w:before="100" w:beforeAutospacing="1" w:after="100" w:afterAutospacing="1" w:line="240" w:lineRule="auto"/>
        <w:ind w:left="990" w:firstLine="0"/>
        <w:rPr>
          <w:ins w:id="2756" w:author="SHARIF ULLAH" w:date="2026-10-07T18:23:00Z"/>
          <w:rFonts w:ascii="Times New Roman" w:hAnsi="Times New Roman" w:eastAsia="Times New Roman" w:cs="Times New Roman"/>
          <w:sz w:val="24"/>
          <w:szCs w:val="24"/>
        </w:rPr>
        <w:pPrChange w:id="2755" w:author="SHARIF ULLAH" w:date="2026-10-07T18:23:00Z">
          <w:pPr>
            <w:numPr>
              <w:ilvl w:val="0"/>
              <w:numId w:val="104"/>
            </w:numPr>
            <w:spacing w:before="100" w:beforeAutospacing="1" w:after="100" w:afterAutospacing="1" w:line="240" w:lineRule="auto"/>
            <w:ind w:left="990" w:hanging="360"/>
          </w:pPr>
        </w:pPrChange>
      </w:pPr>
    </w:p>
    <w:p w14:paraId="15E1E7C2">
      <w:pPr>
        <w:numPr>
          <w:ilvl w:val="0"/>
          <w:numId w:val="104"/>
        </w:numPr>
        <w:spacing w:before="100" w:beforeAutospacing="1" w:after="100" w:afterAutospacing="1" w:line="240" w:lineRule="auto"/>
        <w:rPr>
          <w:del w:id="2757" w:author="SHARIF ULLAH" w:date="2026-10-07T18:23:00Z"/>
          <w:rFonts w:ascii="Times New Roman" w:hAnsi="Times New Roman" w:eastAsia="Times New Roman" w:cs="Times New Roman"/>
          <w:sz w:val="24"/>
          <w:szCs w:val="24"/>
        </w:rPr>
      </w:pPr>
      <w:del w:id="2758" w:author="SHARIF ULLAH" w:date="2026-10-07T18:23:00Z">
        <w:r>
          <w:rPr>
            <w:rFonts w:ascii="Times New Roman" w:hAnsi="Times New Roman" w:eastAsia="Times New Roman" w:cs="Times New Roman"/>
            <w:sz w:val="24"/>
            <w:szCs w:val="24"/>
          </w:rPr>
          <w:delText>The system should support concurrent users (students and supervisors) without performance degradation.</w:delText>
        </w:r>
      </w:del>
    </w:p>
    <w:p w14:paraId="61BE23FD">
      <w:pPr>
        <w:numPr>
          <w:ilvl w:val="0"/>
          <w:numId w:val="104"/>
        </w:numPr>
        <w:tabs>
          <w:tab w:val="left" w:pos="720"/>
          <w:tab w:val="clear" w:pos="990"/>
        </w:tabs>
        <w:spacing w:before="100" w:beforeAutospacing="1" w:after="100" w:afterAutospacing="1" w:line="240" w:lineRule="auto"/>
        <w:ind w:left="720"/>
        <w:rPr>
          <w:ins w:id="2759" w:author="SHARIF ULLAH" w:date="2026-10-07T18:24:00Z"/>
          <w:rFonts w:ascii="Times New Roman" w:hAnsi="Times New Roman" w:eastAsia="Times New Roman" w:cs="Times New Roman"/>
          <w:sz w:val="24"/>
          <w:szCs w:val="24"/>
        </w:rPr>
      </w:pPr>
      <w:ins w:id="2760" w:author="SHARIF ULLAH" w:date="2026-10-07T18:24:00Z">
        <w:r>
          <w:rPr>
            <w:rFonts w:ascii="Times New Roman" w:hAnsi="Times New Roman" w:eastAsia="Times New Roman" w:cs="Times New Roman"/>
            <w:sz w:val="24"/>
            <w:szCs w:val="24"/>
          </w:rPr>
          <w:t>The system must process user registration and project submission requests within 2 seconds.</w:t>
        </w:r>
      </w:ins>
    </w:p>
    <w:p w14:paraId="56779832">
      <w:pPr>
        <w:numPr>
          <w:ilvl w:val="0"/>
          <w:numId w:val="104"/>
        </w:numPr>
        <w:tabs>
          <w:tab w:val="left" w:pos="720"/>
          <w:tab w:val="clear" w:pos="990"/>
        </w:tabs>
        <w:spacing w:before="100" w:beforeAutospacing="1" w:after="100" w:afterAutospacing="1" w:line="240" w:lineRule="auto"/>
        <w:ind w:left="720"/>
        <w:rPr>
          <w:ins w:id="2761" w:author="SHARIF ULLAH" w:date="2026-10-07T18:24:00Z"/>
          <w:rFonts w:ascii="Times New Roman" w:hAnsi="Times New Roman" w:eastAsia="Times New Roman" w:cs="Times New Roman"/>
          <w:sz w:val="24"/>
          <w:szCs w:val="24"/>
        </w:rPr>
      </w:pPr>
      <w:ins w:id="2762" w:author="SHARIF ULLAH" w:date="2026-10-07T18:24:00Z">
        <w:r>
          <w:rPr>
            <w:rFonts w:ascii="Times New Roman" w:hAnsi="Times New Roman" w:eastAsia="Times New Roman" w:cs="Times New Roman"/>
            <w:sz w:val="24"/>
            <w:szCs w:val="24"/>
          </w:rPr>
          <w:t>Work product uploads and version control operations should complete within 3 seconds.</w:t>
        </w:r>
      </w:ins>
    </w:p>
    <w:p w14:paraId="45169699">
      <w:pPr>
        <w:numPr>
          <w:ilvl w:val="0"/>
          <w:numId w:val="104"/>
        </w:numPr>
        <w:tabs>
          <w:tab w:val="left" w:pos="720"/>
          <w:tab w:val="clear" w:pos="990"/>
        </w:tabs>
        <w:spacing w:before="100" w:beforeAutospacing="1" w:after="100" w:afterAutospacing="1" w:line="240" w:lineRule="auto"/>
        <w:ind w:left="720"/>
        <w:rPr>
          <w:ins w:id="2763" w:author="SHARIF ULLAH" w:date="2026-10-07T18:24:00Z"/>
          <w:rFonts w:ascii="Times New Roman" w:hAnsi="Times New Roman" w:eastAsia="Times New Roman" w:cs="Times New Roman"/>
          <w:sz w:val="24"/>
          <w:szCs w:val="24"/>
        </w:rPr>
      </w:pPr>
      <w:ins w:id="2764" w:author="SHARIF ULLAH" w:date="2026-10-07T18:24:00Z">
        <w:r>
          <w:rPr>
            <w:rFonts w:ascii="Times New Roman" w:hAnsi="Times New Roman" w:eastAsia="Times New Roman" w:cs="Times New Roman"/>
            <w:sz w:val="24"/>
            <w:szCs w:val="24"/>
          </w:rPr>
          <w:t>Feedback submissions must be processed and displayed within 2 seconds.</w:t>
        </w:r>
      </w:ins>
    </w:p>
    <w:p w14:paraId="7B524EE1">
      <w:pPr>
        <w:numPr>
          <w:ilvl w:val="0"/>
          <w:numId w:val="104"/>
        </w:numPr>
        <w:tabs>
          <w:tab w:val="left" w:pos="720"/>
          <w:tab w:val="clear" w:pos="990"/>
        </w:tabs>
        <w:spacing w:before="100" w:beforeAutospacing="1" w:after="100" w:afterAutospacing="1" w:line="240" w:lineRule="auto"/>
        <w:ind w:left="720" w:hanging="360"/>
        <w:rPr>
          <w:ins w:id="2766" w:author="SHARIF ULLAH" w:date="2026-10-07T18:23:00Z"/>
          <w:rFonts w:ascii="Times New Roman" w:hAnsi="Times New Roman" w:eastAsia="Times New Roman" w:cs="Times New Roman"/>
          <w:sz w:val="24"/>
          <w:szCs w:val="24"/>
        </w:rPr>
        <w:pPrChange w:id="2765" w:author="SHARIF ULLAH" w:date="2026-10-07T18:24:00Z">
          <w:pPr>
            <w:numPr>
              <w:ilvl w:val="0"/>
              <w:numId w:val="104"/>
            </w:numPr>
            <w:spacing w:before="100" w:beforeAutospacing="1" w:after="100" w:afterAutospacing="1" w:line="240" w:lineRule="auto"/>
            <w:ind w:left="990" w:hanging="360"/>
          </w:pPr>
        </w:pPrChange>
      </w:pPr>
      <w:ins w:id="2767" w:author="SHARIF ULLAH" w:date="2026-10-07T18:24:00Z">
        <w:r>
          <w:rPr>
            <w:rFonts w:ascii="Times New Roman" w:hAnsi="Times New Roman" w:eastAsia="Times New Roman" w:cs="Times New Roman"/>
            <w:sz w:val="24"/>
            <w:szCs w:val="24"/>
          </w:rPr>
          <w:t>The system should support concurrent users (students and supervisors) without performance degradation.</w:t>
        </w:r>
      </w:ins>
    </w:p>
    <w:p w14:paraId="1684CB41">
      <w:pPr>
        <w:pStyle w:val="41"/>
        <w:numPr>
          <w:ilvl w:val="0"/>
          <w:numId w:val="104"/>
        </w:numPr>
        <w:spacing w:before="100" w:beforeAutospacing="1" w:after="100" w:afterAutospacing="1" w:line="240" w:lineRule="auto"/>
        <w:outlineLvl w:val="2"/>
        <w:rPr>
          <w:rFonts w:ascii="Times New Roman" w:hAnsi="Times New Roman" w:eastAsia="Times New Roman" w:cs="Times New Roman"/>
          <w:b/>
          <w:bCs/>
          <w:sz w:val="27"/>
          <w:szCs w:val="27"/>
          <w:rPrChange w:id="2769" w:author="Tayyab Mehboob" w:date="2025-03-26T13:17:00Z">
            <w:rPr/>
          </w:rPrChange>
        </w:rPr>
        <w:pPrChange w:id="2768" w:author="Tayyab Mehboob" w:date="2025-03-26T13:17:00Z">
          <w:pPr>
            <w:spacing w:before="100" w:beforeAutospacing="1" w:after="100" w:afterAutospacing="1" w:line="240" w:lineRule="auto"/>
            <w:outlineLvl w:val="2"/>
          </w:pPr>
        </w:pPrChange>
      </w:pPr>
      <w:del w:id="2770" w:author="Tayyab Mehboob" w:date="2025-03-26T13:17:00Z">
        <w:bookmarkStart w:id="26" w:name="_Toc193890200"/>
        <w:r>
          <w:rPr>
            <w:rFonts w:ascii="Times New Roman" w:hAnsi="Times New Roman" w:eastAsia="Times New Roman" w:cs="Times New Roman"/>
            <w:b/>
            <w:bCs/>
            <w:sz w:val="27"/>
            <w:szCs w:val="27"/>
            <w:rPrChange w:id="2771" w:author="Tayyab Mehboob" w:date="2025-03-26T13:17:00Z">
              <w:rPr/>
            </w:rPrChange>
          </w:rPr>
          <w:delText>7.2.</w:delText>
        </w:r>
      </w:del>
      <w:del w:id="2772" w:author="Tayyab Mehboob" w:date="2025-03-26T13:17:00Z">
        <w:r>
          <w:rPr>
            <w:rStyle w:val="29"/>
            <w:rPrChange w:id="2773" w:author="MUHAMMAD HAMAD" w:date="2025-03-26T13:59:00Z">
              <w:rPr/>
            </w:rPrChange>
          </w:rPr>
          <w:delText>2</w:delText>
        </w:r>
      </w:del>
      <w:r>
        <w:rPr>
          <w:rStyle w:val="29"/>
          <w:rPrChange w:id="2774" w:author="MUHAMMAD HAMAD" w:date="2025-03-26T13:59:00Z">
            <w:rPr/>
          </w:rPrChange>
        </w:rPr>
        <w:t xml:space="preserve"> Security Requirements</w:t>
      </w:r>
      <w:bookmarkEnd w:id="26"/>
    </w:p>
    <w:p w14:paraId="7F7644EA">
      <w:pPr>
        <w:numPr>
          <w:ilvl w:val="0"/>
          <w:numId w:val="105"/>
        </w:numPr>
        <w:spacing w:before="100" w:beforeAutospacing="1" w:after="100" w:afterAutospacing="1" w:line="240" w:lineRule="auto"/>
        <w:rPr>
          <w:del w:id="2775" w:author="SHARIF ULLAH" w:date="2026-10-07T18:25:00Z"/>
          <w:rFonts w:ascii="Times New Roman" w:hAnsi="Times New Roman" w:eastAsia="Times New Roman" w:cs="Times New Roman"/>
          <w:sz w:val="24"/>
          <w:szCs w:val="24"/>
        </w:rPr>
      </w:pPr>
      <w:del w:id="2776" w:author="SHARIF ULLAH" w:date="2026-10-07T18:25:00Z">
        <w:r>
          <w:rPr>
            <w:rFonts w:ascii="Times New Roman" w:hAnsi="Times New Roman" w:eastAsia="Times New Roman" w:cs="Times New Roman"/>
            <w:sz w:val="24"/>
            <w:szCs w:val="24"/>
          </w:rPr>
          <w:delText>All user data, including project details and work products, must be stored securely using encryption.</w:delText>
        </w:r>
      </w:del>
    </w:p>
    <w:p w14:paraId="773ED012">
      <w:pPr>
        <w:numPr>
          <w:ilvl w:val="0"/>
          <w:numId w:val="105"/>
        </w:numPr>
        <w:spacing w:before="100" w:beforeAutospacing="1" w:after="100" w:afterAutospacing="1" w:line="240" w:lineRule="auto"/>
        <w:rPr>
          <w:del w:id="2777" w:author="SHARIF ULLAH" w:date="2026-10-07T18:25:00Z"/>
          <w:rFonts w:ascii="Times New Roman" w:hAnsi="Times New Roman" w:eastAsia="Times New Roman" w:cs="Times New Roman"/>
          <w:sz w:val="24"/>
          <w:szCs w:val="24"/>
        </w:rPr>
      </w:pPr>
      <w:del w:id="2778" w:author="SHARIF ULLAH" w:date="2026-10-07T18:25:00Z">
        <w:r>
          <w:rPr>
            <w:rFonts w:ascii="Times New Roman" w:hAnsi="Times New Roman" w:eastAsia="Times New Roman" w:cs="Times New Roman"/>
            <w:sz w:val="24"/>
            <w:szCs w:val="24"/>
          </w:rPr>
          <w:delText>The system shall implement role-based access control to ensure that students can only access their own projects and supervisors only their assigned projects.</w:delText>
        </w:r>
      </w:del>
    </w:p>
    <w:p w14:paraId="3FC1478A">
      <w:pPr>
        <w:numPr>
          <w:ilvl w:val="0"/>
          <w:numId w:val="105"/>
        </w:numPr>
        <w:spacing w:before="100" w:beforeAutospacing="1" w:after="100" w:afterAutospacing="1" w:line="240" w:lineRule="auto"/>
        <w:rPr>
          <w:del w:id="2779" w:author="SHARIF ULLAH" w:date="2026-10-07T18:25:00Z"/>
          <w:rFonts w:ascii="Times New Roman" w:hAnsi="Times New Roman" w:eastAsia="Times New Roman" w:cs="Times New Roman"/>
          <w:sz w:val="24"/>
          <w:szCs w:val="24"/>
        </w:rPr>
      </w:pPr>
      <w:del w:id="2780" w:author="SHARIF ULLAH" w:date="2026-10-07T18:25:00Z">
        <w:r>
          <w:rPr>
            <w:rFonts w:ascii="Times New Roman" w:hAnsi="Times New Roman" w:eastAsia="Times New Roman" w:cs="Times New Roman"/>
            <w:sz w:val="24"/>
            <w:szCs w:val="24"/>
          </w:rPr>
          <w:delText>Secure authentication mechanisms (e.g., two-factor authentication) should be implemented for both registration and login.</w:delText>
        </w:r>
      </w:del>
    </w:p>
    <w:p w14:paraId="74E23C7E">
      <w:pPr>
        <w:numPr>
          <w:ilvl w:val="0"/>
          <w:numId w:val="105"/>
        </w:numPr>
        <w:spacing w:before="100" w:beforeAutospacing="1" w:after="100" w:afterAutospacing="1" w:line="240" w:lineRule="auto"/>
        <w:rPr>
          <w:del w:id="2781" w:author="SHARIF ULLAH" w:date="2026-10-07T18:25:00Z"/>
          <w:rFonts w:ascii="Times New Roman" w:hAnsi="Times New Roman" w:eastAsia="Times New Roman" w:cs="Times New Roman"/>
          <w:sz w:val="24"/>
          <w:szCs w:val="24"/>
        </w:rPr>
      </w:pPr>
      <w:del w:id="2782" w:author="SHARIF ULLAH" w:date="2026-10-07T18:25:00Z">
        <w:r>
          <w:rPr>
            <w:rFonts w:ascii="Times New Roman" w:hAnsi="Times New Roman" w:eastAsia="Times New Roman" w:cs="Times New Roman"/>
            <w:sz w:val="24"/>
            <w:szCs w:val="24"/>
          </w:rPr>
          <w:delText>The system must comply with data privacy regulations as mandated by the university.</w:delText>
        </w:r>
      </w:del>
    </w:p>
    <w:p w14:paraId="76A93984">
      <w:pPr>
        <w:numPr>
          <w:ilvl w:val="0"/>
          <w:numId w:val="105"/>
        </w:numPr>
        <w:spacing w:before="100" w:beforeAutospacing="1" w:after="100" w:afterAutospacing="1" w:line="240" w:lineRule="auto"/>
        <w:rPr>
          <w:ins w:id="2783" w:author="SHARIF ULLAH" w:date="2026-10-07T18:25:00Z"/>
          <w:rFonts w:ascii="Times New Roman" w:hAnsi="Times New Roman" w:eastAsia="Times New Roman" w:cs="Times New Roman"/>
          <w:sz w:val="24"/>
          <w:szCs w:val="24"/>
        </w:rPr>
      </w:pPr>
      <w:ins w:id="2784" w:author="SHARIF ULLAH" w:date="2026-10-07T18:25:00Z">
        <w:bookmarkStart w:id="27" w:name="_Toc193890201"/>
        <w:r>
          <w:rPr>
            <w:rFonts w:ascii="Times New Roman" w:hAnsi="Times New Roman" w:eastAsia="Times New Roman" w:cs="Times New Roman"/>
            <w:sz w:val="24"/>
            <w:szCs w:val="24"/>
          </w:rPr>
          <w:t xml:space="preserve">The system must display available bakery products and product details within </w:t>
        </w:r>
      </w:ins>
      <w:ins w:id="2785" w:author="SHARIF ULLAH" w:date="2026-10-07T18:25:00Z">
        <w:r>
          <w:rPr>
            <w:rFonts w:ascii="Times New Roman" w:hAnsi="Times New Roman" w:eastAsia="Times New Roman" w:cs="Times New Roman"/>
            <w:b/>
            <w:bCs/>
            <w:sz w:val="24"/>
            <w:szCs w:val="24"/>
          </w:rPr>
          <w:t xml:space="preserve">2 </w:t>
        </w:r>
      </w:ins>
      <w:ins w:id="2786" w:author="SHARIF ULLAH" w:date="2026-10-07T18:25:00Z">
        <w:r>
          <w:rPr>
            <w:rFonts w:ascii="Times New Roman" w:hAnsi="Times New Roman" w:eastAsia="Times New Roman" w:cs="Times New Roman"/>
            <w:sz w:val="24"/>
            <w:szCs w:val="24"/>
          </w:rPr>
          <w:t xml:space="preserve">seconds. </w:t>
        </w:r>
      </w:ins>
    </w:p>
    <w:p w14:paraId="5510619E">
      <w:pPr>
        <w:numPr>
          <w:ilvl w:val="0"/>
          <w:numId w:val="105"/>
        </w:numPr>
        <w:spacing w:before="100" w:beforeAutospacing="1" w:after="100" w:afterAutospacing="1" w:line="240" w:lineRule="auto"/>
        <w:rPr>
          <w:ins w:id="2787" w:author="SHARIF ULLAH" w:date="2026-10-07T18:25:00Z"/>
          <w:rFonts w:ascii="Times New Roman" w:hAnsi="Times New Roman" w:eastAsia="Times New Roman" w:cs="Times New Roman"/>
          <w:sz w:val="24"/>
          <w:szCs w:val="24"/>
        </w:rPr>
      </w:pPr>
      <w:ins w:id="2788" w:author="SHARIF ULLAH" w:date="2026-10-07T18:25:00Z">
        <w:r>
          <w:rPr>
            <w:rFonts w:ascii="Times New Roman" w:hAnsi="Times New Roman" w:eastAsia="Times New Roman" w:cs="Times New Roman"/>
            <w:sz w:val="24"/>
            <w:szCs w:val="24"/>
          </w:rPr>
          <w:t xml:space="preserve"> Customer order requests should be processed and order confirmation should be displayed within 3 seconds. </w:t>
        </w:r>
      </w:ins>
    </w:p>
    <w:p w14:paraId="707DD8C4">
      <w:pPr>
        <w:numPr>
          <w:ilvl w:val="0"/>
          <w:numId w:val="105"/>
        </w:numPr>
        <w:spacing w:before="100" w:beforeAutospacing="1" w:after="100" w:afterAutospacing="1" w:line="240" w:lineRule="auto"/>
        <w:rPr>
          <w:ins w:id="2789" w:author="SHARIF ULLAH" w:date="2026-10-07T18:25:00Z"/>
          <w:rFonts w:ascii="Times New Roman" w:hAnsi="Times New Roman" w:eastAsia="Times New Roman" w:cs="Times New Roman"/>
          <w:sz w:val="24"/>
          <w:szCs w:val="24"/>
        </w:rPr>
      </w:pPr>
      <w:ins w:id="2790" w:author="SHARIF ULLAH" w:date="2026-10-07T18:25:00Z">
        <w:r>
          <w:rPr>
            <w:rFonts w:ascii="Times New Roman" w:hAnsi="Times New Roman" w:eastAsia="Times New Roman" w:cs="Times New Roman"/>
            <w:sz w:val="24"/>
            <w:szCs w:val="24"/>
          </w:rPr>
          <w:t xml:space="preserve"> Payment requests must be processed and the payment status should be displayed within 3 seconds. </w:t>
        </w:r>
      </w:ins>
    </w:p>
    <w:p w14:paraId="26F1C666">
      <w:pPr>
        <w:numPr>
          <w:ilvl w:val="0"/>
          <w:numId w:val="105"/>
        </w:numPr>
        <w:spacing w:before="100" w:beforeAutospacing="1" w:after="100" w:afterAutospacing="1" w:line="240" w:lineRule="auto"/>
        <w:rPr>
          <w:ins w:id="2791" w:author="SHARIF ULLAH" w:date="2026-10-07T18:25:00Z"/>
          <w:rFonts w:ascii="Times New Roman" w:hAnsi="Times New Roman" w:eastAsia="Times New Roman" w:cs="Times New Roman"/>
          <w:sz w:val="24"/>
          <w:szCs w:val="24"/>
        </w:rPr>
      </w:pPr>
      <w:ins w:id="2792" w:author="SHARIF ULLAH" w:date="2026-10-07T18:25:00Z">
        <w:r>
          <w:rPr>
            <w:rFonts w:ascii="Times New Roman" w:hAnsi="Times New Roman" w:eastAsia="Times New Roman" w:cs="Times New Roman"/>
            <w:sz w:val="24"/>
            <w:szCs w:val="24"/>
          </w:rPr>
          <w:t xml:space="preserve">  The system should process order booking and display the booking confirmation within 3 seconds. </w:t>
        </w:r>
      </w:ins>
    </w:p>
    <w:p w14:paraId="2454FFD0">
      <w:pPr>
        <w:numPr>
          <w:ilvl w:val="0"/>
          <w:numId w:val="105"/>
        </w:numPr>
        <w:spacing w:before="100" w:beforeAutospacing="1" w:after="100" w:afterAutospacing="1" w:line="240" w:lineRule="auto"/>
        <w:rPr>
          <w:ins w:id="2793" w:author="SHARIF ULLAH" w:date="2026-10-07T18:25:00Z"/>
          <w:rFonts w:ascii="Times New Roman" w:hAnsi="Times New Roman" w:eastAsia="Times New Roman" w:cs="Times New Roman"/>
          <w:sz w:val="24"/>
          <w:szCs w:val="24"/>
        </w:rPr>
      </w:pPr>
      <w:ins w:id="2794" w:author="SHARIF ULLAH" w:date="2026-10-07T18:25:00Z">
        <w:r>
          <w:rPr>
            <w:rFonts w:ascii="Times New Roman" w:hAnsi="Times New Roman" w:eastAsia="Times New Roman" w:cs="Times New Roman"/>
            <w:sz w:val="24"/>
            <w:szCs w:val="24"/>
          </w:rPr>
          <w:t xml:space="preserve">  The system should support multiple customers and bakery staff using the system concurrently without significant performance degradation. </w:t>
        </w:r>
      </w:ins>
    </w:p>
    <w:p w14:paraId="6BE69059">
      <w:pPr>
        <w:numPr>
          <w:ilvl w:val="0"/>
          <w:numId w:val="105"/>
        </w:numPr>
        <w:spacing w:before="100" w:beforeAutospacing="1" w:after="100" w:afterAutospacing="1" w:line="240" w:lineRule="auto"/>
        <w:rPr>
          <w:ins w:id="2795" w:author="SHARIF ULLAH" w:date="2026-10-07T18:25:00Z"/>
          <w:rFonts w:ascii="Times New Roman" w:hAnsi="Times New Roman" w:eastAsia="Times New Roman" w:cs="Times New Roman"/>
          <w:sz w:val="24"/>
          <w:szCs w:val="24"/>
        </w:rPr>
      </w:pPr>
      <w:ins w:id="2796" w:author="SHARIF ULLAH" w:date="2026-10-07T18:25:00Z">
        <w:r>
          <w:rPr>
            <w:rFonts w:ascii="Times New Roman" w:hAnsi="Times New Roman" w:eastAsia="Times New Roman" w:cs="Times New Roman"/>
            <w:sz w:val="24"/>
            <w:szCs w:val="24"/>
          </w:rPr>
          <w:t xml:space="preserve">  Order status, delivery information, and sales information should be retrieved and displayed within 2 seconds. </w:t>
        </w:r>
      </w:ins>
    </w:p>
    <w:p w14:paraId="635A60FD">
      <w:pPr>
        <w:numPr>
          <w:ilvl w:val="0"/>
          <w:numId w:val="105"/>
        </w:numPr>
        <w:spacing w:before="100" w:beforeAutospacing="1" w:after="100" w:afterAutospacing="1" w:line="240" w:lineRule="auto"/>
        <w:outlineLvl w:val="2"/>
        <w:rPr>
          <w:ins w:id="2798" w:author="SHARIF ULLAH" w:date="2026-10-07T18:25:00Z"/>
          <w:rFonts w:ascii="Times New Roman" w:hAnsi="Times New Roman" w:eastAsia="Times New Roman" w:cs="Times New Roman"/>
          <w:sz w:val="24"/>
          <w:szCs w:val="24"/>
          <w:rPrChange w:id="2799" w:author="SHARIF ULLAH" w:date="2026-10-07T18:25:00Z">
            <w:rPr>
              <w:ins w:id="2800" w:author="SHARIF ULLAH" w:date="2026-10-07T18:25:00Z"/>
            </w:rPr>
          </w:rPrChange>
        </w:rPr>
        <w:pPrChange w:id="2797" w:author="SHARIF ULLAH" w:date="2026-10-07T18:25:00Z">
          <w:pPr>
            <w:pStyle w:val="41"/>
            <w:numPr>
              <w:ilvl w:val="0"/>
              <w:numId w:val="105"/>
            </w:numPr>
            <w:spacing w:before="100" w:beforeAutospacing="1" w:after="100" w:afterAutospacing="1" w:line="240" w:lineRule="auto"/>
            <w:ind w:hanging="360"/>
            <w:outlineLvl w:val="2"/>
          </w:pPr>
        </w:pPrChange>
      </w:pPr>
      <w:ins w:id="2801" w:author="SHARIF ULLAH" w:date="2026-10-07T18:25:00Z">
        <w:r>
          <w:rPr>
            <w:rFonts w:ascii="Times New Roman" w:hAnsi="Times New Roman" w:eastAsia="Times New Roman" w:cs="Times New Roman"/>
            <w:sz w:val="24"/>
            <w:szCs w:val="24"/>
          </w:rPr>
          <w:t xml:space="preserve">  Product, order, and delivery information updates should be saved within 3 seconds.</w:t>
        </w:r>
      </w:ins>
    </w:p>
    <w:p w14:paraId="263792EE">
      <w:pPr>
        <w:pStyle w:val="41"/>
        <w:numPr>
          <w:ilvl w:val="0"/>
          <w:numId w:val="105"/>
        </w:numPr>
        <w:spacing w:before="100" w:beforeAutospacing="1" w:after="100" w:afterAutospacing="1" w:line="240" w:lineRule="auto"/>
        <w:outlineLvl w:val="2"/>
        <w:rPr>
          <w:rFonts w:ascii="Times New Roman" w:hAnsi="Times New Roman" w:eastAsia="Times New Roman" w:cs="Times New Roman"/>
          <w:b/>
          <w:bCs/>
          <w:sz w:val="27"/>
          <w:szCs w:val="27"/>
          <w:rPrChange w:id="2803" w:author="Tayyab Mehboob" w:date="2025-03-26T13:18:00Z">
            <w:rPr/>
          </w:rPrChange>
        </w:rPr>
        <w:pPrChange w:id="2802" w:author="Tayyab Mehboob" w:date="2025-03-26T13:18:00Z">
          <w:pPr>
            <w:spacing w:before="100" w:beforeAutospacing="1" w:after="100" w:afterAutospacing="1" w:line="240" w:lineRule="auto"/>
            <w:outlineLvl w:val="2"/>
          </w:pPr>
        </w:pPrChange>
      </w:pPr>
      <w:del w:id="2804" w:author="Tayyab Mehboob" w:date="2025-03-26T13:18:00Z">
        <w:r>
          <w:rPr>
            <w:rFonts w:ascii="Times New Roman" w:hAnsi="Times New Roman" w:eastAsia="Times New Roman" w:cs="Times New Roman"/>
            <w:b/>
            <w:bCs/>
            <w:sz w:val="27"/>
            <w:szCs w:val="27"/>
            <w:rPrChange w:id="2805" w:author="Tayyab Mehboob" w:date="2025-03-26T13:18:00Z">
              <w:rPr/>
            </w:rPrChange>
          </w:rPr>
          <w:delText>7.2</w:delText>
        </w:r>
      </w:del>
      <w:del w:id="2806" w:author="Tayyab Mehboob" w:date="2025-03-26T13:18:00Z">
        <w:r>
          <w:rPr>
            <w:rStyle w:val="29"/>
            <w:rPrChange w:id="2807" w:author="MUHAMMAD HAMAD" w:date="2025-03-26T13:59:00Z">
              <w:rPr/>
            </w:rPrChange>
          </w:rPr>
          <w:delText>.3</w:delText>
        </w:r>
      </w:del>
      <w:r>
        <w:rPr>
          <w:rStyle w:val="29"/>
          <w:rPrChange w:id="2808" w:author="MUHAMMAD HAMAD" w:date="2025-03-26T13:59:00Z">
            <w:rPr/>
          </w:rPrChange>
        </w:rPr>
        <w:t xml:space="preserve"> Usability Requirements</w:t>
      </w:r>
      <w:bookmarkEnd w:id="27"/>
    </w:p>
    <w:p w14:paraId="3D0C7054">
      <w:pPr>
        <w:numPr>
          <w:ilvl w:val="0"/>
          <w:numId w:val="106"/>
        </w:numPr>
        <w:spacing w:before="100" w:beforeAutospacing="1" w:after="100" w:afterAutospacing="1" w:line="240" w:lineRule="auto"/>
        <w:rPr>
          <w:del w:id="2809" w:author="SHARIF ULLAH" w:date="2026-10-07T18:25:00Z"/>
          <w:rFonts w:ascii="Times New Roman" w:hAnsi="Times New Roman" w:eastAsia="Times New Roman" w:cs="Times New Roman"/>
          <w:sz w:val="24"/>
          <w:szCs w:val="24"/>
        </w:rPr>
      </w:pPr>
      <w:del w:id="2810" w:author="SHARIF ULLAH" w:date="2026-10-07T18:25:00Z">
        <w:r>
          <w:rPr>
            <w:rFonts w:ascii="Times New Roman" w:hAnsi="Times New Roman" w:eastAsia="Times New Roman" w:cs="Times New Roman"/>
            <w:sz w:val="24"/>
            <w:szCs w:val="24"/>
          </w:rPr>
          <w:delText>The user interface shall be intuitive and responsive, with clear navigation for students and supervisors.</w:delText>
        </w:r>
      </w:del>
    </w:p>
    <w:p w14:paraId="213E2561">
      <w:pPr>
        <w:numPr>
          <w:ilvl w:val="0"/>
          <w:numId w:val="106"/>
        </w:numPr>
        <w:spacing w:before="100" w:beforeAutospacing="1" w:after="100" w:afterAutospacing="1" w:line="240" w:lineRule="auto"/>
        <w:rPr>
          <w:del w:id="2811" w:author="SHARIF ULLAH" w:date="2026-10-07T18:25:00Z"/>
          <w:rFonts w:ascii="Times New Roman" w:hAnsi="Times New Roman" w:eastAsia="Times New Roman" w:cs="Times New Roman"/>
          <w:sz w:val="24"/>
          <w:szCs w:val="24"/>
        </w:rPr>
      </w:pPr>
      <w:del w:id="2812" w:author="SHARIF ULLAH" w:date="2026-10-07T18:25:00Z">
        <w:r>
          <w:rPr>
            <w:rFonts w:ascii="Times New Roman" w:hAnsi="Times New Roman" w:eastAsia="Times New Roman" w:cs="Times New Roman"/>
            <w:sz w:val="24"/>
            <w:szCs w:val="24"/>
          </w:rPr>
          <w:delText>All forms must include inline validation to help users correct errors immediately.</w:delText>
        </w:r>
      </w:del>
    </w:p>
    <w:p w14:paraId="682CAC10">
      <w:pPr>
        <w:numPr>
          <w:ilvl w:val="0"/>
          <w:numId w:val="106"/>
        </w:numPr>
        <w:spacing w:before="100" w:beforeAutospacing="1" w:after="100" w:afterAutospacing="1" w:line="240" w:lineRule="auto"/>
        <w:rPr>
          <w:del w:id="2813" w:author="SHARIF ULLAH" w:date="2026-10-07T18:25:00Z"/>
          <w:rFonts w:ascii="Times New Roman" w:hAnsi="Times New Roman" w:eastAsia="Times New Roman" w:cs="Times New Roman"/>
          <w:sz w:val="24"/>
          <w:szCs w:val="24"/>
        </w:rPr>
      </w:pPr>
      <w:del w:id="2814" w:author="SHARIF ULLAH" w:date="2026-10-07T18:25:00Z">
        <w:r>
          <w:rPr>
            <w:rFonts w:ascii="Times New Roman" w:hAnsi="Times New Roman" w:eastAsia="Times New Roman" w:cs="Times New Roman"/>
            <w:sz w:val="24"/>
            <w:szCs w:val="24"/>
          </w:rPr>
          <w:delText>The system should provide help documentation and tooltips for key functions.</w:delText>
        </w:r>
      </w:del>
    </w:p>
    <w:p w14:paraId="14D1DA00">
      <w:pPr>
        <w:numPr>
          <w:ilvl w:val="0"/>
          <w:numId w:val="106"/>
        </w:numPr>
        <w:spacing w:before="100" w:beforeAutospacing="1" w:after="100" w:afterAutospacing="1" w:line="240" w:lineRule="auto"/>
        <w:rPr>
          <w:del w:id="2815" w:author="SHARIF ULLAH" w:date="2026-10-07T18:25:00Z"/>
          <w:rFonts w:ascii="Times New Roman" w:hAnsi="Times New Roman" w:eastAsia="Times New Roman" w:cs="Times New Roman"/>
          <w:sz w:val="24"/>
          <w:szCs w:val="24"/>
        </w:rPr>
      </w:pPr>
      <w:del w:id="2816" w:author="SHARIF ULLAH" w:date="2026-10-07T18:25:00Z">
        <w:r>
          <w:rPr>
            <w:rFonts w:ascii="Times New Roman" w:hAnsi="Times New Roman" w:eastAsia="Times New Roman" w:cs="Times New Roman"/>
            <w:sz w:val="24"/>
            <w:szCs w:val="24"/>
          </w:rPr>
          <w:delText>Mobile responsiveness is required so that the system can be accessed from various devices.</w:delText>
        </w:r>
      </w:del>
    </w:p>
    <w:p w14:paraId="02ACA278">
      <w:pPr>
        <w:pStyle w:val="41"/>
        <w:numPr>
          <w:ilvl w:val="0"/>
          <w:numId w:val="106"/>
        </w:numPr>
        <w:spacing w:before="100" w:beforeAutospacing="1" w:after="100" w:afterAutospacing="1"/>
        <w:outlineLvl w:val="2"/>
        <w:rPr>
          <w:ins w:id="2817" w:author="SHARIF ULLAH" w:date="2026-10-07T18:26:00Z"/>
          <w:rFonts w:ascii="Times New Roman" w:hAnsi="Times New Roman" w:eastAsia="Times New Roman" w:cs="Times New Roman"/>
        </w:rPr>
      </w:pPr>
      <w:ins w:id="2818" w:author="SHARIF ULLAH" w:date="2026-10-07T18:26:00Z">
        <w:bookmarkStart w:id="28" w:name="_Toc193890202"/>
        <w:r>
          <w:rPr>
            <w:rFonts w:ascii="Times New Roman" w:hAnsi="Times New Roman" w:eastAsia="Times New Roman" w:cs="Times New Roman"/>
          </w:rPr>
          <w:t xml:space="preserve">The user interface shall be simple, intuitive, and responsive, with clear navigation for customers and bakery staff. </w:t>
        </w:r>
      </w:ins>
    </w:p>
    <w:p w14:paraId="33E178E3">
      <w:pPr>
        <w:pStyle w:val="41"/>
        <w:numPr>
          <w:ilvl w:val="0"/>
          <w:numId w:val="106"/>
        </w:numPr>
        <w:spacing w:before="100" w:beforeAutospacing="1" w:after="100" w:afterAutospacing="1"/>
        <w:outlineLvl w:val="2"/>
        <w:rPr>
          <w:ins w:id="2819" w:author="SHARIF ULLAH" w:date="2026-10-07T18:26:00Z"/>
          <w:rFonts w:ascii="Times New Roman" w:hAnsi="Times New Roman" w:eastAsia="Times New Roman" w:cs="Times New Roman"/>
        </w:rPr>
      </w:pPr>
      <w:ins w:id="2820" w:author="SHARIF ULLAH" w:date="2026-10-07T18:26:00Z">
        <w:r>
          <w:rPr>
            <w:rFonts w:ascii="Times New Roman" w:hAnsi="Times New Roman" w:eastAsia="Times New Roman" w:cs="Times New Roman"/>
          </w:rPr>
          <w:t xml:space="preserve">All forms should provide clear validation and error messages to help users correct incorrect or incomplete information. </w:t>
        </w:r>
      </w:ins>
    </w:p>
    <w:p w14:paraId="6BE76525">
      <w:pPr>
        <w:pStyle w:val="41"/>
        <w:numPr>
          <w:ilvl w:val="0"/>
          <w:numId w:val="106"/>
        </w:numPr>
        <w:spacing w:before="100" w:beforeAutospacing="1" w:after="100" w:afterAutospacing="1"/>
        <w:outlineLvl w:val="2"/>
        <w:rPr>
          <w:ins w:id="2821" w:author="SHARIF ULLAH" w:date="2026-10-07T18:26:00Z"/>
          <w:rFonts w:ascii="Times New Roman" w:hAnsi="Times New Roman" w:eastAsia="Times New Roman" w:cs="Times New Roman"/>
        </w:rPr>
      </w:pPr>
      <w:ins w:id="2822" w:author="SHARIF ULLAH" w:date="2026-10-07T18:26:00Z">
        <w:r>
          <w:rPr>
            <w:rFonts w:ascii="Times New Roman" w:hAnsi="Times New Roman" w:eastAsia="Times New Roman" w:cs="Times New Roman"/>
          </w:rPr>
          <w:t xml:space="preserve"> The system should provide clear instructions and helpful messages for important functions such as placing orders, making payments, managing orders, and delivery. </w:t>
        </w:r>
      </w:ins>
    </w:p>
    <w:p w14:paraId="272034A1">
      <w:pPr>
        <w:pStyle w:val="41"/>
        <w:numPr>
          <w:ilvl w:val="0"/>
          <w:numId w:val="106"/>
        </w:numPr>
        <w:spacing w:before="100" w:beforeAutospacing="1" w:after="100" w:afterAutospacing="1"/>
        <w:outlineLvl w:val="2"/>
        <w:rPr>
          <w:ins w:id="2823" w:author="SHARIF ULLAH" w:date="2026-10-07T18:26:00Z"/>
          <w:rFonts w:ascii="Times New Roman" w:hAnsi="Times New Roman" w:eastAsia="Times New Roman" w:cs="Times New Roman"/>
        </w:rPr>
      </w:pPr>
      <w:ins w:id="2824" w:author="SHARIF ULLAH" w:date="2026-10-07T18:26:00Z">
        <w:r>
          <w:rPr>
            <w:rFonts w:ascii="Times New Roman" w:hAnsi="Times New Roman" w:eastAsia="Times New Roman" w:cs="Times New Roman"/>
          </w:rPr>
          <w:t xml:space="preserve"> Product names, prices, order details, and order status should be clearly displayed and easy to understand. </w:t>
        </w:r>
      </w:ins>
    </w:p>
    <w:p w14:paraId="198FC574">
      <w:pPr>
        <w:pStyle w:val="41"/>
        <w:numPr>
          <w:ilvl w:val="0"/>
          <w:numId w:val="106"/>
        </w:numPr>
        <w:spacing w:before="100" w:beforeAutospacing="1" w:after="100" w:afterAutospacing="1"/>
        <w:outlineLvl w:val="2"/>
        <w:rPr>
          <w:ins w:id="2825" w:author="SHARIF ULLAH" w:date="2026-10-07T18:26:00Z"/>
          <w:rFonts w:ascii="Times New Roman" w:hAnsi="Times New Roman" w:eastAsia="Times New Roman" w:cs="Times New Roman"/>
        </w:rPr>
      </w:pPr>
      <w:ins w:id="2826" w:author="SHARIF ULLAH" w:date="2026-10-07T18:26:00Z">
        <w:r>
          <w:rPr>
            <w:rFonts w:ascii="Times New Roman" w:hAnsi="Times New Roman" w:eastAsia="Times New Roman" w:cs="Times New Roman"/>
          </w:rPr>
          <w:t xml:space="preserve">  The ordering process should require minimum steps so customers can easily select products, place orders, and receive confirmation. </w:t>
        </w:r>
      </w:ins>
    </w:p>
    <w:p w14:paraId="3B96B920">
      <w:pPr>
        <w:pStyle w:val="41"/>
        <w:numPr>
          <w:ilvl w:val="0"/>
          <w:numId w:val="106"/>
        </w:numPr>
        <w:spacing w:before="100" w:beforeAutospacing="1" w:after="100" w:afterAutospacing="1"/>
        <w:outlineLvl w:val="2"/>
        <w:rPr>
          <w:ins w:id="2827" w:author="SHARIF ULLAH" w:date="2026-10-07T18:26:00Z"/>
          <w:rFonts w:ascii="Times New Roman" w:hAnsi="Times New Roman" w:eastAsia="Times New Roman" w:cs="Times New Roman"/>
        </w:rPr>
      </w:pPr>
      <w:ins w:id="2828" w:author="SHARIF ULLAH" w:date="2026-10-07T18:26:00Z">
        <w:r>
          <w:rPr>
            <w:rFonts w:ascii="Times New Roman" w:hAnsi="Times New Roman" w:eastAsia="Times New Roman" w:cs="Times New Roman"/>
          </w:rPr>
          <w:t xml:space="preserve"> The system should be mobile responsive so customers can access the bakery ordering system from different devices. </w:t>
        </w:r>
      </w:ins>
    </w:p>
    <w:p w14:paraId="2048CD21">
      <w:pPr>
        <w:pStyle w:val="41"/>
        <w:numPr>
          <w:ilvl w:val="0"/>
          <w:numId w:val="106"/>
        </w:numPr>
        <w:spacing w:before="100" w:beforeAutospacing="1" w:after="100" w:afterAutospacing="1" w:line="240" w:lineRule="auto"/>
        <w:outlineLvl w:val="2"/>
        <w:rPr>
          <w:ins w:id="2829" w:author="SHARIF ULLAH" w:date="2026-10-07T18:26:00Z"/>
          <w:rFonts w:ascii="Times New Roman" w:hAnsi="Times New Roman" w:eastAsia="Times New Roman" w:cs="Times New Roman"/>
        </w:rPr>
      </w:pPr>
      <w:ins w:id="2830" w:author="SHARIF ULLAH" w:date="2026-10-07T18:26:00Z">
        <w:r>
          <w:rPr>
            <w:rFonts w:ascii="Times New Roman" w:hAnsi="Times New Roman" w:eastAsia="Times New Roman" w:cs="Times New Roman"/>
          </w:rPr>
          <w:t>Confirmation and error messages should be clear and understandable to both customers and bakery staff.</w:t>
        </w:r>
      </w:ins>
    </w:p>
    <w:p w14:paraId="364FBA0C">
      <w:pPr>
        <w:pStyle w:val="41"/>
        <w:numPr>
          <w:ilvl w:val="0"/>
          <w:numId w:val="0"/>
        </w:numPr>
        <w:tabs>
          <w:tab w:val="left" w:pos="720"/>
        </w:tabs>
        <w:spacing w:before="100" w:beforeAutospacing="1" w:after="100" w:afterAutospacing="1" w:line="240" w:lineRule="auto"/>
        <w:ind w:firstLine="0"/>
        <w:outlineLvl w:val="2"/>
        <w:rPr>
          <w:ins w:id="2832" w:author="SHARIF ULLAH" w:date="2026-10-07T18:25:00Z"/>
          <w:rFonts w:ascii="Times New Roman" w:hAnsi="Times New Roman" w:eastAsia="Times New Roman" w:cs="Times New Roman"/>
          <w:b/>
          <w:bCs/>
          <w:sz w:val="27"/>
          <w:szCs w:val="27"/>
        </w:rPr>
        <w:pPrChange w:id="2831" w:author="SHARIF ULLAH" w:date="2026-10-07T18:26:00Z">
          <w:pPr>
            <w:pStyle w:val="41"/>
            <w:numPr>
              <w:ilvl w:val="0"/>
              <w:numId w:val="106"/>
            </w:numPr>
            <w:spacing w:before="100" w:beforeAutospacing="1" w:after="100" w:afterAutospacing="1" w:line="240" w:lineRule="auto"/>
            <w:ind w:hanging="360"/>
            <w:outlineLvl w:val="2"/>
          </w:pPr>
        </w:pPrChange>
      </w:pPr>
    </w:p>
    <w:p w14:paraId="51A4F2F6">
      <w:pPr>
        <w:pStyle w:val="41"/>
        <w:numPr>
          <w:ilvl w:val="0"/>
          <w:numId w:val="106"/>
        </w:numPr>
        <w:spacing w:before="100" w:beforeAutospacing="1" w:after="100" w:afterAutospacing="1" w:line="240" w:lineRule="auto"/>
        <w:outlineLvl w:val="2"/>
        <w:rPr>
          <w:rFonts w:ascii="Times New Roman" w:hAnsi="Times New Roman" w:eastAsia="Times New Roman" w:cs="Times New Roman"/>
          <w:b/>
          <w:bCs/>
          <w:sz w:val="27"/>
          <w:szCs w:val="27"/>
          <w:rPrChange w:id="2834" w:author="Tayyab Mehboob" w:date="2025-03-26T13:18:00Z">
            <w:rPr/>
          </w:rPrChange>
        </w:rPr>
        <w:pPrChange w:id="2833" w:author="Tayyab Mehboob" w:date="2025-03-26T13:18:00Z">
          <w:pPr>
            <w:spacing w:before="100" w:beforeAutospacing="1" w:after="100" w:afterAutospacing="1" w:line="240" w:lineRule="auto"/>
            <w:outlineLvl w:val="2"/>
          </w:pPr>
        </w:pPrChange>
      </w:pPr>
      <w:del w:id="2835" w:author="Tayyab Mehboob" w:date="2025-03-26T13:18:00Z">
        <w:r>
          <w:rPr>
            <w:rFonts w:ascii="Times New Roman" w:hAnsi="Times New Roman" w:eastAsia="Times New Roman" w:cs="Times New Roman"/>
            <w:b/>
            <w:bCs/>
            <w:sz w:val="27"/>
            <w:szCs w:val="27"/>
            <w:rPrChange w:id="2836" w:author="Tayyab Mehboob" w:date="2025-03-26T13:18:00Z">
              <w:rPr/>
            </w:rPrChange>
          </w:rPr>
          <w:delText>7.2.</w:delText>
        </w:r>
      </w:del>
      <w:del w:id="2837" w:author="Tayyab Mehboob" w:date="2025-03-26T13:18:00Z">
        <w:r>
          <w:rPr>
            <w:rStyle w:val="29"/>
            <w:rPrChange w:id="2838" w:author="MUHAMMAD HAMAD" w:date="2025-03-26T14:00:00Z">
              <w:rPr/>
            </w:rPrChange>
          </w:rPr>
          <w:delText>4</w:delText>
        </w:r>
      </w:del>
      <w:r>
        <w:rPr>
          <w:rStyle w:val="29"/>
          <w:rPrChange w:id="2839" w:author="MUHAMMAD HAMAD" w:date="2025-03-26T14:00:00Z">
            <w:rPr/>
          </w:rPrChange>
        </w:rPr>
        <w:t xml:space="preserve"> Reliability Requirements</w:t>
      </w:r>
      <w:bookmarkEnd w:id="28"/>
    </w:p>
    <w:p w14:paraId="4009B3B7">
      <w:pPr>
        <w:numPr>
          <w:ilvl w:val="0"/>
          <w:numId w:val="107"/>
        </w:numPr>
        <w:spacing w:before="100" w:beforeAutospacing="1" w:after="100" w:afterAutospacing="1" w:line="240" w:lineRule="auto"/>
        <w:rPr>
          <w:del w:id="2840" w:author="SHARIF ULLAH" w:date="2026-10-07T18:26:00Z"/>
          <w:rFonts w:ascii="Times New Roman" w:hAnsi="Times New Roman" w:eastAsia="Times New Roman" w:cs="Times New Roman"/>
          <w:sz w:val="24"/>
          <w:szCs w:val="24"/>
        </w:rPr>
      </w:pPr>
      <w:del w:id="2841" w:author="SHARIF ULLAH" w:date="2026-10-07T18:26:00Z">
        <w:r>
          <w:rPr>
            <w:rFonts w:ascii="Times New Roman" w:hAnsi="Times New Roman" w:eastAsia="Times New Roman" w:cs="Times New Roman"/>
            <w:sz w:val="24"/>
            <w:szCs w:val="24"/>
          </w:rPr>
          <w:delText>The system should have a 99.5% uptime during academic sessions.</w:delText>
        </w:r>
      </w:del>
    </w:p>
    <w:p w14:paraId="4F403FFB">
      <w:pPr>
        <w:numPr>
          <w:ilvl w:val="0"/>
          <w:numId w:val="107"/>
        </w:numPr>
        <w:spacing w:before="100" w:beforeAutospacing="1" w:after="100" w:afterAutospacing="1" w:line="240" w:lineRule="auto"/>
        <w:rPr>
          <w:del w:id="2842" w:author="SHARIF ULLAH" w:date="2026-10-07T18:26:00Z"/>
          <w:rFonts w:ascii="Times New Roman" w:hAnsi="Times New Roman" w:eastAsia="Times New Roman" w:cs="Times New Roman"/>
          <w:sz w:val="24"/>
          <w:szCs w:val="24"/>
        </w:rPr>
      </w:pPr>
      <w:del w:id="2843" w:author="SHARIF ULLAH" w:date="2026-10-07T18:26:00Z">
        <w:r>
          <w:rPr>
            <w:rFonts w:ascii="Times New Roman" w:hAnsi="Times New Roman" w:eastAsia="Times New Roman" w:cs="Times New Roman"/>
            <w:sz w:val="24"/>
            <w:szCs w:val="24"/>
          </w:rPr>
          <w:delText>Automatic backups must be performed regularly to prevent data loss.</w:delText>
        </w:r>
      </w:del>
    </w:p>
    <w:p w14:paraId="6EE36B7A">
      <w:pPr>
        <w:numPr>
          <w:ilvl w:val="0"/>
          <w:numId w:val="107"/>
        </w:numPr>
        <w:spacing w:before="100" w:beforeAutospacing="1" w:after="100" w:afterAutospacing="1" w:line="240" w:lineRule="auto"/>
        <w:rPr>
          <w:del w:id="2844" w:author="SHARIF ULLAH" w:date="2026-10-07T18:26:00Z"/>
          <w:rFonts w:ascii="Times New Roman" w:hAnsi="Times New Roman" w:eastAsia="Times New Roman" w:cs="Times New Roman"/>
          <w:sz w:val="24"/>
          <w:szCs w:val="24"/>
        </w:rPr>
      </w:pPr>
      <w:del w:id="2845" w:author="SHARIF ULLAH" w:date="2026-10-07T18:26:00Z">
        <w:r>
          <w:rPr>
            <w:rFonts w:ascii="Times New Roman" w:hAnsi="Times New Roman" w:eastAsia="Times New Roman" w:cs="Times New Roman"/>
            <w:sz w:val="24"/>
            <w:szCs w:val="24"/>
          </w:rPr>
          <w:delText>The system must support real-time notifications to ensure prompt communication between users.</w:delText>
        </w:r>
      </w:del>
    </w:p>
    <w:p w14:paraId="259F2BB8">
      <w:pPr>
        <w:numPr>
          <w:ilvl w:val="0"/>
          <w:numId w:val="107"/>
        </w:numPr>
        <w:spacing w:before="100" w:beforeAutospacing="1" w:after="100" w:afterAutospacing="1" w:line="240" w:lineRule="auto"/>
        <w:rPr>
          <w:del w:id="2846" w:author="SHARIF ULLAH" w:date="2026-10-07T18:26:00Z"/>
          <w:rFonts w:ascii="Times New Roman" w:hAnsi="Times New Roman" w:eastAsia="Times New Roman" w:cs="Times New Roman"/>
          <w:sz w:val="24"/>
          <w:szCs w:val="24"/>
        </w:rPr>
      </w:pPr>
      <w:del w:id="2847" w:author="SHARIF ULLAH" w:date="2026-10-07T18:26:00Z">
        <w:r>
          <w:rPr>
            <w:rFonts w:ascii="Times New Roman" w:hAnsi="Times New Roman" w:eastAsia="Times New Roman" w:cs="Times New Roman"/>
            <w:sz w:val="24"/>
            <w:szCs w:val="24"/>
          </w:rPr>
          <w:delText>Recovery mechanisms must be in place to restore operations quickly in case of system failure.</w:delText>
        </w:r>
      </w:del>
    </w:p>
    <w:p w14:paraId="3B548D7A">
      <w:pPr>
        <w:numPr>
          <w:ilvl w:val="0"/>
          <w:numId w:val="107"/>
        </w:numPr>
        <w:spacing w:before="100" w:beforeAutospacing="1" w:after="100" w:afterAutospacing="1" w:line="240" w:lineRule="auto"/>
        <w:rPr>
          <w:ins w:id="2848" w:author="SHARIF ULLAH" w:date="2026-10-07T18:26:00Z"/>
          <w:rFonts w:ascii="Times New Roman" w:hAnsi="Times New Roman" w:eastAsia="Times New Roman" w:cs="Times New Roman"/>
          <w:kern w:val="0"/>
          <w:sz w:val="24"/>
          <w:szCs w:val="24"/>
          <w14:ligatures w14:val="none"/>
        </w:rPr>
      </w:pPr>
      <w:ins w:id="2849" w:author="SHARIF ULLAH" w:date="2026-10-07T18:26:00Z">
        <w:bookmarkStart w:id="29" w:name="_Toc193890203"/>
        <w:r>
          <w:rPr>
            <w:rFonts w:ascii="Times New Roman" w:hAnsi="Times New Roman" w:eastAsia="Times New Roman" w:cs="Times New Roman"/>
            <w:kern w:val="0"/>
            <w:sz w:val="24"/>
            <w:szCs w:val="24"/>
            <w14:ligatures w14:val="none"/>
          </w:rPr>
          <w:t xml:space="preserve">The system should have 99.5% uptime during normal bakery operating hours. </w:t>
        </w:r>
      </w:ins>
    </w:p>
    <w:p w14:paraId="35C4522C">
      <w:pPr>
        <w:numPr>
          <w:ilvl w:val="0"/>
          <w:numId w:val="107"/>
        </w:numPr>
        <w:spacing w:before="100" w:beforeAutospacing="1" w:after="100" w:afterAutospacing="1" w:line="240" w:lineRule="auto"/>
        <w:rPr>
          <w:ins w:id="2850" w:author="SHARIF ULLAH" w:date="2026-10-07T18:26:00Z"/>
          <w:rFonts w:ascii="Times New Roman" w:hAnsi="Times New Roman" w:eastAsia="Times New Roman" w:cs="Times New Roman"/>
          <w:kern w:val="0"/>
          <w:sz w:val="24"/>
          <w:szCs w:val="24"/>
          <w14:ligatures w14:val="none"/>
        </w:rPr>
      </w:pPr>
      <w:ins w:id="2851" w:author="SHARIF ULLAH" w:date="2026-10-07T18:26:00Z">
        <w:r>
          <w:rPr>
            <w:rFonts w:ascii="Times New Roman" w:hAnsi="Times New Roman" w:eastAsia="Times New Roman" w:cs="Times New Roman"/>
            <w:kern w:val="0"/>
            <w:sz w:val="24"/>
            <w:szCs w:val="24"/>
            <w14:ligatures w14:val="none"/>
          </w:rPr>
          <w:t xml:space="preserve">Automatic backups should be performed regularly to prevent the loss of customer orders, product information, sales records, and payment records. </w:t>
        </w:r>
      </w:ins>
    </w:p>
    <w:p w14:paraId="47912C17">
      <w:pPr>
        <w:numPr>
          <w:ilvl w:val="0"/>
          <w:numId w:val="107"/>
        </w:numPr>
        <w:spacing w:before="100" w:beforeAutospacing="1" w:after="100" w:afterAutospacing="1" w:line="240" w:lineRule="auto"/>
        <w:rPr>
          <w:ins w:id="2852" w:author="SHARIF ULLAH" w:date="2026-10-07T18:26:00Z"/>
          <w:rFonts w:ascii="Times New Roman" w:hAnsi="Times New Roman" w:eastAsia="Times New Roman" w:cs="Times New Roman"/>
          <w:kern w:val="0"/>
          <w:sz w:val="24"/>
          <w:szCs w:val="24"/>
          <w14:ligatures w14:val="none"/>
        </w:rPr>
      </w:pPr>
      <w:ins w:id="2853" w:author="SHARIF ULLAH" w:date="2026-10-07T18:26:00Z">
        <w:r>
          <w:rPr>
            <w:rFonts w:ascii="Times New Roman" w:hAnsi="Times New Roman" w:eastAsia="Times New Roman" w:cs="Times New Roman"/>
            <w:kern w:val="0"/>
            <w:sz w:val="24"/>
            <w:szCs w:val="24"/>
            <w14:ligatures w14:val="none"/>
          </w:rPr>
          <w:t xml:space="preserve">The system should provide reliable order and payment confirmations so customers and bakery staff know whether an operation was completed successfully. </w:t>
        </w:r>
      </w:ins>
    </w:p>
    <w:p w14:paraId="27553A7C">
      <w:pPr>
        <w:numPr>
          <w:ilvl w:val="0"/>
          <w:numId w:val="107"/>
        </w:numPr>
        <w:spacing w:before="100" w:beforeAutospacing="1" w:after="100" w:afterAutospacing="1" w:line="240" w:lineRule="auto"/>
        <w:rPr>
          <w:ins w:id="2854" w:author="SHARIF ULLAH" w:date="2026-10-07T18:26:00Z"/>
          <w:rFonts w:ascii="Times New Roman" w:hAnsi="Times New Roman" w:eastAsia="Times New Roman" w:cs="Times New Roman"/>
          <w:kern w:val="0"/>
          <w:sz w:val="24"/>
          <w:szCs w:val="24"/>
          <w14:ligatures w14:val="none"/>
        </w:rPr>
      </w:pPr>
      <w:ins w:id="2855" w:author="SHARIF ULLAH" w:date="2026-10-07T18:26:00Z">
        <w:r>
          <w:rPr>
            <w:rFonts w:ascii="Times New Roman" w:hAnsi="Times New Roman" w:eastAsia="Times New Roman" w:cs="Times New Roman"/>
            <w:kern w:val="0"/>
            <w:sz w:val="24"/>
            <w:szCs w:val="24"/>
            <w14:ligatures w14:val="none"/>
          </w:rPr>
          <w:t xml:space="preserve">The system should maintain reliable order status and delivery information so the latest information is available to customers and bakery staff. </w:t>
        </w:r>
      </w:ins>
    </w:p>
    <w:p w14:paraId="0BB16F82">
      <w:pPr>
        <w:numPr>
          <w:ilvl w:val="0"/>
          <w:numId w:val="107"/>
        </w:numPr>
        <w:spacing w:before="100" w:beforeAutospacing="1" w:after="100" w:afterAutospacing="1" w:line="240" w:lineRule="auto"/>
        <w:rPr>
          <w:ins w:id="2856" w:author="SHARIF ULLAH" w:date="2026-10-07T18:26:00Z"/>
          <w:rFonts w:ascii="Times New Roman" w:hAnsi="Times New Roman" w:eastAsia="Times New Roman" w:cs="Times New Roman"/>
          <w:kern w:val="0"/>
          <w:sz w:val="24"/>
          <w:szCs w:val="24"/>
          <w14:ligatures w14:val="none"/>
        </w:rPr>
      </w:pPr>
      <w:ins w:id="2857" w:author="SHARIF ULLAH" w:date="2026-10-07T18:26:00Z">
        <w:r>
          <w:rPr>
            <w:rFonts w:ascii="Times New Roman" w:hAnsi="Times New Roman" w:eastAsia="Times New Roman" w:cs="Times New Roman"/>
            <w:kern w:val="0"/>
            <w:sz w:val="24"/>
            <w:szCs w:val="24"/>
            <w14:ligatures w14:val="none"/>
          </w:rPr>
          <w:t xml:space="preserve">Recovery mechanisms should be available to restore the system and its data quickly in case of system failure. </w:t>
        </w:r>
      </w:ins>
    </w:p>
    <w:p w14:paraId="30846DE5">
      <w:pPr>
        <w:numPr>
          <w:ilvl w:val="0"/>
          <w:numId w:val="107"/>
        </w:numPr>
        <w:spacing w:before="100" w:beforeAutospacing="1" w:after="100" w:afterAutospacing="1" w:line="240" w:lineRule="auto"/>
        <w:outlineLvl w:val="1"/>
        <w:rPr>
          <w:ins w:id="2859" w:author="SHARIF ULLAH" w:date="2026-10-07T18:26:00Z"/>
          <w:rFonts w:ascii="Times New Roman" w:hAnsi="Times New Roman" w:eastAsia="Times New Roman" w:cs="Times New Roman"/>
          <w:kern w:val="0"/>
          <w:sz w:val="24"/>
          <w:szCs w:val="24"/>
          <w:rPrChange w:id="2860" w:author="SHARIF ULLAH" w:date="2026-10-07T18:26:00Z">
            <w:rPr>
              <w:ins w:id="2861" w:author="SHARIF ULLAH" w:date="2026-10-07T18:26:00Z"/>
            </w:rPr>
          </w:rPrChange>
          <w14:ligatures w14:val="none"/>
        </w:rPr>
        <w:pPrChange w:id="2858" w:author="SHARIF ULLAH" w:date="2026-10-07T18:26:00Z">
          <w:pPr>
            <w:pStyle w:val="41"/>
            <w:numPr>
              <w:ilvl w:val="0"/>
              <w:numId w:val="107"/>
            </w:numPr>
            <w:spacing w:before="100" w:beforeAutospacing="1" w:after="100" w:afterAutospacing="1" w:line="240" w:lineRule="auto"/>
            <w:ind w:hanging="360"/>
            <w:outlineLvl w:val="1"/>
          </w:pPr>
        </w:pPrChange>
      </w:pPr>
      <w:ins w:id="2862" w:author="SHARIF ULLAH" w:date="2026-10-07T18:26:00Z">
        <w:r>
          <w:rPr>
            <w:rFonts w:ascii="Times New Roman" w:hAnsi="Times New Roman" w:eastAsia="Times New Roman" w:cs="Times New Roman"/>
            <w:kern w:val="0"/>
            <w:sz w:val="24"/>
            <w:szCs w:val="24"/>
            <w14:ligatures w14:val="none"/>
          </w:rPr>
          <w:t xml:space="preserve">The system should prevent data loss or duplication when processing customer orders and payments. </w:t>
        </w:r>
      </w:ins>
    </w:p>
    <w:p w14:paraId="665D0A2F">
      <w:pPr>
        <w:pStyle w:val="41"/>
        <w:numPr>
          <w:ilvl w:val="0"/>
          <w:numId w:val="107"/>
        </w:numPr>
        <w:spacing w:before="100" w:beforeAutospacing="1" w:after="100" w:afterAutospacing="1" w:line="240" w:lineRule="auto"/>
        <w:outlineLvl w:val="1"/>
        <w:rPr>
          <w:rFonts w:ascii="Times New Roman" w:hAnsi="Times New Roman" w:eastAsia="Times New Roman" w:cs="Times New Roman"/>
          <w:b/>
          <w:bCs/>
          <w:sz w:val="36"/>
          <w:szCs w:val="36"/>
          <w:rPrChange w:id="2864" w:author="Tayyab Mehboob" w:date="2025-03-26T13:18:00Z">
            <w:rPr/>
          </w:rPrChange>
        </w:rPr>
        <w:pPrChange w:id="2863" w:author="Tayyab Mehboob" w:date="2025-03-26T13:18:00Z">
          <w:pPr>
            <w:spacing w:before="100" w:beforeAutospacing="1" w:after="100" w:afterAutospacing="1" w:line="240" w:lineRule="auto"/>
            <w:outlineLvl w:val="1"/>
          </w:pPr>
        </w:pPrChange>
      </w:pPr>
      <w:del w:id="2865" w:author="Tayyab Mehboob" w:date="2025-03-26T13:18:00Z">
        <w:r>
          <w:rPr>
            <w:rFonts w:ascii="Times New Roman" w:hAnsi="Times New Roman" w:eastAsia="Times New Roman" w:cs="Times New Roman"/>
            <w:b/>
            <w:bCs/>
            <w:sz w:val="36"/>
            <w:szCs w:val="36"/>
            <w:rPrChange w:id="2866" w:author="Tayyab Mehboob" w:date="2025-03-26T13:18:00Z">
              <w:rPr/>
            </w:rPrChange>
          </w:rPr>
          <w:delText>7.</w:delText>
        </w:r>
      </w:del>
      <w:del w:id="2867" w:author="Tayyab Mehboob" w:date="2025-03-26T13:18:00Z">
        <w:r>
          <w:rPr>
            <w:rStyle w:val="28"/>
            <w:rPrChange w:id="2868" w:author="MUHAMMAD HAMAD" w:date="2025-03-26T14:00:00Z">
              <w:rPr/>
            </w:rPrChange>
          </w:rPr>
          <w:delText>3</w:delText>
        </w:r>
      </w:del>
      <w:r>
        <w:rPr>
          <w:rStyle w:val="28"/>
          <w:rPrChange w:id="2869" w:author="MUHAMMAD HAMAD" w:date="2025-03-26T14:00:00Z">
            <w:rPr/>
          </w:rPrChange>
        </w:rPr>
        <w:t xml:space="preserve"> System Functions</w:t>
      </w:r>
      <w:bookmarkEnd w:id="29"/>
    </w:p>
    <w:p w14:paraId="1A5C8CD6">
      <w:pPr>
        <w:pStyle w:val="41"/>
        <w:numPr>
          <w:ilvl w:val="0"/>
          <w:numId w:val="107"/>
        </w:numPr>
        <w:spacing w:before="100" w:beforeAutospacing="1" w:after="100" w:afterAutospacing="1" w:line="240" w:lineRule="auto"/>
        <w:outlineLvl w:val="2"/>
        <w:rPr>
          <w:rStyle w:val="29"/>
          <w:rFonts w:ascii="Times New Roman" w:hAnsi="Times New Roman" w:eastAsia="Times New Roman" w:cs="Times New Roman"/>
          <w:b/>
          <w:bCs/>
          <w:sz w:val="27"/>
          <w:szCs w:val="27"/>
          <w:rPrChange w:id="2871" w:author="MUHAMMAD HAMAD" w:date="2025-03-26T14:00:00Z">
            <w:rPr>
              <w:rFonts w:ascii="Times New Roman" w:hAnsi="Times New Roman" w:eastAsia="Times New Roman" w:cs="Times New Roman"/>
              <w:b/>
              <w:bCs/>
              <w:sz w:val="27"/>
              <w:szCs w:val="27"/>
            </w:rPr>
          </w:rPrChange>
        </w:rPr>
        <w:pPrChange w:id="2870" w:author="Tayyab Mehboob" w:date="2025-03-26T13:18:00Z">
          <w:pPr>
            <w:spacing w:before="100" w:beforeAutospacing="1" w:after="100" w:afterAutospacing="1" w:line="240" w:lineRule="auto"/>
            <w:outlineLvl w:val="2"/>
          </w:pPr>
        </w:pPrChange>
      </w:pPr>
      <w:del w:id="2872" w:author="Tayyab Mehboob" w:date="2025-03-26T13:19:00Z">
        <w:bookmarkStart w:id="30" w:name="_Toc193890204"/>
        <w:r>
          <w:rPr>
            <w:rFonts w:ascii="Times New Roman" w:hAnsi="Times New Roman" w:eastAsia="Times New Roman" w:cs="Times New Roman"/>
            <w:b/>
            <w:bCs/>
            <w:sz w:val="24"/>
            <w:szCs w:val="24"/>
            <w:rPrChange w:id="2873" w:author="Tayyab Mehboob" w:date="2025-03-26T13:18:00Z">
              <w:rPr>
                <w:rFonts w:ascii="Times New Roman" w:hAnsi="Times New Roman" w:eastAsia="Times New Roman" w:cs="Times New Roman"/>
                <w:b/>
                <w:bCs/>
                <w:sz w:val="27"/>
                <w:szCs w:val="27"/>
              </w:rPr>
            </w:rPrChange>
          </w:rPr>
          <w:delText>7.3.</w:delText>
        </w:r>
      </w:del>
      <w:del w:id="2874" w:author="Tayyab Mehboob" w:date="2025-03-26T13:19:00Z">
        <w:r>
          <w:rPr>
            <w:rStyle w:val="29"/>
            <w:rFonts w:ascii="Times New Roman" w:hAnsi="Times New Roman" w:eastAsia="Times New Roman" w:cs="Times New Roman"/>
            <w:b/>
            <w:bCs/>
            <w:sz w:val="27"/>
            <w:szCs w:val="27"/>
            <w:rPrChange w:id="2875" w:author="MUHAMMAD HAMAD" w:date="2025-03-26T14:00:00Z">
              <w:rPr>
                <w:rFonts w:ascii="Times New Roman" w:hAnsi="Times New Roman" w:eastAsia="Times New Roman" w:cs="Times New Roman"/>
                <w:b/>
                <w:bCs/>
                <w:sz w:val="27"/>
                <w:szCs w:val="27"/>
              </w:rPr>
            </w:rPrChange>
          </w:rPr>
          <w:delText>1</w:delText>
        </w:r>
      </w:del>
      <w:r>
        <w:rPr>
          <w:rStyle w:val="29"/>
          <w:rFonts w:ascii="Times New Roman" w:hAnsi="Times New Roman" w:eastAsia="Times New Roman" w:cs="Times New Roman"/>
          <w:b/>
          <w:bCs/>
          <w:sz w:val="27"/>
          <w:szCs w:val="27"/>
          <w:rPrChange w:id="2876" w:author="MUHAMMAD HAMAD" w:date="2025-03-26T14:00:00Z">
            <w:rPr>
              <w:rFonts w:ascii="Times New Roman" w:hAnsi="Times New Roman" w:eastAsia="Times New Roman" w:cs="Times New Roman"/>
              <w:b/>
              <w:bCs/>
              <w:sz w:val="27"/>
              <w:szCs w:val="27"/>
            </w:rPr>
          </w:rPrChange>
        </w:rPr>
        <w:t xml:space="preserve"> Sub-Functions for </w:t>
      </w:r>
      <w:ins w:id="2877" w:author="SHARIF ULLAH" w:date="2026-10-07T18:29:00Z">
        <w:r>
          <w:rPr>
            <w:rFonts w:ascii="Times New Roman" w:hAnsi="Times New Roman" w:eastAsia="Times New Roman" w:cs="Times New Roman"/>
            <w:color w:val="104862" w:themeColor="accent1" w:themeShade="BF"/>
            <w:sz w:val="27"/>
            <w:szCs w:val="27"/>
          </w:rPr>
          <w:t>Customer Ordering</w:t>
        </w:r>
      </w:ins>
      <w:del w:id="2878" w:author="SHARIF ULLAH" w:date="2026-10-07T18:29:00Z">
        <w:r>
          <w:rPr>
            <w:rStyle w:val="29"/>
            <w:rFonts w:ascii="Times New Roman" w:hAnsi="Times New Roman" w:eastAsia="Times New Roman" w:cs="Times New Roman"/>
            <w:b/>
            <w:bCs/>
            <w:sz w:val="27"/>
            <w:szCs w:val="27"/>
            <w:rPrChange w:id="2879" w:author="MUHAMMAD HAMAD" w:date="2025-03-26T14:00:00Z">
              <w:rPr>
                <w:rFonts w:ascii="Times New Roman" w:hAnsi="Times New Roman" w:eastAsia="Times New Roman" w:cs="Times New Roman"/>
                <w:b/>
                <w:bCs/>
                <w:sz w:val="27"/>
                <w:szCs w:val="27"/>
              </w:rPr>
            </w:rPrChange>
          </w:rPr>
          <w:delText>Registration</w:delText>
        </w:r>
        <w:bookmarkEnd w:id="30"/>
      </w:del>
    </w:p>
    <w:p w14:paraId="6B93A676">
      <w:pPr>
        <w:numPr>
          <w:ilvl w:val="0"/>
          <w:numId w:val="108"/>
        </w:numPr>
        <w:spacing w:before="100" w:beforeAutospacing="1" w:after="100" w:afterAutospacing="1" w:line="240" w:lineRule="auto"/>
        <w:rPr>
          <w:del w:id="2880" w:author="SHARIF ULLAH" w:date="2026-10-07T18:28:00Z"/>
          <w:rFonts w:ascii="Times New Roman" w:hAnsi="Times New Roman" w:eastAsia="Times New Roman" w:cs="Times New Roman"/>
          <w:sz w:val="24"/>
          <w:szCs w:val="24"/>
        </w:rPr>
      </w:pPr>
      <w:del w:id="2881" w:author="SHARIF ULLAH" w:date="2026-10-07T18:28:00Z">
        <w:r>
          <w:rPr>
            <w:rFonts w:ascii="Times New Roman" w:hAnsi="Times New Roman" w:eastAsia="Times New Roman" w:cs="Times New Roman"/>
            <w:b/>
            <w:bCs/>
            <w:sz w:val="24"/>
            <w:szCs w:val="24"/>
          </w:rPr>
          <w:delText>ValidateInputDetails():</w:delText>
        </w:r>
      </w:del>
      <w:del w:id="2882" w:author="SHARIF ULLAH" w:date="2026-10-07T18:28:00Z">
        <w:r>
          <w:rPr>
            <w:rFonts w:ascii="Times New Roman" w:hAnsi="Times New Roman" w:eastAsia="Times New Roman" w:cs="Times New Roman"/>
            <w:sz w:val="24"/>
            <w:szCs w:val="24"/>
          </w:rPr>
          <w:br w:type="textWrapping"/>
        </w:r>
      </w:del>
      <w:del w:id="2883" w:author="SHARIF ULLAH" w:date="2026-10-07T18:28:00Z">
        <w:r>
          <w:rPr>
            <w:rFonts w:ascii="Times New Roman" w:hAnsi="Times New Roman" w:eastAsia="Times New Roman" w:cs="Times New Roman"/>
            <w:sz w:val="24"/>
            <w:szCs w:val="24"/>
          </w:rPr>
          <w:delText>Checks that all mandatory fields (e.g., name, email, password) are provided and meet security standards.</w:delText>
        </w:r>
      </w:del>
    </w:p>
    <w:p w14:paraId="1A65E9F7">
      <w:pPr>
        <w:numPr>
          <w:ilvl w:val="0"/>
          <w:numId w:val="108"/>
        </w:numPr>
        <w:spacing w:before="100" w:beforeAutospacing="1" w:after="100" w:afterAutospacing="1" w:line="240" w:lineRule="auto"/>
        <w:rPr>
          <w:del w:id="2884" w:author="SHARIF ULLAH" w:date="2026-10-07T18:28:00Z"/>
          <w:rFonts w:ascii="Times New Roman" w:hAnsi="Times New Roman" w:eastAsia="Times New Roman" w:cs="Times New Roman"/>
          <w:sz w:val="24"/>
          <w:szCs w:val="24"/>
        </w:rPr>
      </w:pPr>
      <w:del w:id="2885" w:author="SHARIF ULLAH" w:date="2026-10-07T18:28:00Z">
        <w:r>
          <w:rPr>
            <w:rFonts w:ascii="Times New Roman" w:hAnsi="Times New Roman" w:eastAsia="Times New Roman" w:cs="Times New Roman"/>
            <w:b/>
            <w:bCs/>
            <w:sz w:val="24"/>
            <w:szCs w:val="24"/>
          </w:rPr>
          <w:delText>SendConfirmationEmail():</w:delText>
        </w:r>
      </w:del>
      <w:del w:id="2886" w:author="SHARIF ULLAH" w:date="2026-10-07T18:28:00Z">
        <w:r>
          <w:rPr>
            <w:rFonts w:ascii="Times New Roman" w:hAnsi="Times New Roman" w:eastAsia="Times New Roman" w:cs="Times New Roman"/>
            <w:sz w:val="24"/>
            <w:szCs w:val="24"/>
          </w:rPr>
          <w:br w:type="textWrapping"/>
        </w:r>
      </w:del>
      <w:del w:id="2887" w:author="SHARIF ULLAH" w:date="2026-10-07T18:28:00Z">
        <w:r>
          <w:rPr>
            <w:rFonts w:ascii="Times New Roman" w:hAnsi="Times New Roman" w:eastAsia="Times New Roman" w:cs="Times New Roman"/>
            <w:sz w:val="24"/>
            <w:szCs w:val="24"/>
          </w:rPr>
          <w:delText>Sends an email to the user for verification of registration.</w:delText>
        </w:r>
      </w:del>
    </w:p>
    <w:p w14:paraId="09E191D8">
      <w:pPr>
        <w:numPr>
          <w:ilvl w:val="0"/>
          <w:numId w:val="108"/>
        </w:numPr>
        <w:spacing w:before="100" w:beforeAutospacing="1" w:after="100" w:afterAutospacing="1" w:line="240" w:lineRule="auto"/>
        <w:rPr>
          <w:ins w:id="2888" w:author="SHARIF ULLAH" w:date="2026-10-07T18:28:00Z"/>
          <w:rFonts w:ascii="Times New Roman" w:hAnsi="Times New Roman" w:eastAsia="Times New Roman" w:cs="Times New Roman"/>
          <w:b w:val="0"/>
          <w:bCs w:val="0"/>
          <w:sz w:val="24"/>
          <w:szCs w:val="24"/>
          <w:rPrChange w:id="2889" w:author="SHARIF ULLAH" w:date="2026-10-07T18:28:00Z">
            <w:rPr>
              <w:ins w:id="2890" w:author="SHARIF ULLAH" w:date="2026-10-07T18:28:00Z"/>
              <w:rFonts w:ascii="Times New Roman" w:hAnsi="Times New Roman" w:eastAsia="Times New Roman" w:cs="Times New Roman"/>
              <w:b/>
              <w:bCs/>
              <w:sz w:val="24"/>
              <w:szCs w:val="24"/>
            </w:rPr>
          </w:rPrChange>
        </w:rPr>
      </w:pPr>
      <w:del w:id="2891" w:author="SHARIF ULLAH" w:date="2026-10-07T18:28:00Z">
        <w:r>
          <w:rPr>
            <w:rFonts w:ascii="Times New Roman" w:hAnsi="Times New Roman" w:eastAsia="Times New Roman" w:cs="Times New Roman"/>
            <w:b/>
            <w:bCs/>
            <w:sz w:val="24"/>
            <w:szCs w:val="24"/>
          </w:rPr>
          <w:delText>VerifyEmailConfirmation():</w:delText>
        </w:r>
      </w:del>
      <w:del w:id="2892" w:author="SHARIF ULLAH" w:date="2026-10-07T18:28:00Z">
        <w:r>
          <w:rPr>
            <w:rFonts w:ascii="Times New Roman" w:hAnsi="Times New Roman" w:eastAsia="Times New Roman" w:cs="Times New Roman"/>
            <w:sz w:val="24"/>
            <w:szCs w:val="24"/>
          </w:rPr>
          <w:br w:type="textWrapping"/>
        </w:r>
      </w:del>
      <w:del w:id="2893" w:author="SHARIF ULLAH" w:date="2026-10-07T18:28:00Z">
        <w:r>
          <w:rPr>
            <w:rFonts w:ascii="Times New Roman" w:hAnsi="Times New Roman" w:eastAsia="Times New Roman" w:cs="Times New Roman"/>
            <w:sz w:val="24"/>
            <w:szCs w:val="24"/>
          </w:rPr>
          <w:delText>Confirms the user's email address based on the provided confirmation code</w:delText>
        </w:r>
      </w:del>
    </w:p>
    <w:p w14:paraId="0ECEFC2F">
      <w:pPr>
        <w:numPr>
          <w:ilvl w:val="0"/>
          <w:numId w:val="108"/>
        </w:numPr>
        <w:spacing w:before="100" w:beforeAutospacing="1" w:after="100" w:afterAutospacing="1" w:line="240" w:lineRule="auto"/>
        <w:rPr>
          <w:ins w:id="2894" w:author="SHARIF ULLAH" w:date="2026-10-07T18:29:00Z"/>
          <w:rFonts w:ascii="Times New Roman" w:hAnsi="Times New Roman" w:eastAsia="Times New Roman" w:cs="Times New Roman"/>
          <w:sz w:val="24"/>
          <w:szCs w:val="24"/>
        </w:rPr>
      </w:pPr>
      <w:ins w:id="2895" w:author="SHARIF ULLAH" w:date="2026-10-07T18:29:00Z">
        <w:r>
          <w:rPr>
            <w:rFonts w:ascii="Times New Roman" w:hAnsi="Times New Roman" w:eastAsia="Times New Roman" w:cs="Times New Roman"/>
            <w:b/>
            <w:bCs/>
            <w:sz w:val="24"/>
            <w:szCs w:val="24"/>
          </w:rPr>
          <w:t>ViewProducts():</w:t>
        </w:r>
      </w:ins>
      <w:ins w:id="2896" w:author="SHARIF ULLAH" w:date="2026-10-07T18:29:00Z">
        <w:r>
          <w:rPr>
            <w:rFonts w:ascii="Times New Roman" w:hAnsi="Times New Roman" w:eastAsia="Times New Roman" w:cs="Times New Roman"/>
            <w:sz w:val="24"/>
            <w:szCs w:val="24"/>
          </w:rPr>
          <w:br w:type="textWrapping"/>
        </w:r>
      </w:ins>
      <w:ins w:id="2897" w:author="SHARIF ULLAH" w:date="2026-10-07T18:29:00Z">
        <w:r>
          <w:rPr>
            <w:rFonts w:ascii="Times New Roman" w:hAnsi="Times New Roman" w:eastAsia="Times New Roman" w:cs="Times New Roman"/>
            <w:sz w:val="24"/>
            <w:szCs w:val="24"/>
          </w:rPr>
          <w:t>Displays available bakery products with their names, prices, and details so the customer can select the required products.</w:t>
        </w:r>
      </w:ins>
    </w:p>
    <w:p w14:paraId="35AD4E26">
      <w:pPr>
        <w:numPr>
          <w:ilvl w:val="0"/>
          <w:numId w:val="108"/>
        </w:numPr>
        <w:spacing w:before="100" w:beforeAutospacing="1" w:after="100" w:afterAutospacing="1" w:line="240" w:lineRule="auto"/>
        <w:rPr>
          <w:ins w:id="2898" w:author="SHARIF ULLAH" w:date="2026-10-07T18:29:00Z"/>
          <w:rFonts w:ascii="Times New Roman" w:hAnsi="Times New Roman" w:eastAsia="Times New Roman" w:cs="Times New Roman"/>
          <w:sz w:val="24"/>
          <w:szCs w:val="24"/>
        </w:rPr>
      </w:pPr>
      <w:ins w:id="2899" w:author="SHARIF ULLAH" w:date="2026-10-07T18:29:00Z">
        <w:r>
          <w:rPr>
            <w:rFonts w:ascii="Times New Roman" w:hAnsi="Times New Roman" w:eastAsia="Times New Roman" w:cs="Times New Roman"/>
            <w:b/>
            <w:bCs/>
            <w:sz w:val="24"/>
            <w:szCs w:val="24"/>
          </w:rPr>
          <w:t>SelectProduct():</w:t>
        </w:r>
      </w:ins>
      <w:ins w:id="2900" w:author="SHARIF ULLAH" w:date="2026-10-07T18:29:00Z">
        <w:r>
          <w:rPr>
            <w:rFonts w:ascii="Times New Roman" w:hAnsi="Times New Roman" w:eastAsia="Times New Roman" w:cs="Times New Roman"/>
            <w:sz w:val="24"/>
            <w:szCs w:val="24"/>
          </w:rPr>
          <w:br w:type="textWrapping"/>
        </w:r>
      </w:ins>
      <w:ins w:id="2901" w:author="SHARIF ULLAH" w:date="2026-10-07T18:29:00Z">
        <w:r>
          <w:rPr>
            <w:rFonts w:ascii="Times New Roman" w:hAnsi="Times New Roman" w:eastAsia="Times New Roman" w:cs="Times New Roman"/>
            <w:sz w:val="24"/>
            <w:szCs w:val="24"/>
          </w:rPr>
          <w:t>Allows the customer to select one or more available bakery products and specify the required quantity.</w:t>
        </w:r>
      </w:ins>
    </w:p>
    <w:p w14:paraId="549BCEB0">
      <w:pPr>
        <w:numPr>
          <w:ilvl w:val="0"/>
          <w:numId w:val="108"/>
        </w:numPr>
        <w:spacing w:before="100" w:beforeAutospacing="1" w:after="100" w:afterAutospacing="1" w:line="240" w:lineRule="auto"/>
        <w:rPr>
          <w:ins w:id="2902" w:author="SHARIF ULLAH" w:date="2026-10-07T18:29:00Z"/>
          <w:rFonts w:ascii="Times New Roman" w:hAnsi="Times New Roman" w:eastAsia="Times New Roman" w:cs="Times New Roman"/>
          <w:sz w:val="24"/>
          <w:szCs w:val="24"/>
        </w:rPr>
      </w:pPr>
    </w:p>
    <w:p w14:paraId="78550954">
      <w:pPr>
        <w:numPr>
          <w:ilvl w:val="0"/>
          <w:numId w:val="108"/>
        </w:numPr>
        <w:spacing w:before="100" w:beforeAutospacing="1" w:after="100" w:afterAutospacing="1" w:line="240" w:lineRule="auto"/>
        <w:rPr>
          <w:ins w:id="2903" w:author="SHARIF ULLAH" w:date="2026-10-07T18:29:00Z"/>
          <w:rFonts w:ascii="Times New Roman" w:hAnsi="Times New Roman" w:eastAsia="Times New Roman" w:cs="Times New Roman"/>
          <w:sz w:val="24"/>
          <w:szCs w:val="24"/>
        </w:rPr>
      </w:pPr>
      <w:ins w:id="2904" w:author="SHARIF ULLAH" w:date="2026-10-07T18:29:00Z">
        <w:r>
          <w:rPr>
            <w:rFonts w:ascii="Times New Roman" w:hAnsi="Times New Roman" w:eastAsia="Times New Roman" w:cs="Times New Roman"/>
            <w:b/>
            <w:bCs/>
            <w:sz w:val="24"/>
            <w:szCs w:val="24"/>
          </w:rPr>
          <w:t>ValidateOrderInformation():</w:t>
        </w:r>
      </w:ins>
      <w:ins w:id="2905" w:author="SHARIF ULLAH" w:date="2026-10-07T18:29:00Z">
        <w:r>
          <w:rPr>
            <w:rFonts w:ascii="Times New Roman" w:hAnsi="Times New Roman" w:eastAsia="Times New Roman" w:cs="Times New Roman"/>
            <w:sz w:val="24"/>
            <w:szCs w:val="24"/>
          </w:rPr>
          <w:br w:type="textWrapping"/>
        </w:r>
      </w:ins>
      <w:ins w:id="2906" w:author="SHARIF ULLAH" w:date="2026-10-07T18:29:00Z">
        <w:r>
          <w:rPr>
            <w:rFonts w:ascii="Times New Roman" w:hAnsi="Times New Roman" w:eastAsia="Times New Roman" w:cs="Times New Roman"/>
            <w:sz w:val="24"/>
            <w:szCs w:val="24"/>
          </w:rPr>
          <w:t>Checks that the selected products, quantities, and required order/delivery information are complete and valid before submitting the order.</w:t>
        </w:r>
      </w:ins>
    </w:p>
    <w:p w14:paraId="7153E216">
      <w:pPr>
        <w:numPr>
          <w:ilvl w:val="0"/>
          <w:numId w:val="108"/>
        </w:numPr>
        <w:spacing w:before="100" w:beforeAutospacing="1" w:after="100" w:afterAutospacing="1" w:line="240" w:lineRule="auto"/>
        <w:rPr>
          <w:ins w:id="2907" w:author="SHARIF ULLAH" w:date="2026-10-07T18:29:00Z"/>
          <w:rFonts w:ascii="Times New Roman" w:hAnsi="Times New Roman" w:eastAsia="Times New Roman" w:cs="Times New Roman"/>
          <w:sz w:val="24"/>
          <w:szCs w:val="24"/>
        </w:rPr>
      </w:pPr>
      <w:ins w:id="2908" w:author="SHARIF ULLAH" w:date="2026-10-07T18:29:00Z">
        <w:r>
          <w:rPr>
            <w:rFonts w:ascii="Times New Roman" w:hAnsi="Times New Roman" w:eastAsia="Times New Roman" w:cs="Times New Roman"/>
            <w:sz w:val="24"/>
            <w:szCs w:val="24"/>
          </w:rPr>
          <w:t xml:space="preserve"> </w:t>
        </w:r>
      </w:ins>
      <w:ins w:id="2909" w:author="SHARIF ULLAH" w:date="2026-10-07T18:29:00Z">
        <w:r>
          <w:rPr>
            <w:rFonts w:ascii="Times New Roman" w:hAnsi="Times New Roman" w:eastAsia="Times New Roman" w:cs="Times New Roman"/>
            <w:b/>
            <w:bCs/>
            <w:sz w:val="24"/>
            <w:szCs w:val="24"/>
          </w:rPr>
          <w:t>CreateOrder():</w:t>
        </w:r>
      </w:ins>
      <w:ins w:id="2910" w:author="SHARIF ULLAH" w:date="2026-10-07T18:29:00Z">
        <w:r>
          <w:rPr>
            <w:rFonts w:ascii="Times New Roman" w:hAnsi="Times New Roman" w:eastAsia="Times New Roman" w:cs="Times New Roman"/>
            <w:sz w:val="24"/>
            <w:szCs w:val="24"/>
          </w:rPr>
          <w:br w:type="textWrapping"/>
        </w:r>
      </w:ins>
      <w:ins w:id="2911" w:author="SHARIF ULLAH" w:date="2026-10-07T18:29:00Z">
        <w:r>
          <w:rPr>
            <w:rFonts w:ascii="Times New Roman" w:hAnsi="Times New Roman" w:eastAsia="Times New Roman" w:cs="Times New Roman"/>
            <w:sz w:val="24"/>
            <w:szCs w:val="24"/>
          </w:rPr>
          <w:t>Creates a new customer order after the selected products and order information have been successfully validated.</w:t>
        </w:r>
      </w:ins>
    </w:p>
    <w:p w14:paraId="3A154886">
      <w:pPr>
        <w:numPr>
          <w:ilvl w:val="0"/>
          <w:numId w:val="108"/>
        </w:numPr>
        <w:spacing w:before="100" w:beforeAutospacing="1" w:after="100" w:afterAutospacing="1" w:line="240" w:lineRule="auto"/>
        <w:rPr>
          <w:ins w:id="2912" w:author="SHARIF ULLAH" w:date="2026-10-07T18:29:00Z"/>
          <w:rFonts w:ascii="Times New Roman" w:hAnsi="Times New Roman" w:eastAsia="Times New Roman" w:cs="Times New Roman"/>
          <w:sz w:val="24"/>
          <w:szCs w:val="24"/>
        </w:rPr>
      </w:pPr>
      <w:ins w:id="2913" w:author="SHARIF ULLAH" w:date="2026-10-07T18:29:00Z">
        <w:r>
          <w:rPr>
            <w:rFonts w:ascii="Times New Roman" w:hAnsi="Times New Roman" w:eastAsia="Times New Roman" w:cs="Times New Roman"/>
            <w:b/>
            <w:bCs/>
            <w:sz w:val="24"/>
            <w:szCs w:val="24"/>
          </w:rPr>
          <w:t>ConfirmOrder():</w:t>
        </w:r>
      </w:ins>
      <w:ins w:id="2914" w:author="SHARIF ULLAH" w:date="2026-10-07T18:29:00Z">
        <w:r>
          <w:rPr>
            <w:rFonts w:ascii="Times New Roman" w:hAnsi="Times New Roman" w:eastAsia="Times New Roman" w:cs="Times New Roman"/>
            <w:sz w:val="24"/>
            <w:szCs w:val="24"/>
          </w:rPr>
          <w:br w:type="textWrapping"/>
        </w:r>
      </w:ins>
      <w:ins w:id="2915" w:author="SHARIF ULLAH" w:date="2026-10-07T18:29:00Z">
        <w:r>
          <w:rPr>
            <w:rFonts w:ascii="Times New Roman" w:hAnsi="Times New Roman" w:eastAsia="Times New Roman" w:cs="Times New Roman"/>
            <w:sz w:val="24"/>
            <w:szCs w:val="24"/>
          </w:rPr>
          <w:t>Confirms the customer's order and provides an order confirmation after the order is successfully created.</w:t>
        </w:r>
      </w:ins>
    </w:p>
    <w:p w14:paraId="5D8C111F">
      <w:pPr>
        <w:numPr>
          <w:ilvl w:val="0"/>
          <w:numId w:val="108"/>
        </w:numPr>
        <w:spacing w:before="100" w:beforeAutospacing="1" w:after="100" w:afterAutospacing="1" w:line="240" w:lineRule="auto"/>
        <w:rPr>
          <w:ins w:id="2916" w:author="SHARIF ULLAH" w:date="2026-10-07T18:29:00Z"/>
          <w:rFonts w:ascii="Times New Roman" w:hAnsi="Times New Roman" w:eastAsia="Times New Roman" w:cs="Times New Roman"/>
          <w:sz w:val="24"/>
          <w:szCs w:val="24"/>
        </w:rPr>
      </w:pPr>
      <w:ins w:id="2917" w:author="SHARIF ULLAH" w:date="2026-10-07T18:29:00Z">
        <w:r>
          <w:rPr>
            <w:rFonts w:ascii="Times New Roman" w:hAnsi="Times New Roman" w:eastAsia="Times New Roman" w:cs="Times New Roman"/>
            <w:b/>
            <w:bCs/>
            <w:sz w:val="24"/>
            <w:szCs w:val="24"/>
          </w:rPr>
          <w:t>CheckProductAvailability():</w:t>
        </w:r>
      </w:ins>
      <w:ins w:id="2918" w:author="SHARIF ULLAH" w:date="2026-10-07T18:29:00Z">
        <w:r>
          <w:rPr>
            <w:rFonts w:ascii="Times New Roman" w:hAnsi="Times New Roman" w:eastAsia="Times New Roman" w:cs="Times New Roman"/>
            <w:sz w:val="24"/>
            <w:szCs w:val="24"/>
          </w:rPr>
          <w:br w:type="textWrapping"/>
        </w:r>
      </w:ins>
      <w:ins w:id="2919" w:author="SHARIF ULLAH" w:date="2026-10-07T18:29:00Z">
        <w:r>
          <w:rPr>
            <w:rFonts w:ascii="Times New Roman" w:hAnsi="Times New Roman" w:eastAsia="Times New Roman" w:cs="Times New Roman"/>
            <w:sz w:val="24"/>
            <w:szCs w:val="24"/>
          </w:rPr>
          <w:t>Checks whether the selected bakery products are available before the customer completes the order.</w:t>
        </w:r>
      </w:ins>
    </w:p>
    <w:p w14:paraId="6179C74C">
      <w:pPr>
        <w:numPr>
          <w:ilvl w:val="0"/>
          <w:numId w:val="108"/>
        </w:numPr>
        <w:spacing w:before="100" w:beforeAutospacing="1" w:after="100" w:afterAutospacing="1" w:line="240" w:lineRule="auto"/>
        <w:rPr>
          <w:ins w:id="2920" w:author="SHARIF ULLAH" w:date="2026-10-07T18:29:00Z"/>
          <w:rFonts w:ascii="Times New Roman" w:hAnsi="Times New Roman" w:eastAsia="Times New Roman" w:cs="Times New Roman"/>
          <w:sz w:val="24"/>
          <w:szCs w:val="24"/>
        </w:rPr>
      </w:pPr>
      <w:ins w:id="2921" w:author="SHARIF ULLAH" w:date="2026-10-07T18:29:00Z">
        <w:r>
          <w:rPr>
            <w:rFonts w:ascii="Times New Roman" w:hAnsi="Times New Roman" w:eastAsia="Times New Roman" w:cs="Times New Roman"/>
            <w:b/>
            <w:bCs/>
            <w:sz w:val="24"/>
            <w:szCs w:val="24"/>
          </w:rPr>
          <w:t>UpdateOrderStatus():</w:t>
        </w:r>
      </w:ins>
      <w:ins w:id="2922" w:author="SHARIF ULLAH" w:date="2026-10-07T18:29:00Z">
        <w:r>
          <w:rPr>
            <w:rFonts w:ascii="Times New Roman" w:hAnsi="Times New Roman" w:eastAsia="Times New Roman" w:cs="Times New Roman"/>
            <w:sz w:val="24"/>
            <w:szCs w:val="24"/>
          </w:rPr>
          <w:br w:type="textWrapping"/>
        </w:r>
      </w:ins>
      <w:ins w:id="2923" w:author="SHARIF ULLAH" w:date="2026-10-07T18:29:00Z">
        <w:r>
          <w:rPr>
            <w:rFonts w:ascii="Times New Roman" w:hAnsi="Times New Roman" w:eastAsia="Times New Roman" w:cs="Times New Roman"/>
            <w:sz w:val="24"/>
            <w:szCs w:val="24"/>
          </w:rPr>
          <w:t>Updates and displays the current status of the customer's order..</w:t>
        </w:r>
      </w:ins>
    </w:p>
    <w:p w14:paraId="52CD6E30">
      <w:pPr>
        <w:numPr>
          <w:ilvl w:val="0"/>
          <w:numId w:val="10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E090FE4">
      <w:pPr>
        <w:pStyle w:val="41"/>
        <w:numPr>
          <w:ilvl w:val="1"/>
          <w:numId w:val="108"/>
        </w:numPr>
        <w:spacing w:before="100" w:beforeAutospacing="1" w:after="100" w:afterAutospacing="1" w:line="240" w:lineRule="auto"/>
        <w:outlineLvl w:val="2"/>
        <w:rPr>
          <w:rFonts w:ascii="Times New Roman" w:hAnsi="Times New Roman" w:eastAsia="Times New Roman" w:cs="Times New Roman"/>
          <w:b/>
          <w:bCs/>
          <w:sz w:val="27"/>
          <w:szCs w:val="27"/>
          <w:rPrChange w:id="2925" w:author="Tayyab Mehboob" w:date="2025-03-26T13:19:00Z">
            <w:rPr/>
          </w:rPrChange>
        </w:rPr>
        <w:pPrChange w:id="2924" w:author="Tayyab Mehboob" w:date="2025-03-26T13:19:00Z">
          <w:pPr>
            <w:spacing w:before="100" w:beforeAutospacing="1" w:after="100" w:afterAutospacing="1" w:line="240" w:lineRule="auto"/>
            <w:outlineLvl w:val="2"/>
          </w:pPr>
        </w:pPrChange>
      </w:pPr>
      <w:del w:id="2926" w:author="Tayyab Mehboob" w:date="2025-03-26T13:19:00Z">
        <w:bookmarkStart w:id="31" w:name="_Toc193890205"/>
        <w:r>
          <w:rPr>
            <w:rFonts w:ascii="Times New Roman" w:hAnsi="Times New Roman" w:eastAsia="Times New Roman" w:cs="Times New Roman"/>
            <w:b/>
            <w:bCs/>
            <w:sz w:val="27"/>
            <w:szCs w:val="27"/>
            <w:rPrChange w:id="2927" w:author="Tayyab Mehboob" w:date="2025-03-26T13:19:00Z">
              <w:rPr/>
            </w:rPrChange>
          </w:rPr>
          <w:delText>7.3.2</w:delText>
        </w:r>
      </w:del>
      <w:r>
        <w:rPr>
          <w:rFonts w:ascii="Times New Roman" w:hAnsi="Times New Roman" w:eastAsia="Times New Roman" w:cs="Times New Roman"/>
          <w:b/>
          <w:bCs/>
          <w:sz w:val="27"/>
          <w:szCs w:val="27"/>
          <w:rPrChange w:id="2928" w:author="Tayyab Mehboob" w:date="2025-03-26T13:19:00Z">
            <w:rPr/>
          </w:rPrChange>
        </w:rPr>
        <w:t xml:space="preserve"> Sub-Functions for </w:t>
      </w:r>
      <w:ins w:id="2929" w:author="SHARIF ULLAH" w:date="2026-10-07T18:32:00Z">
        <w:r>
          <w:rPr>
            <w:rFonts w:ascii="Times New Roman" w:hAnsi="Times New Roman" w:eastAsia="Times New Roman" w:cs="Times New Roman"/>
            <w:b/>
            <w:bCs/>
            <w:sz w:val="27"/>
            <w:szCs w:val="27"/>
          </w:rPr>
          <w:t>Order Management</w:t>
        </w:r>
      </w:ins>
      <w:del w:id="2930" w:author="SHARIF ULLAH" w:date="2026-10-07T18:32:00Z">
        <w:r>
          <w:rPr>
            <w:rFonts w:ascii="Times New Roman" w:hAnsi="Times New Roman" w:eastAsia="Times New Roman" w:cs="Times New Roman"/>
            <w:b/>
            <w:bCs/>
            <w:sz w:val="27"/>
            <w:szCs w:val="27"/>
            <w:rPrChange w:id="2931" w:author="Tayyab Mehboob" w:date="2025-03-26T13:19:00Z">
              <w:rPr/>
            </w:rPrChange>
          </w:rPr>
          <w:delText>Project Management</w:delText>
        </w:r>
        <w:bookmarkEnd w:id="31"/>
      </w:del>
    </w:p>
    <w:p w14:paraId="2CB3593F">
      <w:pPr>
        <w:numPr>
          <w:ilvl w:val="0"/>
          <w:numId w:val="109"/>
        </w:numPr>
        <w:spacing w:before="100" w:beforeAutospacing="1" w:after="100" w:afterAutospacing="1" w:line="240" w:lineRule="auto"/>
        <w:rPr>
          <w:del w:id="2932" w:author="SHARIF ULLAH" w:date="2026-10-07T18:32:00Z"/>
          <w:rFonts w:ascii="Times New Roman" w:hAnsi="Times New Roman" w:eastAsia="Times New Roman" w:cs="Times New Roman"/>
          <w:sz w:val="24"/>
          <w:szCs w:val="24"/>
        </w:rPr>
      </w:pPr>
      <w:del w:id="2933" w:author="SHARIF ULLAH" w:date="2026-10-07T18:32:00Z">
        <w:r>
          <w:rPr>
            <w:rFonts w:ascii="Times New Roman" w:hAnsi="Times New Roman" w:eastAsia="Times New Roman" w:cs="Times New Roman"/>
            <w:b/>
            <w:bCs/>
            <w:sz w:val="24"/>
            <w:szCs w:val="24"/>
          </w:rPr>
          <w:delText>SubmitProjectDetails():</w:delText>
        </w:r>
      </w:del>
      <w:del w:id="2934" w:author="SHARIF ULLAH" w:date="2026-10-07T18:32:00Z">
        <w:r>
          <w:rPr>
            <w:rFonts w:ascii="Times New Roman" w:hAnsi="Times New Roman" w:eastAsia="Times New Roman" w:cs="Times New Roman"/>
            <w:sz w:val="24"/>
            <w:szCs w:val="24"/>
          </w:rPr>
          <w:br w:type="textWrapping"/>
        </w:r>
      </w:del>
      <w:del w:id="2935" w:author="SHARIF ULLAH" w:date="2026-10-07T18:32:00Z">
        <w:r>
          <w:rPr>
            <w:rFonts w:ascii="Times New Roman" w:hAnsi="Times New Roman" w:eastAsia="Times New Roman" w:cs="Times New Roman"/>
            <w:sz w:val="24"/>
            <w:szCs w:val="24"/>
          </w:rPr>
          <w:delText>Captures and validates project information provided by the student.</w:delText>
        </w:r>
      </w:del>
    </w:p>
    <w:p w14:paraId="7773A14C">
      <w:pPr>
        <w:numPr>
          <w:ilvl w:val="0"/>
          <w:numId w:val="109"/>
        </w:numPr>
        <w:spacing w:before="100" w:beforeAutospacing="1" w:after="100" w:afterAutospacing="1" w:line="240" w:lineRule="auto"/>
        <w:rPr>
          <w:del w:id="2936" w:author="SHARIF ULLAH" w:date="2026-10-07T18:32:00Z"/>
          <w:rFonts w:ascii="Times New Roman" w:hAnsi="Times New Roman" w:eastAsia="Times New Roman" w:cs="Times New Roman"/>
          <w:sz w:val="24"/>
          <w:szCs w:val="24"/>
        </w:rPr>
      </w:pPr>
      <w:del w:id="2937" w:author="SHARIF ULLAH" w:date="2026-10-07T18:32:00Z">
        <w:r>
          <w:rPr>
            <w:rFonts w:ascii="Times New Roman" w:hAnsi="Times New Roman" w:eastAsia="Times New Roman" w:cs="Times New Roman"/>
            <w:b/>
            <w:bCs/>
            <w:sz w:val="24"/>
            <w:szCs w:val="24"/>
          </w:rPr>
          <w:delText>AssignSupervisor():</w:delText>
        </w:r>
      </w:del>
      <w:del w:id="2938" w:author="SHARIF ULLAH" w:date="2026-10-07T18:32:00Z">
        <w:r>
          <w:rPr>
            <w:rFonts w:ascii="Times New Roman" w:hAnsi="Times New Roman" w:eastAsia="Times New Roman" w:cs="Times New Roman"/>
            <w:sz w:val="24"/>
            <w:szCs w:val="24"/>
          </w:rPr>
          <w:br w:type="textWrapping"/>
        </w:r>
      </w:del>
      <w:del w:id="2939" w:author="SHARIF ULLAH" w:date="2026-10-07T18:32:00Z">
        <w:r>
          <w:rPr>
            <w:rFonts w:ascii="Times New Roman" w:hAnsi="Times New Roman" w:eastAsia="Times New Roman" w:cs="Times New Roman"/>
            <w:sz w:val="24"/>
            <w:szCs w:val="24"/>
          </w:rPr>
          <w:delText>Links a supervisor to the project based on project criteria or manual assignment.</w:delText>
        </w:r>
      </w:del>
    </w:p>
    <w:p w14:paraId="29FFD187">
      <w:pPr>
        <w:numPr>
          <w:ilvl w:val="0"/>
          <w:numId w:val="109"/>
        </w:numPr>
        <w:spacing w:before="100" w:beforeAutospacing="1" w:after="100" w:afterAutospacing="1" w:line="240" w:lineRule="auto"/>
        <w:rPr>
          <w:del w:id="2940" w:author="SHARIF ULLAH" w:date="2026-10-07T18:32:00Z"/>
          <w:rFonts w:ascii="Times New Roman" w:hAnsi="Times New Roman" w:eastAsia="Times New Roman" w:cs="Times New Roman"/>
          <w:sz w:val="24"/>
          <w:szCs w:val="24"/>
        </w:rPr>
      </w:pPr>
      <w:del w:id="2941" w:author="SHARIF ULLAH" w:date="2026-10-07T18:32:00Z">
        <w:r>
          <w:rPr>
            <w:rFonts w:ascii="Times New Roman" w:hAnsi="Times New Roman" w:eastAsia="Times New Roman" w:cs="Times New Roman"/>
            <w:b/>
            <w:bCs/>
            <w:sz w:val="24"/>
            <w:szCs w:val="24"/>
          </w:rPr>
          <w:delText>UpdateProjectStatus():</w:delText>
        </w:r>
      </w:del>
      <w:del w:id="2942" w:author="SHARIF ULLAH" w:date="2026-10-07T18:32:00Z">
        <w:r>
          <w:rPr>
            <w:rFonts w:ascii="Times New Roman" w:hAnsi="Times New Roman" w:eastAsia="Times New Roman" w:cs="Times New Roman"/>
            <w:sz w:val="24"/>
            <w:szCs w:val="24"/>
          </w:rPr>
          <w:br w:type="textWrapping"/>
        </w:r>
      </w:del>
      <w:del w:id="2943" w:author="SHARIF ULLAH" w:date="2026-10-07T18:32:00Z">
        <w:r>
          <w:rPr>
            <w:rFonts w:ascii="Times New Roman" w:hAnsi="Times New Roman" w:eastAsia="Times New Roman" w:cs="Times New Roman"/>
            <w:sz w:val="24"/>
            <w:szCs w:val="24"/>
          </w:rPr>
          <w:delText>Tracks changes in project status (e.g., Registered, In Progress, Completed).</w:delText>
        </w:r>
      </w:del>
    </w:p>
    <w:p w14:paraId="2293B391">
      <w:pPr>
        <w:pStyle w:val="41"/>
        <w:numPr>
          <w:ilvl w:val="0"/>
          <w:numId w:val="110"/>
        </w:numPr>
        <w:spacing w:before="100" w:beforeAutospacing="1" w:after="100" w:afterAutospacing="1"/>
        <w:outlineLvl w:val="2"/>
        <w:rPr>
          <w:ins w:id="2944" w:author="SHARIF ULLAH" w:date="2026-10-07T18:32:00Z"/>
          <w:rFonts w:ascii="Times New Roman" w:hAnsi="Times New Roman" w:eastAsia="Times New Roman" w:cs="Times New Roman"/>
          <w:b/>
          <w:bCs/>
          <w:sz w:val="27"/>
          <w:szCs w:val="27"/>
        </w:rPr>
      </w:pPr>
      <w:ins w:id="2945" w:author="SHARIF ULLAH" w:date="2026-10-07T18:32:00Z">
        <w:bookmarkStart w:id="32" w:name="_Toc193890206"/>
        <w:r>
          <w:rPr>
            <w:rFonts w:ascii="Times New Roman" w:hAnsi="Times New Roman" w:eastAsia="Times New Roman" w:cs="Times New Roman"/>
            <w:b/>
            <w:bCs/>
            <w:sz w:val="27"/>
            <w:szCs w:val="27"/>
          </w:rPr>
          <w:t xml:space="preserve">  reateOrder():</w:t>
        </w:r>
      </w:ins>
      <w:ins w:id="2946" w:author="SHARIF ULLAH" w:date="2026-10-07T18:32:00Z">
        <w:r>
          <w:rPr>
            <w:rFonts w:ascii="Times New Roman" w:hAnsi="Times New Roman" w:eastAsia="Times New Roman" w:cs="Times New Roman"/>
            <w:b/>
            <w:bCs/>
            <w:sz w:val="27"/>
            <w:szCs w:val="27"/>
          </w:rPr>
          <w:br w:type="textWrapping"/>
        </w:r>
      </w:ins>
      <w:ins w:id="2947" w:author="SHARIF ULLAH" w:date="2026-10-07T18:32:00Z">
        <w:r>
          <w:rPr>
            <w:rFonts w:ascii="Times New Roman" w:hAnsi="Times New Roman" w:eastAsia="Times New Roman" w:cs="Times New Roman"/>
            <w:b/>
            <w:bCs/>
            <w:sz w:val="27"/>
            <w:szCs w:val="27"/>
          </w:rPr>
          <w:t xml:space="preserve">Captures and validates the customer’s order information, including selected bakery items and quantities. </w:t>
        </w:r>
      </w:ins>
    </w:p>
    <w:p w14:paraId="175C900E">
      <w:pPr>
        <w:pStyle w:val="41"/>
        <w:numPr>
          <w:ilvl w:val="0"/>
          <w:numId w:val="110"/>
        </w:numPr>
        <w:spacing w:before="100" w:beforeAutospacing="1" w:after="100" w:afterAutospacing="1"/>
        <w:outlineLvl w:val="2"/>
        <w:rPr>
          <w:ins w:id="2948" w:author="SHARIF ULLAH" w:date="2026-10-07T18:32:00Z"/>
          <w:rFonts w:ascii="Times New Roman" w:hAnsi="Times New Roman" w:eastAsia="Times New Roman" w:cs="Times New Roman"/>
          <w:b/>
          <w:bCs/>
          <w:sz w:val="27"/>
          <w:szCs w:val="27"/>
        </w:rPr>
      </w:pPr>
      <w:ins w:id="2949" w:author="SHARIF ULLAH" w:date="2026-10-07T18:32:00Z">
        <w:r>
          <w:rPr>
            <w:rFonts w:ascii="Times New Roman" w:hAnsi="Times New Roman" w:eastAsia="Times New Roman" w:cs="Times New Roman"/>
            <w:b/>
            <w:bCs/>
            <w:sz w:val="27"/>
            <w:szCs w:val="27"/>
          </w:rPr>
          <w:t xml:space="preserve"> AssignSalesman():</w:t>
        </w:r>
      </w:ins>
      <w:ins w:id="2950" w:author="SHARIF ULLAH" w:date="2026-10-07T18:32:00Z">
        <w:r>
          <w:rPr>
            <w:rFonts w:ascii="Times New Roman" w:hAnsi="Times New Roman" w:eastAsia="Times New Roman" w:cs="Times New Roman"/>
            <w:b/>
            <w:bCs/>
            <w:sz w:val="27"/>
            <w:szCs w:val="27"/>
          </w:rPr>
          <w:br w:type="textWrapping"/>
        </w:r>
      </w:ins>
      <w:ins w:id="2951" w:author="SHARIF ULLAH" w:date="2026-10-07T18:32:00Z">
        <w:r>
          <w:rPr>
            <w:rFonts w:ascii="Times New Roman" w:hAnsi="Times New Roman" w:eastAsia="Times New Roman" w:cs="Times New Roman"/>
            <w:b/>
            <w:bCs/>
            <w:sz w:val="27"/>
            <w:szCs w:val="27"/>
          </w:rPr>
          <w:t xml:space="preserve">Assigns a salesman to the order for handling and processing the customer’s order. </w:t>
        </w:r>
      </w:ins>
    </w:p>
    <w:p w14:paraId="049D47E5">
      <w:pPr>
        <w:pStyle w:val="41"/>
        <w:numPr>
          <w:ilvl w:val="0"/>
          <w:numId w:val="110"/>
        </w:numPr>
        <w:spacing w:before="100" w:beforeAutospacing="1" w:after="100" w:afterAutospacing="1" w:line="240" w:lineRule="auto"/>
        <w:outlineLvl w:val="2"/>
        <w:rPr>
          <w:ins w:id="2952" w:author="SHARIF ULLAH" w:date="2026-10-07T18:32:00Z"/>
          <w:rFonts w:ascii="Times New Roman" w:hAnsi="Times New Roman" w:eastAsia="Times New Roman" w:cs="Times New Roman"/>
          <w:b/>
          <w:bCs/>
          <w:sz w:val="27"/>
          <w:szCs w:val="27"/>
        </w:rPr>
      </w:pPr>
      <w:ins w:id="2953" w:author="SHARIF ULLAH" w:date="2026-10-07T18:32:00Z">
        <w:r>
          <w:rPr>
            <w:rFonts w:ascii="Times New Roman" w:hAnsi="Times New Roman" w:eastAsia="Times New Roman" w:cs="Times New Roman"/>
            <w:b/>
            <w:bCs/>
            <w:sz w:val="27"/>
            <w:szCs w:val="27"/>
          </w:rPr>
          <w:t>UpdateOrderStatus():</w:t>
        </w:r>
      </w:ins>
      <w:ins w:id="2954" w:author="SHARIF ULLAH" w:date="2026-10-07T18:32:00Z">
        <w:r>
          <w:rPr>
            <w:rFonts w:ascii="Times New Roman" w:hAnsi="Times New Roman" w:eastAsia="Times New Roman" w:cs="Times New Roman"/>
            <w:b/>
            <w:bCs/>
            <w:sz w:val="27"/>
            <w:szCs w:val="27"/>
          </w:rPr>
          <w:br w:type="textWrapping"/>
        </w:r>
      </w:ins>
      <w:ins w:id="2955" w:author="SHARIF ULLAH" w:date="2026-10-07T18:32:00Z">
        <w:r>
          <w:rPr>
            <w:rFonts w:ascii="Times New Roman" w:hAnsi="Times New Roman" w:eastAsia="Times New Roman" w:cs="Times New Roman"/>
            <w:b/>
            <w:bCs/>
            <w:sz w:val="27"/>
            <w:szCs w:val="27"/>
          </w:rPr>
          <w:t>Tracks changes in order status, such as Pending, Confirmed, Processing, Ready, Delivered, or Completed.</w:t>
        </w:r>
      </w:ins>
    </w:p>
    <w:p w14:paraId="5615F7B1">
      <w:pPr>
        <w:pStyle w:val="41"/>
        <w:numPr>
          <w:ilvl w:val="0"/>
          <w:numId w:val="110"/>
        </w:numPr>
        <w:spacing w:before="100" w:beforeAutospacing="1" w:after="100" w:afterAutospacing="1" w:line="240" w:lineRule="auto"/>
        <w:outlineLvl w:val="2"/>
        <w:rPr>
          <w:rFonts w:ascii="Times New Roman" w:hAnsi="Times New Roman" w:eastAsia="Times New Roman" w:cs="Times New Roman"/>
          <w:b/>
          <w:bCs/>
          <w:sz w:val="27"/>
          <w:szCs w:val="27"/>
          <w:rPrChange w:id="2957" w:author="Tayyab Mehboob" w:date="2025-03-26T13:19:00Z">
            <w:rPr/>
          </w:rPrChange>
        </w:rPr>
        <w:pPrChange w:id="2956" w:author="Tayyab Mehboob" w:date="2025-03-26T13:19:00Z">
          <w:pPr>
            <w:spacing w:before="100" w:beforeAutospacing="1" w:after="100" w:afterAutospacing="1" w:line="240" w:lineRule="auto"/>
            <w:outlineLvl w:val="2"/>
          </w:pPr>
        </w:pPrChange>
      </w:pPr>
      <w:del w:id="2958" w:author="Tayyab Mehboob" w:date="2025-03-26T13:19:00Z">
        <w:r>
          <w:rPr>
            <w:rFonts w:ascii="Times New Roman" w:hAnsi="Times New Roman" w:eastAsia="Times New Roman" w:cs="Times New Roman"/>
            <w:b/>
            <w:bCs/>
            <w:sz w:val="27"/>
            <w:szCs w:val="27"/>
            <w:rPrChange w:id="2959" w:author="Tayyab Mehboob" w:date="2025-03-26T13:19:00Z">
              <w:rPr/>
            </w:rPrChange>
          </w:rPr>
          <w:delText>7.3</w:delText>
        </w:r>
      </w:del>
      <w:del w:id="2960" w:author="Tayyab Mehboob" w:date="2025-03-26T13:19:00Z">
        <w:r>
          <w:rPr>
            <w:rStyle w:val="29"/>
            <w:rPrChange w:id="2961" w:author="MUHAMMAD HAMAD" w:date="2025-03-26T14:00:00Z">
              <w:rPr/>
            </w:rPrChange>
          </w:rPr>
          <w:delText>.3</w:delText>
        </w:r>
      </w:del>
      <w:r>
        <w:rPr>
          <w:rStyle w:val="29"/>
          <w:rPrChange w:id="2962" w:author="MUHAMMAD HAMAD" w:date="2025-03-26T14:00:00Z">
            <w:rPr/>
          </w:rPrChange>
        </w:rPr>
        <w:t xml:space="preserve"> Sub-Functions for </w:t>
      </w:r>
      <w:ins w:id="2963" w:author="SHARIF ULLAH" w:date="2026-10-07T18:33:00Z">
        <w:r>
          <w:rPr>
            <w:rFonts w:asciiTheme="majorHAnsi" w:hAnsiTheme="majorHAnsi" w:eastAsiaTheme="majorEastAsia" w:cstheme="majorBidi"/>
            <w:color w:val="104862" w:themeColor="accent1" w:themeShade="BF"/>
            <w:sz w:val="32"/>
            <w:szCs w:val="32"/>
          </w:rPr>
          <w:t>Product Information</w:t>
        </w:r>
      </w:ins>
      <w:del w:id="2964" w:author="SHARIF ULLAH" w:date="2026-10-07T18:33:00Z">
        <w:r>
          <w:rPr>
            <w:rStyle w:val="29"/>
            <w:rPrChange w:id="2965" w:author="MUHAMMAD HAMAD" w:date="2025-03-26T14:00:00Z">
              <w:rPr/>
            </w:rPrChange>
          </w:rPr>
          <w:delText>Work Product Upload and Version Control</w:delText>
        </w:r>
        <w:bookmarkEnd w:id="32"/>
      </w:del>
    </w:p>
    <w:p w14:paraId="23CC1E5D">
      <w:pPr>
        <w:numPr>
          <w:ilvl w:val="0"/>
          <w:numId w:val="111"/>
        </w:numPr>
        <w:spacing w:before="100" w:beforeAutospacing="1" w:after="100" w:afterAutospacing="1" w:line="240" w:lineRule="auto"/>
        <w:rPr>
          <w:del w:id="2966" w:author="SHARIF ULLAH" w:date="2026-10-07T18:33:00Z"/>
          <w:rFonts w:ascii="Times New Roman" w:hAnsi="Times New Roman" w:eastAsia="Times New Roman" w:cs="Times New Roman"/>
          <w:sz w:val="24"/>
          <w:szCs w:val="24"/>
        </w:rPr>
      </w:pPr>
      <w:del w:id="2967" w:author="SHARIF ULLAH" w:date="2026-10-07T18:33:00Z">
        <w:r>
          <w:rPr>
            <w:rFonts w:ascii="Times New Roman" w:hAnsi="Times New Roman" w:eastAsia="Times New Roman" w:cs="Times New Roman"/>
            <w:b/>
            <w:bCs/>
            <w:sz w:val="24"/>
            <w:szCs w:val="24"/>
          </w:rPr>
          <w:delText>UploadWorkProduct():</w:delText>
        </w:r>
      </w:del>
      <w:del w:id="2968" w:author="SHARIF ULLAH" w:date="2026-10-07T18:33:00Z">
        <w:r>
          <w:rPr>
            <w:rFonts w:ascii="Times New Roman" w:hAnsi="Times New Roman" w:eastAsia="Times New Roman" w:cs="Times New Roman"/>
            <w:sz w:val="24"/>
            <w:szCs w:val="24"/>
          </w:rPr>
          <w:br w:type="textWrapping"/>
        </w:r>
      </w:del>
      <w:del w:id="2969" w:author="SHARIF ULLAH" w:date="2026-10-07T18:33:00Z">
        <w:r>
          <w:rPr>
            <w:rFonts w:ascii="Times New Roman" w:hAnsi="Times New Roman" w:eastAsia="Times New Roman" w:cs="Times New Roman"/>
            <w:sz w:val="24"/>
            <w:szCs w:val="24"/>
          </w:rPr>
          <w:delText>Manages the file upload process, ensuring file type and size compliance.</w:delText>
        </w:r>
      </w:del>
    </w:p>
    <w:p w14:paraId="68B5A030">
      <w:pPr>
        <w:numPr>
          <w:ilvl w:val="0"/>
          <w:numId w:val="111"/>
        </w:numPr>
        <w:spacing w:before="100" w:beforeAutospacing="1" w:after="100" w:afterAutospacing="1" w:line="240" w:lineRule="auto"/>
        <w:rPr>
          <w:del w:id="2970" w:author="SHARIF ULLAH" w:date="2026-10-07T18:33:00Z"/>
          <w:rFonts w:ascii="Times New Roman" w:hAnsi="Times New Roman" w:eastAsia="Times New Roman" w:cs="Times New Roman"/>
          <w:sz w:val="24"/>
          <w:szCs w:val="24"/>
        </w:rPr>
      </w:pPr>
      <w:del w:id="2971" w:author="SHARIF ULLAH" w:date="2026-10-07T18:33:00Z">
        <w:r>
          <w:rPr>
            <w:rFonts w:ascii="Times New Roman" w:hAnsi="Times New Roman" w:eastAsia="Times New Roman" w:cs="Times New Roman"/>
            <w:b/>
            <w:bCs/>
            <w:sz w:val="24"/>
            <w:szCs w:val="24"/>
          </w:rPr>
          <w:delText>VersionControlHandler():</w:delText>
        </w:r>
      </w:del>
      <w:del w:id="2972" w:author="SHARIF ULLAH" w:date="2026-10-07T18:33:00Z">
        <w:r>
          <w:rPr>
            <w:rFonts w:ascii="Times New Roman" w:hAnsi="Times New Roman" w:eastAsia="Times New Roman" w:cs="Times New Roman"/>
            <w:sz w:val="24"/>
            <w:szCs w:val="24"/>
          </w:rPr>
          <w:br w:type="textWrapping"/>
        </w:r>
      </w:del>
      <w:del w:id="2973" w:author="SHARIF ULLAH" w:date="2026-10-07T18:33:00Z">
        <w:r>
          <w:rPr>
            <w:rFonts w:ascii="Times New Roman" w:hAnsi="Times New Roman" w:eastAsia="Times New Roman" w:cs="Times New Roman"/>
            <w:sz w:val="24"/>
            <w:szCs w:val="24"/>
          </w:rPr>
          <w:delText>Assigns version numbers to each submission and archives previous versions.</w:delText>
        </w:r>
      </w:del>
    </w:p>
    <w:p w14:paraId="1ACF3971">
      <w:pPr>
        <w:numPr>
          <w:ilvl w:val="0"/>
          <w:numId w:val="111"/>
        </w:numPr>
        <w:spacing w:before="100" w:beforeAutospacing="1" w:after="100" w:afterAutospacing="1" w:line="240" w:lineRule="auto"/>
        <w:rPr>
          <w:del w:id="2974" w:author="SHARIF ULLAH" w:date="2026-10-07T18:33:00Z"/>
          <w:rFonts w:ascii="Times New Roman" w:hAnsi="Times New Roman" w:eastAsia="Times New Roman" w:cs="Times New Roman"/>
          <w:sz w:val="24"/>
          <w:szCs w:val="24"/>
        </w:rPr>
      </w:pPr>
      <w:del w:id="2975" w:author="SHARIF ULLAH" w:date="2026-10-07T18:33:00Z">
        <w:r>
          <w:rPr>
            <w:rFonts w:ascii="Times New Roman" w:hAnsi="Times New Roman" w:eastAsia="Times New Roman" w:cs="Times New Roman"/>
            <w:b/>
            <w:bCs/>
            <w:sz w:val="24"/>
            <w:szCs w:val="24"/>
          </w:rPr>
          <w:delText>DisplayVersionHistory():</w:delText>
        </w:r>
      </w:del>
      <w:del w:id="2976" w:author="SHARIF ULLAH" w:date="2026-10-07T18:33:00Z">
        <w:r>
          <w:rPr>
            <w:rFonts w:ascii="Times New Roman" w:hAnsi="Times New Roman" w:eastAsia="Times New Roman" w:cs="Times New Roman"/>
            <w:sz w:val="24"/>
            <w:szCs w:val="24"/>
          </w:rPr>
          <w:br w:type="textWrapping"/>
        </w:r>
      </w:del>
      <w:del w:id="2977" w:author="SHARIF ULLAH" w:date="2026-10-07T18:33:00Z">
        <w:r>
          <w:rPr>
            <w:rFonts w:ascii="Times New Roman" w:hAnsi="Times New Roman" w:eastAsia="Times New Roman" w:cs="Times New Roman"/>
            <w:sz w:val="24"/>
            <w:szCs w:val="24"/>
          </w:rPr>
          <w:delText>Provides an interface for supervisors to review the evolution of the work product over time.</w:delText>
        </w:r>
      </w:del>
    </w:p>
    <w:p w14:paraId="03380CAF">
      <w:pPr>
        <w:numPr>
          <w:ilvl w:val="0"/>
          <w:numId w:val="111"/>
        </w:numPr>
        <w:spacing w:before="100" w:beforeAutospacing="1" w:after="100" w:afterAutospacing="1" w:line="240" w:lineRule="auto"/>
        <w:rPr>
          <w:ins w:id="2978" w:author="SHARIF ULLAH" w:date="2026-10-07T18:33:00Z"/>
          <w:rFonts w:ascii="Times New Roman" w:hAnsi="Times New Roman" w:eastAsia="Times New Roman" w:cs="Times New Roman"/>
          <w:sz w:val="24"/>
          <w:szCs w:val="24"/>
        </w:rPr>
      </w:pPr>
      <w:ins w:id="2979" w:author="SHARIF ULLAH" w:date="2026-10-07T18:33:00Z">
        <w:r>
          <w:rPr>
            <w:rFonts w:ascii="Times New Roman" w:hAnsi="Times New Roman" w:eastAsia="Times New Roman" w:cs="Times New Roman"/>
            <w:b/>
            <w:bCs/>
            <w:sz w:val="24"/>
            <w:szCs w:val="24"/>
          </w:rPr>
          <w:t>AddProduct():</w:t>
        </w:r>
      </w:ins>
      <w:ins w:id="2980" w:author="SHARIF ULLAH" w:date="2026-10-07T18:33:00Z">
        <w:r>
          <w:rPr>
            <w:rFonts w:ascii="Times New Roman" w:hAnsi="Times New Roman" w:eastAsia="Times New Roman" w:cs="Times New Roman"/>
            <w:sz w:val="24"/>
            <w:szCs w:val="24"/>
          </w:rPr>
          <w:br w:type="textWrapping"/>
        </w:r>
      </w:ins>
      <w:ins w:id="2981" w:author="SHARIF ULLAH" w:date="2026-10-07T18:33:00Z">
        <w:r>
          <w:rPr>
            <w:rFonts w:ascii="Times New Roman" w:hAnsi="Times New Roman" w:eastAsia="Times New Roman" w:cs="Times New Roman"/>
            <w:sz w:val="24"/>
            <w:szCs w:val="24"/>
          </w:rPr>
          <w:t>Manages the process of adding a new bakery product by entering its required information, such as product name, price, and details.</w:t>
        </w:r>
      </w:ins>
    </w:p>
    <w:p w14:paraId="184B5065">
      <w:pPr>
        <w:numPr>
          <w:ilvl w:val="0"/>
          <w:numId w:val="111"/>
        </w:numPr>
        <w:spacing w:before="100" w:beforeAutospacing="1" w:after="100" w:afterAutospacing="1" w:line="240" w:lineRule="auto"/>
        <w:rPr>
          <w:ins w:id="2982" w:author="SHARIF ULLAH" w:date="2026-10-07T18:33:00Z"/>
          <w:rFonts w:ascii="Times New Roman" w:hAnsi="Times New Roman" w:eastAsia="Times New Roman" w:cs="Times New Roman"/>
          <w:sz w:val="24"/>
          <w:szCs w:val="24"/>
        </w:rPr>
      </w:pPr>
      <w:ins w:id="2983" w:author="SHARIF ULLAH" w:date="2026-10-07T18:33:00Z">
        <w:r>
          <w:rPr>
            <w:rFonts w:ascii="Times New Roman" w:hAnsi="Times New Roman" w:eastAsia="Times New Roman" w:cs="Times New Roman"/>
            <w:b/>
            <w:bCs/>
            <w:sz w:val="24"/>
            <w:szCs w:val="24"/>
          </w:rPr>
          <w:t>UpdateProduct():</w:t>
        </w:r>
      </w:ins>
      <w:ins w:id="2984" w:author="SHARIF ULLAH" w:date="2026-10-07T18:33:00Z">
        <w:r>
          <w:rPr>
            <w:rFonts w:ascii="Times New Roman" w:hAnsi="Times New Roman" w:eastAsia="Times New Roman" w:cs="Times New Roman"/>
            <w:sz w:val="24"/>
            <w:szCs w:val="24"/>
          </w:rPr>
          <w:br w:type="textWrapping"/>
        </w:r>
      </w:ins>
      <w:ins w:id="2985" w:author="SHARIF ULLAH" w:date="2026-10-07T18:33:00Z">
        <w:r>
          <w:rPr>
            <w:rFonts w:ascii="Times New Roman" w:hAnsi="Times New Roman" w:eastAsia="Times New Roman" w:cs="Times New Roman"/>
            <w:sz w:val="24"/>
            <w:szCs w:val="24"/>
          </w:rPr>
          <w:t>Allows bakery staff to update existing product information when changes are required.</w:t>
        </w:r>
      </w:ins>
    </w:p>
    <w:p w14:paraId="1C57FCBA">
      <w:pPr>
        <w:numPr>
          <w:ilvl w:val="0"/>
          <w:numId w:val="111"/>
        </w:numPr>
        <w:spacing w:before="100" w:beforeAutospacing="1" w:after="100" w:afterAutospacing="1" w:line="240" w:lineRule="auto"/>
        <w:rPr>
          <w:ins w:id="2986" w:author="SHARIF ULLAH" w:date="2026-10-07T18:33:00Z"/>
          <w:rFonts w:ascii="Times New Roman" w:hAnsi="Times New Roman" w:eastAsia="Times New Roman" w:cs="Times New Roman"/>
          <w:sz w:val="24"/>
          <w:szCs w:val="24"/>
        </w:rPr>
      </w:pPr>
      <w:ins w:id="2987" w:author="SHARIF ULLAH" w:date="2026-10-07T18:33:00Z">
        <w:r>
          <w:rPr>
            <w:rFonts w:ascii="Times New Roman" w:hAnsi="Times New Roman" w:eastAsia="Times New Roman" w:cs="Times New Roman"/>
            <w:sz w:val="24"/>
            <w:szCs w:val="24"/>
          </w:rPr>
          <w:t xml:space="preserve"> </w:t>
        </w:r>
      </w:ins>
      <w:ins w:id="2988" w:author="SHARIF ULLAH" w:date="2026-10-07T18:33:00Z">
        <w:r>
          <w:rPr>
            <w:rFonts w:ascii="Times New Roman" w:hAnsi="Times New Roman" w:eastAsia="Times New Roman" w:cs="Times New Roman"/>
            <w:b/>
            <w:bCs/>
            <w:sz w:val="24"/>
            <w:szCs w:val="24"/>
          </w:rPr>
          <w:t>ValidateProductInformation():</w:t>
        </w:r>
      </w:ins>
      <w:ins w:id="2989" w:author="SHARIF ULLAH" w:date="2026-10-07T18:33:00Z">
        <w:r>
          <w:rPr>
            <w:rFonts w:ascii="Times New Roman" w:hAnsi="Times New Roman" w:eastAsia="Times New Roman" w:cs="Times New Roman"/>
            <w:sz w:val="24"/>
            <w:szCs w:val="24"/>
          </w:rPr>
          <w:br w:type="textWrapping"/>
        </w:r>
      </w:ins>
      <w:ins w:id="2990" w:author="SHARIF ULLAH" w:date="2026-10-07T18:33:00Z">
        <w:r>
          <w:rPr>
            <w:rFonts w:ascii="Times New Roman" w:hAnsi="Times New Roman" w:eastAsia="Times New Roman" w:cs="Times New Roman"/>
            <w:sz w:val="24"/>
            <w:szCs w:val="24"/>
          </w:rPr>
          <w:t>Checks that all required product information is complete and valid before it is saved.</w:t>
        </w:r>
      </w:ins>
    </w:p>
    <w:p w14:paraId="7687215E">
      <w:pPr>
        <w:numPr>
          <w:ilvl w:val="0"/>
          <w:numId w:val="111"/>
        </w:numPr>
        <w:spacing w:before="100" w:beforeAutospacing="1" w:after="100" w:afterAutospacing="1" w:line="240" w:lineRule="auto"/>
        <w:rPr>
          <w:ins w:id="2991" w:author="SHARIF ULLAH" w:date="2026-10-07T18:33:00Z"/>
          <w:rFonts w:ascii="Times New Roman" w:hAnsi="Times New Roman" w:eastAsia="Times New Roman" w:cs="Times New Roman"/>
          <w:sz w:val="24"/>
          <w:szCs w:val="24"/>
        </w:rPr>
      </w:pPr>
      <w:ins w:id="2992" w:author="SHARIF ULLAH" w:date="2026-10-07T18:33:00Z">
        <w:r>
          <w:rPr>
            <w:rFonts w:ascii="Times New Roman" w:hAnsi="Times New Roman" w:eastAsia="Times New Roman" w:cs="Times New Roman"/>
            <w:b/>
            <w:bCs/>
            <w:sz w:val="24"/>
            <w:szCs w:val="24"/>
          </w:rPr>
          <w:t>SaveProductInformation():</w:t>
        </w:r>
      </w:ins>
      <w:ins w:id="2993" w:author="SHARIF ULLAH" w:date="2026-10-07T18:33:00Z">
        <w:r>
          <w:rPr>
            <w:rFonts w:ascii="Times New Roman" w:hAnsi="Times New Roman" w:eastAsia="Times New Roman" w:cs="Times New Roman"/>
            <w:sz w:val="24"/>
            <w:szCs w:val="24"/>
          </w:rPr>
          <w:br w:type="textWrapping"/>
        </w:r>
      </w:ins>
      <w:ins w:id="2994" w:author="SHARIF ULLAH" w:date="2026-10-07T18:33:00Z">
        <w:r>
          <w:rPr>
            <w:rFonts w:ascii="Times New Roman" w:hAnsi="Times New Roman" w:eastAsia="Times New Roman" w:cs="Times New Roman"/>
            <w:sz w:val="24"/>
            <w:szCs w:val="24"/>
          </w:rPr>
          <w:t>Saves the newly added or updated product information in the bakery system.</w:t>
        </w:r>
      </w:ins>
    </w:p>
    <w:p w14:paraId="3917FD06">
      <w:pPr>
        <w:numPr>
          <w:ilvl w:val="0"/>
          <w:numId w:val="111"/>
        </w:numPr>
        <w:spacing w:before="100" w:beforeAutospacing="1" w:after="100" w:afterAutospacing="1" w:line="240" w:lineRule="auto"/>
        <w:rPr>
          <w:ins w:id="2995" w:author="SHARIF ULLAH" w:date="2026-10-07T18:33:00Z"/>
          <w:rFonts w:ascii="Times New Roman" w:hAnsi="Times New Roman" w:eastAsia="Times New Roman" w:cs="Times New Roman"/>
          <w:sz w:val="24"/>
          <w:szCs w:val="24"/>
        </w:rPr>
      </w:pPr>
      <w:ins w:id="2996" w:author="SHARIF ULLAH" w:date="2026-10-07T18:33:00Z">
        <w:r>
          <w:rPr>
            <w:rFonts w:ascii="Times New Roman" w:hAnsi="Times New Roman" w:eastAsia="Times New Roman" w:cs="Times New Roman"/>
            <w:b/>
            <w:bCs/>
            <w:sz w:val="24"/>
            <w:szCs w:val="24"/>
          </w:rPr>
          <w:t>DisplayProductList():</w:t>
        </w:r>
      </w:ins>
      <w:ins w:id="2997" w:author="SHARIF ULLAH" w:date="2026-10-07T18:33:00Z">
        <w:r>
          <w:rPr>
            <w:rFonts w:ascii="Times New Roman" w:hAnsi="Times New Roman" w:eastAsia="Times New Roman" w:cs="Times New Roman"/>
            <w:sz w:val="24"/>
            <w:szCs w:val="24"/>
          </w:rPr>
          <w:br w:type="textWrapping"/>
        </w:r>
      </w:ins>
      <w:ins w:id="2998" w:author="SHARIF ULLAH" w:date="2026-10-07T18:33:00Z">
        <w:r>
          <w:rPr>
            <w:rFonts w:ascii="Times New Roman" w:hAnsi="Times New Roman" w:eastAsia="Times New Roman" w:cs="Times New Roman"/>
            <w:sz w:val="24"/>
            <w:szCs w:val="24"/>
          </w:rPr>
          <w:t>Displays the latest list of available bakery products so that staff and customers can view current product information.</w:t>
        </w:r>
      </w:ins>
    </w:p>
    <w:p w14:paraId="68529BFB">
      <w:pPr>
        <w:numPr>
          <w:ilvl w:val="0"/>
          <w:numId w:val="111"/>
        </w:numPr>
        <w:spacing w:before="100" w:beforeAutospacing="1" w:after="100" w:afterAutospacing="1" w:line="240" w:lineRule="auto"/>
        <w:rPr>
          <w:ins w:id="2999" w:author="SHARIF ULLAH" w:date="2026-10-07T18:33:00Z"/>
          <w:rFonts w:ascii="Times New Roman" w:hAnsi="Times New Roman" w:eastAsia="Times New Roman" w:cs="Times New Roman"/>
          <w:sz w:val="24"/>
          <w:szCs w:val="24"/>
        </w:rPr>
      </w:pPr>
      <w:ins w:id="3000" w:author="SHARIF ULLAH" w:date="2026-10-07T18:33:00Z">
        <w:r>
          <w:rPr>
            <w:rFonts w:ascii="Times New Roman" w:hAnsi="Times New Roman" w:eastAsia="Times New Roman" w:cs="Times New Roman"/>
            <w:b/>
            <w:bCs/>
            <w:sz w:val="24"/>
            <w:szCs w:val="24"/>
          </w:rPr>
          <w:t>RemoveProduct():</w:t>
        </w:r>
      </w:ins>
      <w:ins w:id="3001" w:author="SHARIF ULLAH" w:date="2026-10-07T18:33:00Z">
        <w:r>
          <w:rPr>
            <w:rFonts w:ascii="Times New Roman" w:hAnsi="Times New Roman" w:eastAsia="Times New Roman" w:cs="Times New Roman"/>
            <w:sz w:val="24"/>
            <w:szCs w:val="24"/>
          </w:rPr>
          <w:br w:type="textWrapping"/>
        </w:r>
      </w:ins>
      <w:ins w:id="3002" w:author="SHARIF ULLAH" w:date="2026-10-07T18:33:00Z">
        <w:r>
          <w:rPr>
            <w:rFonts w:ascii="Times New Roman" w:hAnsi="Times New Roman" w:eastAsia="Times New Roman" w:cs="Times New Roman"/>
            <w:sz w:val="24"/>
            <w:szCs w:val="24"/>
          </w:rPr>
          <w:t>Allows bakery staff to remove a product that is no longer available from the product list.</w:t>
        </w:r>
      </w:ins>
    </w:p>
    <w:p w14:paraId="539E8F30">
      <w:pPr>
        <w:numPr>
          <w:ilvl w:val="0"/>
          <w:numId w:val="111"/>
        </w:numPr>
        <w:spacing w:before="100" w:beforeAutospacing="1" w:after="100" w:afterAutospacing="1" w:line="240" w:lineRule="auto"/>
        <w:rPr>
          <w:ins w:id="3003" w:author="SHARIF ULLAH" w:date="2026-10-07T18:33:00Z"/>
          <w:rFonts w:ascii="Times New Roman" w:hAnsi="Times New Roman" w:eastAsia="Times New Roman" w:cs="Times New Roman"/>
          <w:sz w:val="24"/>
          <w:szCs w:val="24"/>
        </w:rPr>
      </w:pPr>
    </w:p>
    <w:p w14:paraId="1B708513">
      <w:pPr>
        <w:pStyle w:val="3"/>
        <w:spacing w:before="100" w:beforeAutospacing="1" w:after="100" w:afterAutospacing="1"/>
        <w:rPr>
          <w:ins w:id="3004" w:author="SHARIF ULLAH" w:date="2026-10-07T18:33:00Z"/>
          <w:rFonts w:eastAsia="Times New Roman"/>
        </w:rPr>
      </w:pPr>
      <w:bookmarkStart w:id="33" w:name="_Toc193890207"/>
    </w:p>
    <w:p w14:paraId="1ADB5C06">
      <w:pPr>
        <w:pStyle w:val="3"/>
        <w:spacing w:before="100" w:beforeAutospacing="1" w:after="100" w:afterAutospacing="1"/>
        <w:outlineLvl w:val="2"/>
        <w:rPr>
          <w:rFonts w:eastAsia="Times New Roman"/>
        </w:rPr>
        <w:pPrChange w:id="3005" w:author="MUHAMMAD HAMAD" w:date="2025-03-26T14:00:00Z">
          <w:pPr>
            <w:spacing w:before="100" w:beforeAutospacing="1" w:after="100" w:afterAutospacing="1" w:line="240" w:lineRule="auto"/>
            <w:outlineLvl w:val="2"/>
          </w:pPr>
        </w:pPrChange>
      </w:pPr>
      <w:del w:id="3006" w:author="MUHAMMAD HAMAD" w:date="2025-03-26T13:44:00Z">
        <w:r>
          <w:rPr>
            <w:rFonts w:eastAsia="Times New Roman"/>
          </w:rPr>
          <w:delText xml:space="preserve">7.3.4 </w:delText>
        </w:r>
      </w:del>
      <w:r>
        <w:rPr>
          <w:rFonts w:eastAsia="Times New Roman"/>
        </w:rPr>
        <w:t xml:space="preserve">Sub-Functions for </w:t>
      </w:r>
      <w:ins w:id="3007" w:author="SHARIF ULLAH" w:date="2026-10-07T18:34:00Z">
        <w:r>
          <w:rPr>
            <w:rFonts w:eastAsia="Times New Roman"/>
            <w:b/>
            <w:bCs/>
            <w:sz w:val="24"/>
            <w:szCs w:val="24"/>
          </w:rPr>
          <w:t>O</w:t>
        </w:r>
      </w:ins>
      <w:ins w:id="3008" w:author="SHARIF ULLAH" w:date="2026-10-07T18:34:00Z">
        <w:r>
          <w:rPr>
            <w:rFonts w:eastAsia="Times New Roman"/>
            <w:b/>
            <w:bCs/>
            <w:sz w:val="28"/>
            <w:szCs w:val="28"/>
          </w:rPr>
          <w:t>rder Status and Notification</w:t>
        </w:r>
      </w:ins>
      <w:del w:id="3009" w:author="SHARIF ULLAH" w:date="2026-10-07T18:34:00Z">
        <w:r>
          <w:rPr>
            <w:rFonts w:eastAsia="Times New Roman"/>
          </w:rPr>
          <w:delText>Feedback</w:delText>
        </w:r>
      </w:del>
      <w:r>
        <w:rPr>
          <w:rFonts w:eastAsia="Times New Roman"/>
        </w:rPr>
        <w:t xml:space="preserve"> Mechanism</w:t>
      </w:r>
      <w:bookmarkEnd w:id="33"/>
    </w:p>
    <w:p w14:paraId="6C661FF4">
      <w:pPr>
        <w:numPr>
          <w:ilvl w:val="0"/>
          <w:numId w:val="112"/>
        </w:numPr>
        <w:spacing w:before="100" w:beforeAutospacing="1" w:after="100" w:afterAutospacing="1" w:line="240" w:lineRule="auto"/>
        <w:rPr>
          <w:del w:id="3010" w:author="SHARIF ULLAH" w:date="2026-10-07T18:34:00Z"/>
          <w:rFonts w:ascii="Times New Roman" w:hAnsi="Times New Roman" w:eastAsia="Times New Roman" w:cs="Times New Roman"/>
          <w:sz w:val="24"/>
          <w:szCs w:val="24"/>
        </w:rPr>
      </w:pPr>
      <w:del w:id="3011" w:author="SHARIF ULLAH" w:date="2026-10-07T18:34:00Z">
        <w:r>
          <w:rPr>
            <w:rFonts w:ascii="Times New Roman" w:hAnsi="Times New Roman" w:eastAsia="Times New Roman" w:cs="Times New Roman"/>
            <w:b/>
            <w:bCs/>
            <w:sz w:val="24"/>
            <w:szCs w:val="24"/>
          </w:rPr>
          <w:delText>SubmitFeedback():</w:delText>
        </w:r>
      </w:del>
      <w:del w:id="3012" w:author="SHARIF ULLAH" w:date="2026-10-07T18:34:00Z">
        <w:r>
          <w:rPr>
            <w:rFonts w:ascii="Times New Roman" w:hAnsi="Times New Roman" w:eastAsia="Times New Roman" w:cs="Times New Roman"/>
            <w:sz w:val="24"/>
            <w:szCs w:val="24"/>
          </w:rPr>
          <w:br w:type="textWrapping"/>
        </w:r>
      </w:del>
      <w:del w:id="3013" w:author="SHARIF ULLAH" w:date="2026-10-07T18:34:00Z">
        <w:r>
          <w:rPr>
            <w:rFonts w:ascii="Times New Roman" w:hAnsi="Times New Roman" w:eastAsia="Times New Roman" w:cs="Times New Roman"/>
            <w:sz w:val="24"/>
            <w:szCs w:val="24"/>
          </w:rPr>
          <w:delText>Allows supervisors to provide text-based feedback and, optionally, attach supplementary documents.</w:delText>
        </w:r>
      </w:del>
    </w:p>
    <w:p w14:paraId="24E4C250">
      <w:pPr>
        <w:numPr>
          <w:ilvl w:val="0"/>
          <w:numId w:val="112"/>
        </w:numPr>
        <w:spacing w:before="100" w:beforeAutospacing="1" w:after="100" w:afterAutospacing="1" w:line="240" w:lineRule="auto"/>
        <w:rPr>
          <w:del w:id="3014" w:author="SHARIF ULLAH" w:date="2026-10-07T18:34:00Z"/>
          <w:rFonts w:ascii="Times New Roman" w:hAnsi="Times New Roman" w:eastAsia="Times New Roman" w:cs="Times New Roman"/>
          <w:sz w:val="24"/>
          <w:szCs w:val="24"/>
        </w:rPr>
      </w:pPr>
      <w:del w:id="3015" w:author="SHARIF ULLAH" w:date="2026-10-07T18:34:00Z">
        <w:r>
          <w:rPr>
            <w:rFonts w:ascii="Times New Roman" w:hAnsi="Times New Roman" w:eastAsia="Times New Roman" w:cs="Times New Roman"/>
            <w:b/>
            <w:bCs/>
            <w:sz w:val="24"/>
            <w:szCs w:val="24"/>
          </w:rPr>
          <w:delText>RetrieveFeedback():</w:delText>
        </w:r>
      </w:del>
      <w:del w:id="3016" w:author="SHARIF ULLAH" w:date="2026-10-07T18:34:00Z">
        <w:r>
          <w:rPr>
            <w:rFonts w:ascii="Times New Roman" w:hAnsi="Times New Roman" w:eastAsia="Times New Roman" w:cs="Times New Roman"/>
            <w:sz w:val="24"/>
            <w:szCs w:val="24"/>
          </w:rPr>
          <w:br w:type="textWrapping"/>
        </w:r>
      </w:del>
      <w:del w:id="3017" w:author="SHARIF ULLAH" w:date="2026-10-07T18:34:00Z">
        <w:r>
          <w:rPr>
            <w:rFonts w:ascii="Times New Roman" w:hAnsi="Times New Roman" w:eastAsia="Times New Roman" w:cs="Times New Roman"/>
            <w:sz w:val="24"/>
            <w:szCs w:val="24"/>
          </w:rPr>
          <w:delText>Displays all feedback associated with a given work product, sorted by submission date.</w:delText>
        </w:r>
      </w:del>
    </w:p>
    <w:p w14:paraId="76FF357A">
      <w:pPr>
        <w:numPr>
          <w:ilvl w:val="0"/>
          <w:numId w:val="112"/>
        </w:numPr>
        <w:spacing w:before="100" w:beforeAutospacing="1" w:after="100" w:afterAutospacing="1" w:line="240" w:lineRule="auto"/>
        <w:rPr>
          <w:del w:id="3018" w:author="SHARIF ULLAH" w:date="2026-10-07T18:34:00Z"/>
          <w:rFonts w:ascii="Times New Roman" w:hAnsi="Times New Roman" w:eastAsia="Times New Roman" w:cs="Times New Roman"/>
          <w:sz w:val="24"/>
          <w:szCs w:val="24"/>
        </w:rPr>
      </w:pPr>
      <w:del w:id="3019" w:author="SHARIF ULLAH" w:date="2026-10-07T18:34:00Z">
        <w:r>
          <w:rPr>
            <w:rFonts w:ascii="Times New Roman" w:hAnsi="Times New Roman" w:eastAsia="Times New Roman" w:cs="Times New Roman"/>
            <w:b/>
            <w:bCs/>
            <w:sz w:val="24"/>
            <w:szCs w:val="24"/>
          </w:rPr>
          <w:delText>NotificationHandler():</w:delText>
        </w:r>
      </w:del>
      <w:del w:id="3020" w:author="SHARIF ULLAH" w:date="2026-10-07T18:34:00Z">
        <w:r>
          <w:rPr>
            <w:rFonts w:ascii="Times New Roman" w:hAnsi="Times New Roman" w:eastAsia="Times New Roman" w:cs="Times New Roman"/>
            <w:sz w:val="24"/>
            <w:szCs w:val="24"/>
          </w:rPr>
          <w:br w:type="textWrapping"/>
        </w:r>
      </w:del>
      <w:del w:id="3021" w:author="SHARIF ULLAH" w:date="2026-10-07T18:34:00Z">
        <w:r>
          <w:rPr>
            <w:rFonts w:ascii="Times New Roman" w:hAnsi="Times New Roman" w:eastAsia="Times New Roman" w:cs="Times New Roman"/>
            <w:sz w:val="24"/>
            <w:szCs w:val="24"/>
          </w:rPr>
          <w:delText>Sends notifications to students when new feedback is available.</w:delText>
        </w:r>
      </w:del>
    </w:p>
    <w:p w14:paraId="0D3EB4D0">
      <w:pPr>
        <w:pStyle w:val="2"/>
        <w:numPr>
          <w:ilvl w:val="0"/>
          <w:numId w:val="113"/>
        </w:numPr>
        <w:tabs>
          <w:tab w:val="clear" w:pos="720"/>
        </w:tabs>
        <w:spacing w:before="120" w:after="0"/>
        <w:ind w:left="792"/>
        <w:rPr>
          <w:ins w:id="3022" w:author="SHARIF ULLAH" w:date="2026-10-07T18:34:00Z"/>
          <w:rFonts w:eastAsia="Times New Roman"/>
          <w:sz w:val="24"/>
          <w:szCs w:val="24"/>
        </w:rPr>
      </w:pPr>
      <w:ins w:id="3023" w:author="SHARIF ULLAH" w:date="2026-10-07T18:34:00Z">
        <w:r>
          <w:rPr>
            <w:rFonts w:eastAsia="Times New Roman"/>
            <w:b/>
            <w:bCs/>
            <w:sz w:val="24"/>
            <w:szCs w:val="24"/>
          </w:rPr>
          <w:t>UpdateOrderStatus():</w:t>
        </w:r>
      </w:ins>
      <w:ins w:id="3024" w:author="SHARIF ULLAH" w:date="2026-10-07T18:34:00Z">
        <w:r>
          <w:rPr>
            <w:rFonts w:eastAsia="Times New Roman"/>
            <w:sz w:val="24"/>
            <w:szCs w:val="24"/>
          </w:rPr>
          <w:br w:type="textWrapping"/>
        </w:r>
      </w:ins>
      <w:ins w:id="3025" w:author="SHARIF ULLAH" w:date="2026-10-07T18:34:00Z">
        <w:r>
          <w:rPr>
            <w:rFonts w:eastAsia="Times New Roman"/>
            <w:sz w:val="24"/>
            <w:szCs w:val="24"/>
          </w:rPr>
          <w:t>Allows bakery staff to update the current status of a customer order, such as its latest processing or delivery status.</w:t>
        </w:r>
      </w:ins>
    </w:p>
    <w:p w14:paraId="39AB3E18">
      <w:pPr>
        <w:pStyle w:val="2"/>
        <w:numPr>
          <w:ilvl w:val="0"/>
          <w:numId w:val="113"/>
        </w:numPr>
        <w:tabs>
          <w:tab w:val="clear" w:pos="720"/>
        </w:tabs>
        <w:spacing w:before="120" w:after="0"/>
        <w:ind w:left="792"/>
        <w:rPr>
          <w:ins w:id="3026" w:author="SHARIF ULLAH" w:date="2026-10-07T18:34:00Z"/>
          <w:rFonts w:eastAsia="Times New Roman"/>
          <w:sz w:val="24"/>
          <w:szCs w:val="24"/>
        </w:rPr>
      </w:pPr>
      <w:ins w:id="3027" w:author="SHARIF ULLAH" w:date="2026-10-07T18:34:00Z">
        <w:r>
          <w:rPr>
            <w:rFonts w:eastAsia="Times New Roman"/>
            <w:b/>
            <w:bCs/>
            <w:sz w:val="24"/>
            <w:szCs w:val="24"/>
          </w:rPr>
          <w:t>RetrieveOrderStatus():</w:t>
        </w:r>
      </w:ins>
      <w:ins w:id="3028" w:author="SHARIF ULLAH" w:date="2026-10-07T18:34:00Z">
        <w:r>
          <w:rPr>
            <w:rFonts w:eastAsia="Times New Roman"/>
            <w:sz w:val="24"/>
            <w:szCs w:val="24"/>
          </w:rPr>
          <w:br w:type="textWrapping"/>
        </w:r>
      </w:ins>
      <w:ins w:id="3029" w:author="SHARIF ULLAH" w:date="2026-10-07T18:34:00Z">
        <w:r>
          <w:rPr>
            <w:rFonts w:eastAsia="Times New Roman"/>
            <w:sz w:val="24"/>
            <w:szCs w:val="24"/>
          </w:rPr>
          <w:t>Retrieves and displays the current status and details of a customer's order.</w:t>
        </w:r>
      </w:ins>
    </w:p>
    <w:p w14:paraId="7979F0D6">
      <w:pPr>
        <w:pStyle w:val="2"/>
        <w:numPr>
          <w:ilvl w:val="0"/>
          <w:numId w:val="113"/>
        </w:numPr>
        <w:tabs>
          <w:tab w:val="clear" w:pos="720"/>
        </w:tabs>
        <w:spacing w:before="120" w:after="0"/>
        <w:ind w:left="792"/>
        <w:rPr>
          <w:ins w:id="3030" w:author="SHARIF ULLAH" w:date="2026-10-07T18:34:00Z"/>
          <w:rFonts w:eastAsia="Times New Roman"/>
          <w:sz w:val="24"/>
          <w:szCs w:val="24"/>
        </w:rPr>
      </w:pPr>
      <w:ins w:id="3031" w:author="SHARIF ULLAH" w:date="2026-10-07T18:34:00Z">
        <w:r>
          <w:rPr>
            <w:rFonts w:eastAsia="Times New Roman"/>
            <w:b/>
            <w:bCs/>
            <w:sz w:val="24"/>
            <w:szCs w:val="24"/>
          </w:rPr>
          <w:t>NotificationHandler():</w:t>
        </w:r>
      </w:ins>
      <w:ins w:id="3032" w:author="SHARIF ULLAH" w:date="2026-10-07T18:34:00Z">
        <w:r>
          <w:rPr>
            <w:rFonts w:eastAsia="Times New Roman"/>
            <w:sz w:val="24"/>
            <w:szCs w:val="24"/>
          </w:rPr>
          <w:br w:type="textWrapping"/>
        </w:r>
      </w:ins>
      <w:ins w:id="3033" w:author="SHARIF ULLAH" w:date="2026-10-07T18:34:00Z">
        <w:r>
          <w:rPr>
            <w:rFonts w:eastAsia="Times New Roman"/>
            <w:sz w:val="24"/>
            <w:szCs w:val="24"/>
          </w:rPr>
          <w:t>Sends notifications or confirmation messages to customers when their order status or delivery information is updated.</w:t>
        </w:r>
      </w:ins>
    </w:p>
    <w:p w14:paraId="561944F1">
      <w:pPr>
        <w:pStyle w:val="2"/>
        <w:numPr>
          <w:ilvl w:val="0"/>
          <w:numId w:val="113"/>
        </w:numPr>
        <w:tabs>
          <w:tab w:val="clear" w:pos="720"/>
        </w:tabs>
        <w:spacing w:before="120" w:after="0"/>
        <w:ind w:left="792"/>
        <w:rPr>
          <w:ins w:id="3034" w:author="SHARIF ULLAH" w:date="2026-10-07T18:34:00Z"/>
          <w:rFonts w:eastAsia="Times New Roman"/>
          <w:sz w:val="24"/>
          <w:szCs w:val="24"/>
        </w:rPr>
      </w:pPr>
      <w:ins w:id="3035" w:author="SHARIF ULLAH" w:date="2026-10-07T18:34:00Z">
        <w:r>
          <w:rPr>
            <w:rFonts w:eastAsia="Times New Roman"/>
            <w:b/>
            <w:bCs/>
            <w:sz w:val="24"/>
            <w:szCs w:val="24"/>
          </w:rPr>
          <w:t>DisplayOrderInformation():</w:t>
        </w:r>
      </w:ins>
      <w:ins w:id="3036" w:author="SHARIF ULLAH" w:date="2026-10-07T18:34:00Z">
        <w:r>
          <w:rPr>
            <w:rFonts w:eastAsia="Times New Roman"/>
            <w:sz w:val="24"/>
            <w:szCs w:val="24"/>
          </w:rPr>
          <w:br w:type="textWrapping"/>
        </w:r>
      </w:ins>
      <w:ins w:id="3037" w:author="SHARIF ULLAH" w:date="2026-10-07T18:34:00Z">
        <w:r>
          <w:rPr>
            <w:rFonts w:eastAsia="Times New Roman"/>
            <w:sz w:val="24"/>
            <w:szCs w:val="24"/>
          </w:rPr>
          <w:t>Displays the latest order information so that customers can view the current details of their order.</w:t>
        </w:r>
      </w:ins>
    </w:p>
    <w:p w14:paraId="2276AD7D">
      <w:pPr>
        <w:pStyle w:val="2"/>
        <w:spacing w:before="100" w:beforeAutospacing="1" w:after="100" w:afterAutospacing="1"/>
        <w:rPr>
          <w:ins w:id="3038" w:author="SHARIF ULLAH" w:date="2026-10-07T18:34:00Z"/>
          <w:rFonts w:eastAsia="Times New Roman"/>
        </w:rPr>
      </w:pPr>
    </w:p>
    <w:p w14:paraId="3ED3DC25">
      <w:pPr>
        <w:numPr>
          <w:ilvl w:val="0"/>
          <w:numId w:val="112"/>
        </w:numPr>
        <w:spacing w:before="100" w:beforeAutospacing="1" w:after="100" w:afterAutospacing="1" w:line="240" w:lineRule="auto"/>
        <w:rPr>
          <w:ins w:id="3039" w:author="SHARIF ULLAH" w:date="2026-10-07T18:34:00Z"/>
          <w:rFonts w:ascii="Times New Roman" w:hAnsi="Times New Roman" w:eastAsia="Times New Roman" w:cs="Times New Roman"/>
          <w:sz w:val="24"/>
          <w:szCs w:val="24"/>
        </w:rPr>
      </w:pPr>
    </w:p>
    <w:p w14:paraId="35E32784">
      <w:pPr>
        <w:pStyle w:val="2"/>
        <w:spacing w:before="100" w:beforeAutospacing="1" w:after="100" w:afterAutospacing="1"/>
        <w:rPr>
          <w:ins w:id="3040" w:author="SHARIF ULLAH" w:date="2026-10-07T18:34:00Z"/>
          <w:rFonts w:eastAsia="Times New Roman"/>
        </w:rPr>
      </w:pPr>
      <w:bookmarkStart w:id="34" w:name="_Toc193890208"/>
    </w:p>
    <w:p w14:paraId="37B36EED">
      <w:pPr>
        <w:pStyle w:val="2"/>
        <w:spacing w:before="100" w:beforeAutospacing="1" w:after="100" w:afterAutospacing="1"/>
        <w:outlineLvl w:val="1"/>
        <w:rPr>
          <w:rFonts w:eastAsia="Times New Roman"/>
          <w:rPrChange w:id="3042" w:author="Tayyab Mehboob" w:date="2025-03-26T13:19:00Z">
            <w:rPr/>
          </w:rPrChange>
        </w:rPr>
        <w:pPrChange w:id="3041" w:author="MUHAMMAD HAMAD" w:date="2025-03-26T14:00:00Z">
          <w:pPr>
            <w:spacing w:before="100" w:beforeAutospacing="1" w:after="100" w:afterAutospacing="1" w:line="240" w:lineRule="auto"/>
            <w:outlineLvl w:val="1"/>
          </w:pPr>
        </w:pPrChange>
      </w:pPr>
      <w:del w:id="3043" w:author="Tayyab Mehboob" w:date="2025-03-26T13:19:00Z">
        <w:r>
          <w:rPr>
            <w:rFonts w:eastAsia="Times New Roman"/>
            <w:rPrChange w:id="3044" w:author="Tayyab Mehboob" w:date="2025-03-26T13:19:00Z">
              <w:rPr/>
            </w:rPrChange>
          </w:rPr>
          <w:delText>7.4</w:delText>
        </w:r>
      </w:del>
      <w:r>
        <w:rPr>
          <w:rFonts w:eastAsia="Times New Roman"/>
          <w:rPrChange w:id="3045" w:author="Tayyab Mehboob" w:date="2025-03-26T13:19:00Z">
            <w:rPr/>
          </w:rPrChange>
        </w:rPr>
        <w:t xml:space="preserve"> Performance Requirements</w:t>
      </w:r>
      <w:bookmarkEnd w:id="34"/>
    </w:p>
    <w:p w14:paraId="79B33942">
      <w:pPr>
        <w:numPr>
          <w:ilvl w:val="0"/>
          <w:numId w:val="114"/>
        </w:numPr>
        <w:spacing w:before="100" w:beforeAutospacing="1" w:after="100" w:afterAutospacing="1" w:line="240" w:lineRule="auto"/>
        <w:rPr>
          <w:del w:id="3046" w:author="SHARIF ULLAH" w:date="2026-10-07T18:35:00Z"/>
          <w:rFonts w:ascii="Times New Roman" w:hAnsi="Times New Roman" w:eastAsia="Times New Roman" w:cs="Times New Roman"/>
          <w:sz w:val="24"/>
          <w:szCs w:val="24"/>
        </w:rPr>
      </w:pPr>
      <w:del w:id="3047" w:author="SHARIF ULLAH" w:date="2026-10-07T18:35:00Z">
        <w:r>
          <w:rPr>
            <w:rFonts w:ascii="Times New Roman" w:hAnsi="Times New Roman" w:eastAsia="Times New Roman" w:cs="Times New Roman"/>
            <w:b/>
            <w:bCs/>
            <w:sz w:val="24"/>
            <w:szCs w:val="24"/>
          </w:rPr>
          <w:delText>Response Time:</w:delText>
        </w:r>
      </w:del>
      <w:del w:id="3048" w:author="SHARIF ULLAH" w:date="2026-10-07T18:35:00Z">
        <w:r>
          <w:rPr>
            <w:rFonts w:ascii="Times New Roman" w:hAnsi="Times New Roman" w:eastAsia="Times New Roman" w:cs="Times New Roman"/>
            <w:sz w:val="24"/>
            <w:szCs w:val="24"/>
          </w:rPr>
          <w:br w:type="textWrapping"/>
        </w:r>
      </w:del>
      <w:del w:id="3049" w:author="SHARIF ULLAH" w:date="2026-10-07T18:35:00Z">
        <w:r>
          <w:rPr>
            <w:rFonts w:ascii="Times New Roman" w:hAnsi="Times New Roman" w:eastAsia="Times New Roman" w:cs="Times New Roman"/>
            <w:sz w:val="24"/>
            <w:szCs w:val="24"/>
          </w:rPr>
          <w:delText>All core operations (registration, project submission, work product upload, feedback submission) must complete within 2–3 seconds under normal operating conditions.</w:delText>
        </w:r>
      </w:del>
    </w:p>
    <w:p w14:paraId="6BA89DE6">
      <w:pPr>
        <w:numPr>
          <w:ilvl w:val="0"/>
          <w:numId w:val="114"/>
        </w:numPr>
        <w:spacing w:before="100" w:beforeAutospacing="1" w:after="100" w:afterAutospacing="1" w:line="240" w:lineRule="auto"/>
        <w:rPr>
          <w:del w:id="3050" w:author="SHARIF ULLAH" w:date="2026-10-07T18:35:00Z"/>
          <w:rFonts w:ascii="Times New Roman" w:hAnsi="Times New Roman" w:eastAsia="Times New Roman" w:cs="Times New Roman"/>
          <w:sz w:val="24"/>
          <w:szCs w:val="24"/>
        </w:rPr>
      </w:pPr>
      <w:del w:id="3051" w:author="SHARIF ULLAH" w:date="2026-10-07T18:35:00Z">
        <w:r>
          <w:rPr>
            <w:rFonts w:ascii="Times New Roman" w:hAnsi="Times New Roman" w:eastAsia="Times New Roman" w:cs="Times New Roman"/>
            <w:b/>
            <w:bCs/>
            <w:sz w:val="24"/>
            <w:szCs w:val="24"/>
          </w:rPr>
          <w:delText>Scalability:</w:delText>
        </w:r>
      </w:del>
      <w:del w:id="3052" w:author="SHARIF ULLAH" w:date="2026-10-07T18:35:00Z">
        <w:r>
          <w:rPr>
            <w:rFonts w:ascii="Times New Roman" w:hAnsi="Times New Roman" w:eastAsia="Times New Roman" w:cs="Times New Roman"/>
            <w:sz w:val="24"/>
            <w:szCs w:val="24"/>
          </w:rPr>
          <w:br w:type="textWrapping"/>
        </w:r>
      </w:del>
      <w:del w:id="3053" w:author="SHARIF ULLAH" w:date="2026-10-07T18:35:00Z">
        <w:r>
          <w:rPr>
            <w:rFonts w:ascii="Times New Roman" w:hAnsi="Times New Roman" w:eastAsia="Times New Roman" w:cs="Times New Roman"/>
            <w:sz w:val="24"/>
            <w:szCs w:val="24"/>
          </w:rPr>
          <w:delText>The system must support concurrent access by at least 500 users during peak submission periods without significant performance degradation.</w:delText>
        </w:r>
      </w:del>
    </w:p>
    <w:p w14:paraId="3EBE6363">
      <w:pPr>
        <w:numPr>
          <w:ilvl w:val="0"/>
          <w:numId w:val="114"/>
        </w:numPr>
        <w:spacing w:before="100" w:beforeAutospacing="1" w:after="100" w:afterAutospacing="1" w:line="240" w:lineRule="auto"/>
        <w:rPr>
          <w:del w:id="3054" w:author="SHARIF ULLAH" w:date="2026-10-07T18:35:00Z"/>
          <w:rFonts w:ascii="Times New Roman" w:hAnsi="Times New Roman" w:eastAsia="Times New Roman" w:cs="Times New Roman"/>
          <w:sz w:val="24"/>
          <w:szCs w:val="24"/>
        </w:rPr>
      </w:pPr>
      <w:del w:id="3055" w:author="SHARIF ULLAH" w:date="2026-10-07T18:35:00Z">
        <w:r>
          <w:rPr>
            <w:rFonts w:ascii="Times New Roman" w:hAnsi="Times New Roman" w:eastAsia="Times New Roman" w:cs="Times New Roman"/>
            <w:b/>
            <w:bCs/>
            <w:sz w:val="24"/>
            <w:szCs w:val="24"/>
          </w:rPr>
          <w:delText>Data Throughput:</w:delText>
        </w:r>
      </w:del>
      <w:del w:id="3056" w:author="SHARIF ULLAH" w:date="2026-10-07T18:35:00Z">
        <w:r>
          <w:rPr>
            <w:rFonts w:ascii="Times New Roman" w:hAnsi="Times New Roman" w:eastAsia="Times New Roman" w:cs="Times New Roman"/>
            <w:sz w:val="24"/>
            <w:szCs w:val="24"/>
          </w:rPr>
          <w:br w:type="textWrapping"/>
        </w:r>
      </w:del>
      <w:del w:id="3057" w:author="SHARIF ULLAH" w:date="2026-10-07T18:35:00Z">
        <w:r>
          <w:rPr>
            <w:rFonts w:ascii="Times New Roman" w:hAnsi="Times New Roman" w:eastAsia="Times New Roman" w:cs="Times New Roman"/>
            <w:sz w:val="24"/>
            <w:szCs w:val="24"/>
          </w:rPr>
          <w:delText>The system must handle frequent data updates, ensuring real-time reflection of project statuses and feedback.</w:delText>
        </w:r>
      </w:del>
    </w:p>
    <w:p w14:paraId="28F796EC">
      <w:pPr>
        <w:numPr>
          <w:ilvl w:val="0"/>
          <w:numId w:val="114"/>
        </w:numPr>
        <w:spacing w:before="100" w:beforeAutospacing="1" w:after="100" w:afterAutospacing="1" w:line="240" w:lineRule="auto"/>
        <w:rPr>
          <w:del w:id="3058" w:author="SHARIF ULLAH" w:date="2026-10-07T18:35:00Z"/>
          <w:rFonts w:ascii="Times New Roman" w:hAnsi="Times New Roman" w:eastAsia="Times New Roman" w:cs="Times New Roman"/>
          <w:sz w:val="24"/>
          <w:szCs w:val="24"/>
        </w:rPr>
      </w:pPr>
      <w:del w:id="3059" w:author="SHARIF ULLAH" w:date="2026-10-07T18:35:00Z">
        <w:r>
          <w:rPr>
            <w:rFonts w:ascii="Times New Roman" w:hAnsi="Times New Roman" w:eastAsia="Times New Roman" w:cs="Times New Roman"/>
            <w:b/>
            <w:bCs/>
            <w:sz w:val="24"/>
            <w:szCs w:val="24"/>
          </w:rPr>
          <w:delText>Backup and Recovery:</w:delText>
        </w:r>
      </w:del>
      <w:del w:id="3060" w:author="SHARIF ULLAH" w:date="2026-10-07T18:35:00Z">
        <w:r>
          <w:rPr>
            <w:rFonts w:ascii="Times New Roman" w:hAnsi="Times New Roman" w:eastAsia="Times New Roman" w:cs="Times New Roman"/>
            <w:sz w:val="24"/>
            <w:szCs w:val="24"/>
          </w:rPr>
          <w:br w:type="textWrapping"/>
        </w:r>
      </w:del>
      <w:del w:id="3061" w:author="SHARIF ULLAH" w:date="2026-10-07T18:35:00Z">
        <w:r>
          <w:rPr>
            <w:rFonts w:ascii="Times New Roman" w:hAnsi="Times New Roman" w:eastAsia="Times New Roman" w:cs="Times New Roman"/>
            <w:sz w:val="24"/>
            <w:szCs w:val="24"/>
          </w:rPr>
          <w:delText>Regular backups must be completed within predefined maintenance windows, and system recovery time should not exceed 5 minutes in case of critical failure.</w:delText>
        </w:r>
      </w:del>
    </w:p>
    <w:p w14:paraId="5392DE7D">
      <w:pPr>
        <w:numPr>
          <w:ilvl w:val="0"/>
          <w:numId w:val="114"/>
        </w:numPr>
        <w:spacing w:before="100" w:beforeAutospacing="1" w:after="100" w:afterAutospacing="1" w:line="240" w:lineRule="auto"/>
        <w:rPr>
          <w:ins w:id="3062" w:author="SHARIF ULLAH" w:date="2026-10-07T18:35:00Z"/>
          <w:rFonts w:ascii="Times New Roman" w:hAnsi="Times New Roman" w:eastAsia="Times New Roman" w:cs="Times New Roman"/>
          <w:sz w:val="24"/>
          <w:szCs w:val="24"/>
        </w:rPr>
      </w:pPr>
      <w:ins w:id="3063" w:author="SHARIF ULLAH" w:date="2026-10-07T18:35:00Z">
        <w:r>
          <w:rPr>
            <w:rFonts w:ascii="Times New Roman" w:hAnsi="Times New Roman" w:eastAsia="Times New Roman" w:cs="Times New Roman"/>
            <w:b/>
            <w:bCs/>
            <w:sz w:val="24"/>
            <w:szCs w:val="24"/>
          </w:rPr>
          <w:t>Response Time:</w:t>
        </w:r>
      </w:ins>
      <w:ins w:id="3064" w:author="SHARIF ULLAH" w:date="2026-10-07T18:35:00Z">
        <w:r>
          <w:rPr>
            <w:rFonts w:ascii="Times New Roman" w:hAnsi="Times New Roman" w:eastAsia="Times New Roman" w:cs="Times New Roman"/>
            <w:sz w:val="24"/>
            <w:szCs w:val="24"/>
          </w:rPr>
          <w:br w:type="textWrapping"/>
        </w:r>
      </w:ins>
      <w:ins w:id="3065" w:author="SHARIF ULLAH" w:date="2026-10-07T18:35:00Z">
        <w:r>
          <w:rPr>
            <w:rFonts w:ascii="Times New Roman" w:hAnsi="Times New Roman" w:eastAsia="Times New Roman" w:cs="Times New Roman"/>
            <w:sz w:val="24"/>
            <w:szCs w:val="24"/>
          </w:rPr>
          <w:t xml:space="preserve">All core operations, such as viewing products, placing an order, booking an order, processing payment, and updating order information, should be completed within </w:t>
        </w:r>
      </w:ins>
      <w:ins w:id="3066" w:author="SHARIF ULLAH" w:date="2026-10-07T18:35:00Z">
        <w:r>
          <w:rPr>
            <w:rFonts w:ascii="Times New Roman" w:hAnsi="Times New Roman" w:eastAsia="Times New Roman" w:cs="Times New Roman"/>
            <w:b/>
            <w:bCs/>
            <w:sz w:val="24"/>
            <w:szCs w:val="24"/>
          </w:rPr>
          <w:t>2–3 seconds</w:t>
        </w:r>
      </w:ins>
      <w:ins w:id="3067" w:author="SHARIF ULLAH" w:date="2026-10-07T18:35:00Z">
        <w:r>
          <w:rPr>
            <w:rFonts w:ascii="Times New Roman" w:hAnsi="Times New Roman" w:eastAsia="Times New Roman" w:cs="Times New Roman"/>
            <w:sz w:val="24"/>
            <w:szCs w:val="24"/>
          </w:rPr>
          <w:t xml:space="preserve"> under normal operating conditions.</w:t>
        </w:r>
      </w:ins>
    </w:p>
    <w:p w14:paraId="446E38DA">
      <w:pPr>
        <w:numPr>
          <w:ilvl w:val="0"/>
          <w:numId w:val="114"/>
        </w:numPr>
        <w:spacing w:before="100" w:beforeAutospacing="1" w:after="100" w:afterAutospacing="1" w:line="240" w:lineRule="auto"/>
        <w:rPr>
          <w:ins w:id="3068" w:author="SHARIF ULLAH" w:date="2026-10-07T18:35:00Z"/>
          <w:rFonts w:ascii="Times New Roman" w:hAnsi="Times New Roman" w:eastAsia="Times New Roman" w:cs="Times New Roman"/>
          <w:sz w:val="24"/>
          <w:szCs w:val="24"/>
        </w:rPr>
      </w:pPr>
      <w:ins w:id="3069" w:author="SHARIF ULLAH" w:date="2026-10-07T18:35:00Z">
        <w:r>
          <w:rPr>
            <w:rFonts w:ascii="Times New Roman" w:hAnsi="Times New Roman" w:eastAsia="Times New Roman" w:cs="Times New Roman"/>
            <w:b/>
            <w:bCs/>
            <w:sz w:val="24"/>
            <w:szCs w:val="24"/>
          </w:rPr>
          <w:t>Scalability:</w:t>
        </w:r>
      </w:ins>
      <w:ins w:id="3070" w:author="SHARIF ULLAH" w:date="2026-10-07T18:35:00Z">
        <w:r>
          <w:rPr>
            <w:rFonts w:ascii="Times New Roman" w:hAnsi="Times New Roman" w:eastAsia="Times New Roman" w:cs="Times New Roman"/>
            <w:sz w:val="24"/>
            <w:szCs w:val="24"/>
          </w:rPr>
          <w:br w:type="textWrapping"/>
        </w:r>
      </w:ins>
      <w:ins w:id="3071" w:author="SHARIF ULLAH" w:date="2026-10-07T18:35:00Z">
        <w:r>
          <w:rPr>
            <w:rFonts w:ascii="Times New Roman" w:hAnsi="Times New Roman" w:eastAsia="Times New Roman" w:cs="Times New Roman"/>
            <w:sz w:val="24"/>
            <w:szCs w:val="24"/>
          </w:rPr>
          <w:t xml:space="preserve">The system should support concurrent access by at least </w:t>
        </w:r>
      </w:ins>
      <w:ins w:id="3072" w:author="SHARIF ULLAH" w:date="2026-10-07T18:35:00Z">
        <w:r>
          <w:rPr>
            <w:rFonts w:ascii="Times New Roman" w:hAnsi="Times New Roman" w:eastAsia="Times New Roman" w:cs="Times New Roman"/>
            <w:b/>
            <w:bCs/>
            <w:sz w:val="24"/>
            <w:szCs w:val="24"/>
          </w:rPr>
          <w:t>500 customers and bakery staff</w:t>
        </w:r>
      </w:ins>
      <w:ins w:id="3073" w:author="SHARIF ULLAH" w:date="2026-10-07T18:35:00Z">
        <w:r>
          <w:rPr>
            <w:rFonts w:ascii="Times New Roman" w:hAnsi="Times New Roman" w:eastAsia="Times New Roman" w:cs="Times New Roman"/>
            <w:sz w:val="24"/>
            <w:szCs w:val="24"/>
          </w:rPr>
          <w:t xml:space="preserve"> during busy periods without significant performance degradation.</w:t>
        </w:r>
      </w:ins>
    </w:p>
    <w:p w14:paraId="5387DC0F">
      <w:pPr>
        <w:numPr>
          <w:ilvl w:val="0"/>
          <w:numId w:val="114"/>
        </w:numPr>
        <w:spacing w:before="100" w:beforeAutospacing="1" w:after="100" w:afterAutospacing="1" w:line="240" w:lineRule="auto"/>
        <w:rPr>
          <w:ins w:id="3074" w:author="SHARIF ULLAH" w:date="2026-10-07T18:35:00Z"/>
          <w:rFonts w:ascii="Times New Roman" w:hAnsi="Times New Roman" w:eastAsia="Times New Roman" w:cs="Times New Roman"/>
          <w:sz w:val="24"/>
          <w:szCs w:val="24"/>
        </w:rPr>
      </w:pPr>
      <w:ins w:id="3075" w:author="SHARIF ULLAH" w:date="2026-10-07T18:35:00Z">
        <w:r>
          <w:rPr>
            <w:rFonts w:ascii="Times New Roman" w:hAnsi="Times New Roman" w:eastAsia="Times New Roman" w:cs="Times New Roman"/>
            <w:b/>
            <w:bCs/>
            <w:sz w:val="24"/>
            <w:szCs w:val="24"/>
          </w:rPr>
          <w:t>Data Throughput:</w:t>
        </w:r>
      </w:ins>
      <w:ins w:id="3076" w:author="SHARIF ULLAH" w:date="2026-10-07T18:35:00Z">
        <w:r>
          <w:rPr>
            <w:rFonts w:ascii="Times New Roman" w:hAnsi="Times New Roman" w:eastAsia="Times New Roman" w:cs="Times New Roman"/>
            <w:sz w:val="24"/>
            <w:szCs w:val="24"/>
          </w:rPr>
          <w:br w:type="textWrapping"/>
        </w:r>
      </w:ins>
      <w:ins w:id="3077" w:author="SHARIF ULLAH" w:date="2026-10-07T18:35:00Z">
        <w:r>
          <w:rPr>
            <w:rFonts w:ascii="Times New Roman" w:hAnsi="Times New Roman" w:eastAsia="Times New Roman" w:cs="Times New Roman"/>
            <w:sz w:val="24"/>
            <w:szCs w:val="24"/>
          </w:rPr>
          <w:t xml:space="preserve">The system should handle frequent updates to </w:t>
        </w:r>
      </w:ins>
      <w:ins w:id="3078" w:author="SHARIF ULLAH" w:date="2026-10-07T18:35:00Z">
        <w:r>
          <w:rPr>
            <w:rFonts w:ascii="Times New Roman" w:hAnsi="Times New Roman" w:eastAsia="Times New Roman" w:cs="Times New Roman"/>
            <w:b/>
            <w:bCs/>
            <w:sz w:val="24"/>
            <w:szCs w:val="24"/>
          </w:rPr>
          <w:t>orders, product information, sales records, payment information, and delivery details</w:t>
        </w:r>
      </w:ins>
      <w:ins w:id="3079" w:author="SHARIF ULLAH" w:date="2026-10-07T18:35:00Z">
        <w:r>
          <w:rPr>
            <w:rFonts w:ascii="Times New Roman" w:hAnsi="Times New Roman" w:eastAsia="Times New Roman" w:cs="Times New Roman"/>
            <w:sz w:val="24"/>
            <w:szCs w:val="24"/>
          </w:rPr>
          <w:t>, ensuring that the latest information is available to users.</w:t>
        </w:r>
      </w:ins>
    </w:p>
    <w:p w14:paraId="1E1215A0">
      <w:pPr>
        <w:numPr>
          <w:ilvl w:val="0"/>
          <w:numId w:val="114"/>
        </w:numPr>
        <w:spacing w:before="100" w:beforeAutospacing="1" w:after="100" w:afterAutospacing="1" w:line="240" w:lineRule="auto"/>
        <w:rPr>
          <w:ins w:id="3080" w:author="SHARIF ULLAH" w:date="2026-10-07T18:35:00Z"/>
          <w:rFonts w:ascii="Times New Roman" w:hAnsi="Times New Roman" w:eastAsia="Times New Roman" w:cs="Times New Roman"/>
          <w:sz w:val="24"/>
          <w:szCs w:val="24"/>
        </w:rPr>
      </w:pPr>
      <w:ins w:id="3081" w:author="SHARIF ULLAH" w:date="2026-10-07T18:35:00Z">
        <w:r>
          <w:rPr>
            <w:rFonts w:ascii="Times New Roman" w:hAnsi="Times New Roman" w:eastAsia="Times New Roman" w:cs="Times New Roman"/>
            <w:b/>
            <w:bCs/>
            <w:sz w:val="24"/>
            <w:szCs w:val="24"/>
          </w:rPr>
          <w:t>Backup and Recovery:</w:t>
        </w:r>
      </w:ins>
      <w:ins w:id="3082" w:author="SHARIF ULLAH" w:date="2026-10-07T18:35:00Z">
        <w:r>
          <w:rPr>
            <w:rFonts w:ascii="Times New Roman" w:hAnsi="Times New Roman" w:eastAsia="Times New Roman" w:cs="Times New Roman"/>
            <w:sz w:val="24"/>
            <w:szCs w:val="24"/>
          </w:rPr>
          <w:br w:type="textWrapping"/>
        </w:r>
      </w:ins>
      <w:ins w:id="3083" w:author="SHARIF ULLAH" w:date="2026-10-07T18:35:00Z">
        <w:r>
          <w:rPr>
            <w:rFonts w:ascii="Times New Roman" w:hAnsi="Times New Roman" w:eastAsia="Times New Roman" w:cs="Times New Roman"/>
            <w:sz w:val="24"/>
            <w:szCs w:val="24"/>
          </w:rPr>
          <w:t xml:space="preserve">Regular backups should be performed during predefined maintenance periods. In case of a critical system failure, the system should recover within </w:t>
        </w:r>
      </w:ins>
      <w:ins w:id="3084" w:author="SHARIF ULLAH" w:date="2026-10-07T18:35:00Z">
        <w:r>
          <w:rPr>
            <w:rFonts w:ascii="Times New Roman" w:hAnsi="Times New Roman" w:eastAsia="Times New Roman" w:cs="Times New Roman"/>
            <w:b/>
            <w:bCs/>
            <w:sz w:val="24"/>
            <w:szCs w:val="24"/>
          </w:rPr>
          <w:t>5 minutes</w:t>
        </w:r>
      </w:ins>
      <w:ins w:id="3085" w:author="SHARIF ULLAH" w:date="2026-10-07T18:35:00Z">
        <w:r>
          <w:rPr>
            <w:rFonts w:ascii="Times New Roman" w:hAnsi="Times New Roman" w:eastAsia="Times New Roman" w:cs="Times New Roman"/>
            <w:sz w:val="24"/>
            <w:szCs w:val="24"/>
          </w:rPr>
          <w:t xml:space="preserve"> while minimizing the loss of customer orders, payment records, and other important bakery information.</w:t>
        </w:r>
      </w:ins>
    </w:p>
    <w:p w14:paraId="36D45D5D">
      <w:pPr>
        <w:numPr>
          <w:ilvl w:val="0"/>
          <w:numId w:val="114"/>
        </w:numPr>
        <w:spacing w:before="100" w:beforeAutospacing="1" w:after="100" w:afterAutospacing="1" w:line="240" w:lineRule="auto"/>
        <w:rPr>
          <w:ins w:id="3086" w:author="SHARIF ULLAH" w:date="2026-10-07T18:35:00Z"/>
          <w:rFonts w:ascii="Times New Roman" w:hAnsi="Times New Roman" w:eastAsia="Times New Roman" w:cs="Times New Roman"/>
          <w:sz w:val="24"/>
          <w:szCs w:val="24"/>
        </w:rPr>
      </w:pPr>
      <w:ins w:id="3087" w:author="SHARIF ULLAH" w:date="2026-10-07T18:35:00Z">
        <w:r>
          <w:rPr>
            <w:rFonts w:ascii="Times New Roman" w:hAnsi="Times New Roman" w:eastAsia="Times New Roman" w:cs="Times New Roman"/>
            <w:b/>
            <w:bCs/>
            <w:sz w:val="24"/>
            <w:szCs w:val="24"/>
          </w:rPr>
          <w:t>Order Processing Performance:</w:t>
        </w:r>
      </w:ins>
      <w:ins w:id="3088" w:author="SHARIF ULLAH" w:date="2026-10-07T18:35:00Z">
        <w:r>
          <w:rPr>
            <w:rFonts w:ascii="Times New Roman" w:hAnsi="Times New Roman" w:eastAsia="Times New Roman" w:cs="Times New Roman"/>
            <w:sz w:val="24"/>
            <w:szCs w:val="24"/>
          </w:rPr>
          <w:br w:type="textWrapping"/>
        </w:r>
      </w:ins>
      <w:ins w:id="3089" w:author="SHARIF ULLAH" w:date="2026-10-07T18:35:00Z">
        <w:r>
          <w:rPr>
            <w:rFonts w:ascii="Times New Roman" w:hAnsi="Times New Roman" w:eastAsia="Times New Roman" w:cs="Times New Roman"/>
            <w:sz w:val="24"/>
            <w:szCs w:val="24"/>
          </w:rPr>
          <w:t>The system should process customer orders efficiently and provide order confirmation without unnecessary delay.</w:t>
        </w:r>
      </w:ins>
    </w:p>
    <w:p w14:paraId="0C0E8225">
      <w:pPr>
        <w:numPr>
          <w:ilvl w:val="0"/>
          <w:numId w:val="114"/>
        </w:numPr>
        <w:spacing w:before="100" w:beforeAutospacing="1" w:after="100" w:afterAutospacing="1" w:line="240" w:lineRule="auto"/>
        <w:rPr>
          <w:ins w:id="3090" w:author="SHARIF ULLAH" w:date="2026-10-07T18:35:00Z"/>
          <w:rFonts w:ascii="Times New Roman" w:hAnsi="Times New Roman" w:eastAsia="Times New Roman" w:cs="Times New Roman"/>
          <w:sz w:val="24"/>
          <w:szCs w:val="24"/>
        </w:rPr>
      </w:pPr>
      <w:ins w:id="3091" w:author="SHARIF ULLAH" w:date="2026-10-07T18:35:00Z">
        <w:r>
          <w:rPr>
            <w:rFonts w:ascii="Times New Roman" w:hAnsi="Times New Roman" w:eastAsia="Times New Roman" w:cs="Times New Roman"/>
            <w:sz w:val="24"/>
            <w:szCs w:val="24"/>
          </w:rPr>
          <w:t xml:space="preserve"> </w:t>
        </w:r>
      </w:ins>
      <w:ins w:id="3092" w:author="SHARIF ULLAH" w:date="2026-10-07T18:35:00Z">
        <w:r>
          <w:rPr>
            <w:rFonts w:ascii="Times New Roman" w:hAnsi="Times New Roman" w:eastAsia="Times New Roman" w:cs="Times New Roman"/>
            <w:b/>
            <w:bCs/>
            <w:sz w:val="24"/>
            <w:szCs w:val="24"/>
          </w:rPr>
          <w:t>Payment Processing Performance:</w:t>
        </w:r>
      </w:ins>
      <w:ins w:id="3093" w:author="SHARIF ULLAH" w:date="2026-10-07T18:35:00Z">
        <w:r>
          <w:rPr>
            <w:rFonts w:ascii="Times New Roman" w:hAnsi="Times New Roman" w:eastAsia="Times New Roman" w:cs="Times New Roman"/>
            <w:sz w:val="24"/>
            <w:szCs w:val="24"/>
          </w:rPr>
          <w:br w:type="textWrapping"/>
        </w:r>
      </w:ins>
      <w:ins w:id="3094" w:author="SHARIF ULLAH" w:date="2026-10-07T18:35:00Z">
        <w:r>
          <w:rPr>
            <w:rFonts w:ascii="Times New Roman" w:hAnsi="Times New Roman" w:eastAsia="Times New Roman" w:cs="Times New Roman"/>
            <w:sz w:val="24"/>
            <w:szCs w:val="24"/>
          </w:rPr>
          <w:t>Payment requests should be processed efficiently, and the system should record successful payments and confirm the order without significant delay.</w:t>
        </w:r>
      </w:ins>
    </w:p>
    <w:p w14:paraId="5BCA0A32">
      <w:pPr>
        <w:numPr>
          <w:ilvl w:val="0"/>
          <w:numId w:val="114"/>
        </w:numPr>
        <w:spacing w:before="100" w:beforeAutospacing="1" w:after="100" w:afterAutospacing="1" w:line="240" w:lineRule="auto"/>
        <w:rPr>
          <w:ins w:id="3095" w:author="SHARIF ULLAH" w:date="2026-10-07T18:35:00Z"/>
          <w:rFonts w:ascii="Times New Roman" w:hAnsi="Times New Roman" w:eastAsia="Times New Roman" w:cs="Times New Roman"/>
          <w:sz w:val="24"/>
          <w:szCs w:val="24"/>
        </w:rPr>
      </w:pPr>
    </w:p>
    <w:p w14:paraId="3D6599ED">
      <w:pPr>
        <w:pStyle w:val="2"/>
        <w:spacing w:before="100" w:beforeAutospacing="1" w:after="100" w:afterAutospacing="1"/>
        <w:rPr>
          <w:ins w:id="3096" w:author="SHARIF ULLAH" w:date="2026-10-07T18:35:00Z"/>
          <w:rFonts w:eastAsia="Times New Roman"/>
        </w:rPr>
      </w:pPr>
    </w:p>
    <w:p w14:paraId="567D2A95">
      <w:pPr>
        <w:spacing w:before="0" w:beforeAutospacing="0" w:after="160" w:afterAutospacing="0" w:line="259" w:lineRule="auto"/>
        <w:ind w:left="0"/>
        <w:rPr>
          <w:ins w:id="3098" w:author="Tayyab Mehboob" w:date="2025-03-26T13:20:00Z"/>
          <w:rFonts w:eastAsiaTheme="minorHAnsi"/>
          <w:rPrChange w:id="3099" w:author="SHARIF ULLAH" w:date="2026-10-07T18:35:00Z">
            <w:rPr>
              <w:ins w:id="3100" w:author="Tayyab Mehboob" w:date="2025-03-26T13:20:00Z"/>
              <w:rFonts w:eastAsia="Times New Roman"/>
            </w:rPr>
          </w:rPrChange>
        </w:rPr>
        <w:pPrChange w:id="3097" w:author="SHARIF ULLAH" w:date="2026-10-07T18:35:00Z">
          <w:pPr>
            <w:spacing w:before="100" w:beforeAutospacing="1" w:after="100" w:afterAutospacing="1" w:line="240" w:lineRule="auto"/>
            <w:ind w:left="720"/>
          </w:pPr>
        </w:pPrChange>
      </w:pPr>
    </w:p>
    <w:p w14:paraId="7DCEE9CB">
      <w:pPr>
        <w:pStyle w:val="2"/>
        <w:spacing w:before="100" w:beforeAutospacing="1" w:after="100" w:afterAutospacing="1"/>
        <w:rPr>
          <w:ins w:id="3102" w:author="Tayyab Mehboob" w:date="2025-03-26T13:21:00Z"/>
          <w:del w:id="3103" w:author="SHARIF ULLAH" w:date="2026-10-07T18:21:00Z"/>
          <w:rFonts w:eastAsia="Times New Roman"/>
          <w:sz w:val="36"/>
          <w:szCs w:val="36"/>
        </w:rPr>
        <w:pPrChange w:id="3101" w:author="MUHAMMAD HAMAD" w:date="2025-03-26T14:00:00Z">
          <w:pPr>
            <w:spacing w:before="100" w:beforeAutospacing="1" w:after="100" w:afterAutospacing="1" w:line="240" w:lineRule="auto"/>
            <w:ind w:left="720"/>
          </w:pPr>
        </w:pPrChange>
      </w:pPr>
      <w:ins w:id="3104" w:author="Tayyab Mehboob" w:date="2025-03-26T13:21:00Z">
        <w:del w:id="3105" w:author="SHARIF ULLAH" w:date="2026-10-07T18:21:00Z">
          <w:bookmarkStart w:id="35" w:name="_Toc193890209"/>
          <w:r>
            <w:rPr>
              <w:rFonts w:ascii="Times New Roman" w:hAnsi="Times New Roman" w:eastAsia="Times New Roman" w:cs="Times New Roman"/>
              <w:sz w:val="36"/>
              <w:szCs w:val="36"/>
              <w:rPrChange w:id="3106" w:author="Tayyab Mehboob" w:date="2025-03-26T13:21:00Z">
                <w:rPr>
                  <w:rFonts w:ascii="Times New Roman" w:hAnsi="Times New Roman" w:eastAsia="Times New Roman" w:cs="Times New Roman"/>
                  <w:sz w:val="24"/>
                  <w:szCs w:val="24"/>
                </w:rPr>
              </w:rPrChange>
            </w:rPr>
            <w:delText>Data Dictionary</w:delText>
          </w:r>
          <w:bookmarkEnd w:id="35"/>
        </w:del>
      </w:ins>
    </w:p>
    <w:p w14:paraId="05EC02A4">
      <w:pPr>
        <w:rPr>
          <w:ins w:id="3107" w:author="Tayyab Mehboob" w:date="2025-03-26T13:22:00Z"/>
          <w:del w:id="3108" w:author="SHARIF ULLAH" w:date="2026-10-07T18:21:00Z"/>
          <w:rFonts w:ascii="Times New Roman" w:hAnsi="Times New Roman" w:cs="Times New Roman"/>
          <w:sz w:val="24"/>
          <w:szCs w:val="24"/>
        </w:rPr>
      </w:pPr>
    </w:p>
    <w:tbl>
      <w:tblPr>
        <w:tblStyle w:val="48"/>
        <w:tblW w:w="10588"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349"/>
        <w:gridCol w:w="1008"/>
        <w:gridCol w:w="1389"/>
        <w:gridCol w:w="1002"/>
        <w:gridCol w:w="900"/>
        <w:gridCol w:w="3448"/>
        <w:gridCol w:w="1492"/>
      </w:tblGrid>
      <w:tr w14:paraId="618DE39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941" w:hRule="atLeast"/>
          <w:ins w:id="3109" w:author="Tayyab Mehboob" w:date="2025-03-26T13:22:00Z"/>
          <w:del w:id="3110" w:author="SHARIF ULLAH" w:date="2026-10-07T18:21:00Z"/>
        </w:trPr>
        <w:tc>
          <w:tcPr>
            <w:tcW w:w="1349"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tcPr>
          <w:p w14:paraId="4A2E04A6">
            <w:pPr>
              <w:spacing w:after="0"/>
              <w:rPr>
                <w:ins w:id="3111" w:author="Tayyab Mehboob" w:date="2025-03-26T13:22:00Z"/>
                <w:del w:id="3112" w:author="SHARIF ULLAH" w:date="2026-10-07T18:21:00Z"/>
                <w:rFonts w:ascii="Times New Roman" w:hAnsi="Times New Roman" w:cs="Times New Roman"/>
                <w:b/>
                <w:bCs/>
                <w:color w:val="FFFFFF" w:themeColor="background1"/>
                <w14:textFill>
                  <w14:solidFill>
                    <w14:schemeClr w14:val="bg1"/>
                  </w14:solidFill>
                </w14:textFill>
              </w:rPr>
            </w:pPr>
            <w:ins w:id="3113" w:author="Tayyab Mehboob" w:date="2025-03-26T13:22:00Z">
              <w:del w:id="3114" w:author="SHARIF ULLAH" w:date="2026-10-07T18:21:00Z">
                <w:r>
                  <w:rPr>
                    <w:rFonts w:ascii="Times New Roman" w:hAnsi="Times New Roman" w:cs="Times New Roman"/>
                    <w:b w:val="0"/>
                    <w:bCs w:val="0"/>
                    <w:color w:val="FFFFFF" w:themeColor="background1"/>
                    <w14:textFill>
                      <w14:solidFill>
                        <w14:schemeClr w14:val="bg1"/>
                      </w14:solidFill>
                    </w14:textFill>
                  </w:rPr>
                  <w:delText>Data Element Name</w:delText>
                </w:r>
              </w:del>
            </w:ins>
          </w:p>
        </w:tc>
        <w:tc>
          <w:tcPr>
            <w:tcW w:w="1008"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6275418C">
            <w:pPr>
              <w:spacing w:after="0"/>
              <w:rPr>
                <w:ins w:id="3115" w:author="Tayyab Mehboob" w:date="2025-03-26T13:22:00Z"/>
                <w:del w:id="3116" w:author="SHARIF ULLAH" w:date="2026-10-07T18:21:00Z"/>
                <w:rFonts w:ascii="Times New Roman" w:hAnsi="Times New Roman" w:cs="Times New Roman"/>
                <w:b w:val="0"/>
                <w:bCs w:val="0"/>
                <w:color w:val="FFFFFF" w:themeColor="background1"/>
                <w14:textFill>
                  <w14:solidFill>
                    <w14:schemeClr w14:val="bg1"/>
                  </w14:solidFill>
                </w14:textFill>
              </w:rPr>
            </w:pPr>
            <w:ins w:id="3117" w:author="Tayyab Mehboob" w:date="2025-03-26T13:22:00Z">
              <w:del w:id="3118" w:author="SHARIF ULLAH" w:date="2026-10-07T18:21:00Z">
                <w:r>
                  <w:rPr>
                    <w:rFonts w:ascii="Times New Roman" w:hAnsi="Times New Roman" w:cs="Times New Roman"/>
                    <w:b/>
                    <w:bCs/>
                    <w:color w:val="FFFFFF" w:themeColor="background1"/>
                    <w14:textFill>
                      <w14:solidFill>
                        <w14:schemeClr w14:val="bg1"/>
                      </w14:solidFill>
                    </w14:textFill>
                  </w:rPr>
                  <w:delText xml:space="preserve">  </w:delText>
                </w:r>
              </w:del>
            </w:ins>
          </w:p>
          <w:p w14:paraId="4760919E">
            <w:pPr>
              <w:spacing w:after="0"/>
              <w:rPr>
                <w:ins w:id="3119" w:author="Tayyab Mehboob" w:date="2025-03-26T13:22:00Z"/>
                <w:del w:id="3120" w:author="SHARIF ULLAH" w:date="2026-10-07T18:21:00Z"/>
                <w:rFonts w:ascii="Times New Roman" w:hAnsi="Times New Roman" w:cs="Times New Roman"/>
                <w:b/>
                <w:bCs/>
                <w:color w:val="FFFFFF" w:themeColor="background1"/>
                <w14:textFill>
                  <w14:solidFill>
                    <w14:schemeClr w14:val="bg1"/>
                  </w14:solidFill>
                </w14:textFill>
              </w:rPr>
            </w:pPr>
            <w:ins w:id="3121" w:author="Tayyab Mehboob" w:date="2025-03-26T13:22:00Z">
              <w:del w:id="3122" w:author="SHARIF ULLAH" w:date="2026-10-07T18:21:00Z">
                <w:r>
                  <w:rPr>
                    <w:rFonts w:ascii="Times New Roman" w:hAnsi="Times New Roman" w:cs="Times New Roman"/>
                    <w:b/>
                    <w:bCs/>
                    <w:color w:val="FFFFFF" w:themeColor="background1"/>
                    <w14:textFill>
                      <w14:solidFill>
                        <w14:schemeClr w14:val="bg1"/>
                      </w14:solidFill>
                    </w14:textFill>
                  </w:rPr>
                  <w:delText xml:space="preserve">     </w:delText>
                </w:r>
              </w:del>
            </w:ins>
            <w:ins w:id="3123" w:author="Tayyab Mehboob" w:date="2025-03-26T13:22:00Z">
              <w:del w:id="3124" w:author="SHARIF ULLAH" w:date="2026-10-07T18:21:00Z">
                <w:r>
                  <w:rPr>
                    <w:rFonts w:ascii="Times New Roman" w:hAnsi="Times New Roman" w:cs="Times New Roman"/>
                    <w:b w:val="0"/>
                    <w:bCs w:val="0"/>
                    <w:color w:val="FFFFFF" w:themeColor="background1"/>
                    <w14:textFill>
                      <w14:solidFill>
                        <w14:schemeClr w14:val="bg1"/>
                      </w14:solidFill>
                    </w14:textFill>
                  </w:rPr>
                  <w:delText>Type</w:delText>
                </w:r>
              </w:del>
            </w:ins>
          </w:p>
        </w:tc>
        <w:tc>
          <w:tcPr>
            <w:tcW w:w="1389"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5EBF3A9B">
            <w:pPr>
              <w:spacing w:after="0"/>
              <w:rPr>
                <w:ins w:id="3125" w:author="Tayyab Mehboob" w:date="2025-03-26T13:22:00Z"/>
                <w:del w:id="3126" w:author="SHARIF ULLAH" w:date="2026-10-07T18:21:00Z"/>
                <w:rFonts w:ascii="Times New Roman" w:hAnsi="Times New Roman" w:cs="Times New Roman"/>
                <w:b w:val="0"/>
                <w:bCs w:val="0"/>
                <w:color w:val="FFFFFF" w:themeColor="background1"/>
                <w14:textFill>
                  <w14:solidFill>
                    <w14:schemeClr w14:val="bg1"/>
                  </w14:solidFill>
                </w14:textFill>
              </w:rPr>
            </w:pPr>
            <w:ins w:id="3127" w:author="Tayyab Mehboob" w:date="2025-03-26T13:22:00Z">
              <w:del w:id="3128" w:author="SHARIF ULLAH" w:date="2026-10-07T18:21:00Z">
                <w:r>
                  <w:rPr>
                    <w:rFonts w:ascii="Times New Roman" w:hAnsi="Times New Roman" w:cs="Times New Roman"/>
                    <w:b w:val="0"/>
                    <w:bCs w:val="0"/>
                    <w:color w:val="FFFFFF" w:themeColor="background1"/>
                    <w14:textFill>
                      <w14:solidFill>
                        <w14:schemeClr w14:val="bg1"/>
                      </w14:solidFill>
                    </w14:textFill>
                  </w:rPr>
                  <w:delText xml:space="preserve"> </w:delText>
                </w:r>
              </w:del>
            </w:ins>
          </w:p>
          <w:p w14:paraId="69382ED6">
            <w:pPr>
              <w:spacing w:after="0"/>
              <w:rPr>
                <w:ins w:id="3129" w:author="Tayyab Mehboob" w:date="2025-03-26T13:22:00Z"/>
                <w:del w:id="3130" w:author="SHARIF ULLAH" w:date="2026-10-07T18:21:00Z"/>
                <w:rFonts w:ascii="Times New Roman" w:hAnsi="Times New Roman" w:cs="Times New Roman"/>
                <w:b/>
                <w:bCs/>
                <w:color w:val="FFFFFF" w:themeColor="background1"/>
                <w14:textFill>
                  <w14:solidFill>
                    <w14:schemeClr w14:val="bg1"/>
                  </w14:solidFill>
                </w14:textFill>
              </w:rPr>
            </w:pPr>
            <w:ins w:id="3131" w:author="Tayyab Mehboob" w:date="2025-03-26T13:22:00Z">
              <w:del w:id="3132" w:author="SHARIF ULLAH" w:date="2026-10-07T18:21:00Z">
                <w:r>
                  <w:rPr>
                    <w:rFonts w:ascii="Times New Roman" w:hAnsi="Times New Roman" w:cs="Times New Roman"/>
                    <w:b w:val="0"/>
                    <w:bCs w:val="0"/>
                    <w:color w:val="FFFFFF" w:themeColor="background1"/>
                    <w14:textFill>
                      <w14:solidFill>
                        <w14:schemeClr w14:val="bg1"/>
                      </w14:solidFill>
                    </w14:textFill>
                  </w:rPr>
                  <w:delText xml:space="preserve"> Definition</w:delText>
                </w:r>
              </w:del>
            </w:ins>
          </w:p>
        </w:tc>
        <w:tc>
          <w:tcPr>
            <w:tcW w:w="1002"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2B69C27A">
            <w:pPr>
              <w:spacing w:after="0"/>
              <w:rPr>
                <w:ins w:id="3133" w:author="Tayyab Mehboob" w:date="2025-03-26T13:22:00Z"/>
                <w:del w:id="3134" w:author="SHARIF ULLAH" w:date="2026-10-07T18:21:00Z"/>
                <w:rFonts w:ascii="Times New Roman" w:hAnsi="Times New Roman" w:cs="Times New Roman"/>
                <w:b/>
                <w:bCs/>
                <w:color w:val="FFFFFF" w:themeColor="background1"/>
                <w14:textFill>
                  <w14:solidFill>
                    <w14:schemeClr w14:val="bg1"/>
                  </w14:solidFill>
                </w14:textFill>
              </w:rPr>
            </w:pPr>
            <w:ins w:id="3135" w:author="Tayyab Mehboob" w:date="2025-03-26T13:22:00Z">
              <w:del w:id="3136" w:author="SHARIF ULLAH" w:date="2026-10-07T18:21:00Z">
                <w:r>
                  <w:rPr>
                    <w:rFonts w:ascii="Times New Roman" w:hAnsi="Times New Roman" w:cs="Times New Roman"/>
                    <w:b w:val="0"/>
                    <w:bCs w:val="0"/>
                    <w:color w:val="FFFFFF" w:themeColor="background1"/>
                    <w14:textFill>
                      <w14:solidFill>
                        <w14:schemeClr w14:val="bg1"/>
                      </w14:solidFill>
                    </w14:textFill>
                  </w:rPr>
                  <w:delText xml:space="preserve"> </w:delText>
                </w:r>
              </w:del>
            </w:ins>
          </w:p>
          <w:p w14:paraId="13568A08">
            <w:pPr>
              <w:spacing w:after="0"/>
              <w:rPr>
                <w:ins w:id="3137" w:author="Tayyab Mehboob" w:date="2025-03-26T13:22:00Z"/>
                <w:del w:id="3138" w:author="SHARIF ULLAH" w:date="2026-10-07T18:21:00Z"/>
                <w:rFonts w:ascii="Times New Roman" w:hAnsi="Times New Roman" w:cs="Times New Roman"/>
                <w:b/>
                <w:bCs/>
                <w:color w:val="FFFFFF" w:themeColor="background1"/>
                <w14:textFill>
                  <w14:solidFill>
                    <w14:schemeClr w14:val="bg1"/>
                  </w14:solidFill>
                </w14:textFill>
              </w:rPr>
            </w:pPr>
            <w:ins w:id="3139" w:author="Tayyab Mehboob" w:date="2025-03-26T13:22:00Z">
              <w:del w:id="3140" w:author="SHARIF ULLAH" w:date="2026-10-07T18:21:00Z">
                <w:r>
                  <w:rPr>
                    <w:rFonts w:ascii="Times New Roman" w:hAnsi="Times New Roman" w:cs="Times New Roman"/>
                    <w:b w:val="0"/>
                    <w:bCs w:val="0"/>
                    <w:color w:val="FFFFFF" w:themeColor="background1"/>
                    <w14:textFill>
                      <w14:solidFill>
                        <w14:schemeClr w14:val="bg1"/>
                      </w14:solidFill>
                    </w14:textFill>
                  </w:rPr>
                  <w:delText>Data Type</w:delText>
                </w:r>
              </w:del>
            </w:ins>
          </w:p>
        </w:tc>
        <w:tc>
          <w:tcPr>
            <w:tcW w:w="900"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79FA01DC">
            <w:pPr>
              <w:spacing w:after="0"/>
              <w:rPr>
                <w:ins w:id="3141" w:author="Tayyab Mehboob" w:date="2025-03-26T13:22:00Z"/>
                <w:del w:id="3142" w:author="SHARIF ULLAH" w:date="2026-10-07T18:21:00Z"/>
                <w:rFonts w:ascii="Times New Roman" w:hAnsi="Times New Roman" w:cs="Times New Roman"/>
                <w:b/>
                <w:bCs/>
                <w:color w:val="FFFFFF" w:themeColor="background1"/>
                <w14:textFill>
                  <w14:solidFill>
                    <w14:schemeClr w14:val="bg1"/>
                  </w14:solidFill>
                </w14:textFill>
              </w:rPr>
            </w:pPr>
            <w:ins w:id="3143" w:author="Tayyab Mehboob" w:date="2025-03-26T13:22:00Z">
              <w:del w:id="3144" w:author="SHARIF ULLAH" w:date="2026-10-07T18:21:00Z">
                <w:r>
                  <w:rPr>
                    <w:rFonts w:ascii="Times New Roman" w:hAnsi="Times New Roman" w:cs="Times New Roman"/>
                    <w:b w:val="0"/>
                    <w:bCs w:val="0"/>
                    <w:color w:val="FFFFFF" w:themeColor="background1"/>
                    <w14:textFill>
                      <w14:solidFill>
                        <w14:schemeClr w14:val="bg1"/>
                      </w14:solidFill>
                    </w14:textFill>
                  </w:rPr>
                  <w:delText xml:space="preserve">  </w:delText>
                </w:r>
              </w:del>
            </w:ins>
          </w:p>
          <w:p w14:paraId="07265487">
            <w:pPr>
              <w:spacing w:after="0"/>
              <w:rPr>
                <w:ins w:id="3145" w:author="Tayyab Mehboob" w:date="2025-03-26T13:22:00Z"/>
                <w:del w:id="3146" w:author="SHARIF ULLAH" w:date="2026-10-07T18:21:00Z"/>
                <w:rFonts w:ascii="Times New Roman" w:hAnsi="Times New Roman" w:cs="Times New Roman"/>
                <w:b/>
                <w:bCs/>
                <w:color w:val="FFFFFF" w:themeColor="background1"/>
                <w14:textFill>
                  <w14:solidFill>
                    <w14:schemeClr w14:val="bg1"/>
                  </w14:solidFill>
                </w14:textFill>
              </w:rPr>
            </w:pPr>
            <w:ins w:id="3147" w:author="Tayyab Mehboob" w:date="2025-03-26T13:22:00Z">
              <w:del w:id="3148" w:author="SHARIF ULLAH" w:date="2026-10-07T18:21:00Z">
                <w:r>
                  <w:rPr>
                    <w:rFonts w:ascii="Times New Roman" w:hAnsi="Times New Roman" w:cs="Times New Roman"/>
                    <w:b w:val="0"/>
                    <w:bCs w:val="0"/>
                    <w:color w:val="FFFFFF" w:themeColor="background1"/>
                    <w14:textFill>
                      <w14:solidFill>
                        <w14:schemeClr w14:val="bg1"/>
                      </w14:solidFill>
                    </w14:textFill>
                  </w:rPr>
                  <w:delText xml:space="preserve">   Length</w:delText>
                </w:r>
              </w:del>
            </w:ins>
          </w:p>
        </w:tc>
        <w:tc>
          <w:tcPr>
            <w:tcW w:w="3448" w:type="dxa"/>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64857F68">
            <w:pPr>
              <w:spacing w:after="0"/>
              <w:rPr>
                <w:ins w:id="3149" w:author="Tayyab Mehboob" w:date="2025-03-26T13:22:00Z"/>
                <w:del w:id="3150" w:author="SHARIF ULLAH" w:date="2026-10-07T18:21:00Z"/>
                <w:rFonts w:ascii="Times New Roman" w:hAnsi="Times New Roman" w:cs="Times New Roman"/>
                <w:b/>
                <w:bCs/>
                <w:color w:val="FFFFFF" w:themeColor="background1"/>
                <w14:textFill>
                  <w14:solidFill>
                    <w14:schemeClr w14:val="bg1"/>
                  </w14:solidFill>
                </w14:textFill>
              </w:rPr>
            </w:pPr>
          </w:p>
          <w:p w14:paraId="707593BE">
            <w:pPr>
              <w:spacing w:after="0"/>
              <w:rPr>
                <w:ins w:id="3151" w:author="Tayyab Mehboob" w:date="2025-03-26T13:22:00Z"/>
                <w:del w:id="3152" w:author="SHARIF ULLAH" w:date="2026-10-07T18:21:00Z"/>
                <w:rFonts w:ascii="Times New Roman" w:hAnsi="Times New Roman" w:cs="Times New Roman"/>
                <w:b/>
                <w:bCs/>
                <w:color w:val="FFFFFF" w:themeColor="background1"/>
                <w14:textFill>
                  <w14:solidFill>
                    <w14:schemeClr w14:val="bg1"/>
                  </w14:solidFill>
                </w14:textFill>
              </w:rPr>
            </w:pPr>
            <w:ins w:id="3153" w:author="Tayyab Mehboob" w:date="2025-03-26T13:22:00Z">
              <w:del w:id="3154" w:author="SHARIF ULLAH" w:date="2026-10-07T18:21:00Z">
                <w:r>
                  <w:rPr>
                    <w:rFonts w:ascii="Times New Roman" w:hAnsi="Times New Roman" w:cs="Times New Roman"/>
                    <w:b w:val="0"/>
                    <w:bCs w:val="0"/>
                    <w:color w:val="FFFFFF" w:themeColor="background1"/>
                    <w14:textFill>
                      <w14:solidFill>
                        <w14:schemeClr w14:val="bg1"/>
                      </w14:solidFill>
                    </w14:textFill>
                  </w:rPr>
                  <w:delText xml:space="preserve">                 Example</w:delText>
                </w:r>
              </w:del>
            </w:ins>
          </w:p>
        </w:tc>
        <w:tc>
          <w:tcPr>
            <w:tcW w:w="1492"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69B1CD7E">
            <w:pPr>
              <w:spacing w:after="0"/>
              <w:rPr>
                <w:ins w:id="3155" w:author="Tayyab Mehboob" w:date="2025-03-26T13:22:00Z"/>
                <w:del w:id="3156" w:author="SHARIF ULLAH" w:date="2026-10-07T18:21:00Z"/>
                <w:rFonts w:ascii="Times New Roman" w:hAnsi="Times New Roman" w:cs="Times New Roman"/>
                <w:b/>
                <w:bCs/>
                <w:color w:val="FFFFFF" w:themeColor="background1"/>
                <w14:textFill>
                  <w14:solidFill>
                    <w14:schemeClr w14:val="bg1"/>
                  </w14:solidFill>
                </w14:textFill>
              </w:rPr>
            </w:pPr>
          </w:p>
          <w:p w14:paraId="65254326">
            <w:pPr>
              <w:spacing w:after="0"/>
              <w:rPr>
                <w:ins w:id="3157" w:author="Tayyab Mehboob" w:date="2025-03-26T13:22:00Z"/>
                <w:del w:id="3158" w:author="SHARIF ULLAH" w:date="2026-10-07T18:21:00Z"/>
                <w:rFonts w:ascii="Times New Roman" w:hAnsi="Times New Roman" w:cs="Times New Roman"/>
                <w:b/>
                <w:bCs/>
                <w:color w:val="FFFFFF" w:themeColor="background1"/>
                <w14:textFill>
                  <w14:solidFill>
                    <w14:schemeClr w14:val="bg1"/>
                  </w14:solidFill>
                </w14:textFill>
              </w:rPr>
            </w:pPr>
            <w:ins w:id="3159" w:author="Tayyab Mehboob" w:date="2025-03-26T13:22:00Z">
              <w:del w:id="3160" w:author="SHARIF ULLAH" w:date="2026-10-07T18:21:00Z">
                <w:r>
                  <w:rPr>
                    <w:rFonts w:ascii="Times New Roman" w:hAnsi="Times New Roman" w:cs="Times New Roman"/>
                    <w:b w:val="0"/>
                    <w:bCs w:val="0"/>
                    <w:color w:val="FFFFFF" w:themeColor="background1"/>
                    <w14:textFill>
                      <w14:solidFill>
                        <w14:schemeClr w14:val="bg1"/>
                      </w14:solidFill>
                    </w14:textFill>
                  </w:rPr>
                  <w:delText>Conditions</w:delText>
                </w:r>
              </w:del>
            </w:ins>
          </w:p>
        </w:tc>
      </w:tr>
      <w:tr w14:paraId="029BF16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131" w:hRule="atLeast"/>
          <w:ins w:id="3161" w:author="Tayyab Mehboob" w:date="2025-03-26T13:22:00Z"/>
          <w:del w:id="3162" w:author="SHARIF ULLAH" w:date="2026-10-07T18:21:00Z"/>
        </w:trPr>
        <w:tc>
          <w:tcPr>
            <w:tcW w:w="1349" w:type="dxa"/>
            <w:shd w:val="clear" w:color="auto" w:fill="CCCCCC" w:themeFill="text1" w:themeFillTint="33"/>
          </w:tcPr>
          <w:p w14:paraId="1B6203EF">
            <w:pPr>
              <w:spacing w:after="0"/>
              <w:rPr>
                <w:ins w:id="3163" w:author="Tayyab Mehboob" w:date="2025-03-26T13:22:00Z"/>
                <w:del w:id="3164" w:author="SHARIF ULLAH" w:date="2026-10-07T18:21:00Z"/>
                <w:rFonts w:ascii="Times New Roman" w:hAnsi="Times New Roman" w:cs="Times New Roman"/>
                <w:b w:val="0"/>
                <w:bCs w:val="0"/>
              </w:rPr>
            </w:pPr>
            <w:ins w:id="3165" w:author="Tayyab Mehboob" w:date="2025-03-26T13:22:00Z">
              <w:del w:id="3166" w:author="SHARIF ULLAH" w:date="2026-10-07T18:21:00Z">
                <w:r>
                  <w:rPr>
                    <w:rFonts w:ascii="Times New Roman" w:hAnsi="Times New Roman" w:cs="Times New Roman"/>
                    <w:b/>
                    <w:bCs/>
                  </w:rPr>
                  <w:delText>Project ID</w:delText>
                </w:r>
              </w:del>
            </w:ins>
          </w:p>
        </w:tc>
        <w:tc>
          <w:tcPr>
            <w:tcW w:w="1008" w:type="dxa"/>
            <w:shd w:val="clear" w:color="auto" w:fill="CCCCCC" w:themeFill="text1" w:themeFillTint="33"/>
          </w:tcPr>
          <w:p w14:paraId="1A3DB202">
            <w:pPr>
              <w:spacing w:after="0"/>
              <w:rPr>
                <w:ins w:id="3167" w:author="Tayyab Mehboob" w:date="2025-03-26T13:22:00Z"/>
                <w:del w:id="3168" w:author="SHARIF ULLAH" w:date="2026-10-07T18:21:00Z"/>
                <w:rFonts w:ascii="Times New Roman" w:hAnsi="Times New Roman" w:cs="Times New Roman"/>
              </w:rPr>
            </w:pPr>
            <w:ins w:id="3169" w:author="Tayyab Mehboob" w:date="2025-03-26T13:22:00Z">
              <w:del w:id="3170"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4BE2A375">
            <w:pPr>
              <w:spacing w:after="0"/>
              <w:rPr>
                <w:ins w:id="3171" w:author="Tayyab Mehboob" w:date="2025-03-26T13:22:00Z"/>
                <w:del w:id="3172" w:author="SHARIF ULLAH" w:date="2026-10-07T18:21:00Z"/>
                <w:rFonts w:ascii="Times New Roman" w:hAnsi="Times New Roman" w:cs="Times New Roman"/>
              </w:rPr>
            </w:pPr>
            <w:ins w:id="3173" w:author="Tayyab Mehboob" w:date="2025-03-26T13:22:00Z">
              <w:del w:id="3174" w:author="SHARIF ULLAH" w:date="2026-10-07T18:21:00Z">
                <w:r>
                  <w:rPr>
                    <w:rFonts w:ascii="Times New Roman" w:hAnsi="Times New Roman" w:cs="Times New Roman"/>
                  </w:rPr>
                  <w:delText xml:space="preserve">Unique identifier for each project. </w:delText>
                </w:r>
              </w:del>
            </w:ins>
          </w:p>
        </w:tc>
        <w:tc>
          <w:tcPr>
            <w:tcW w:w="1002" w:type="dxa"/>
            <w:shd w:val="clear" w:color="auto" w:fill="CCCCCC" w:themeFill="text1" w:themeFillTint="33"/>
          </w:tcPr>
          <w:p w14:paraId="50A5AA33">
            <w:pPr>
              <w:spacing w:after="0"/>
              <w:rPr>
                <w:ins w:id="3175" w:author="Tayyab Mehboob" w:date="2025-03-26T13:22:00Z"/>
                <w:del w:id="3176" w:author="SHARIF ULLAH" w:date="2026-10-07T18:21:00Z"/>
                <w:rFonts w:ascii="Times New Roman" w:hAnsi="Times New Roman" w:cs="Times New Roman"/>
              </w:rPr>
            </w:pPr>
            <w:ins w:id="3177" w:author="Tayyab Mehboob" w:date="2025-03-26T13:22:00Z">
              <w:del w:id="3178" w:author="SHARIF ULLAH" w:date="2026-10-07T18:21:00Z">
                <w:r>
                  <w:rPr>
                    <w:rFonts w:ascii="Times New Roman" w:hAnsi="Times New Roman" w:cs="Times New Roman"/>
                  </w:rPr>
                  <w:delText>Integer</w:delText>
                </w:r>
              </w:del>
            </w:ins>
          </w:p>
        </w:tc>
        <w:tc>
          <w:tcPr>
            <w:tcW w:w="900" w:type="dxa"/>
            <w:shd w:val="clear" w:color="auto" w:fill="CCCCCC" w:themeFill="text1" w:themeFillTint="33"/>
          </w:tcPr>
          <w:p w14:paraId="7E7F598A">
            <w:pPr>
              <w:spacing w:after="0"/>
              <w:rPr>
                <w:ins w:id="3179" w:author="Tayyab Mehboob" w:date="2025-03-26T13:22:00Z"/>
                <w:del w:id="3180" w:author="SHARIF ULLAH" w:date="2026-10-07T18:21:00Z"/>
                <w:rFonts w:ascii="Times New Roman" w:hAnsi="Times New Roman" w:cs="Times New Roman"/>
              </w:rPr>
            </w:pPr>
            <w:ins w:id="3181" w:author="Tayyab Mehboob" w:date="2025-03-26T13:22:00Z">
              <w:del w:id="3182" w:author="SHARIF ULLAH" w:date="2026-10-07T18:21:00Z">
                <w:r>
                  <w:rPr>
                    <w:rFonts w:ascii="Times New Roman" w:hAnsi="Times New Roman" w:cs="Times New Roman"/>
                  </w:rPr>
                  <w:delText>6</w:delText>
                </w:r>
              </w:del>
            </w:ins>
          </w:p>
        </w:tc>
        <w:tc>
          <w:tcPr>
            <w:tcW w:w="3448" w:type="dxa"/>
            <w:shd w:val="clear" w:color="auto" w:fill="CCCCCC" w:themeFill="text1" w:themeFillTint="33"/>
          </w:tcPr>
          <w:p w14:paraId="769AFC5D">
            <w:pPr>
              <w:spacing w:after="0"/>
              <w:rPr>
                <w:ins w:id="3183" w:author="Tayyab Mehboob" w:date="2025-03-26T13:22:00Z"/>
                <w:del w:id="3184" w:author="SHARIF ULLAH" w:date="2026-10-07T18:21:00Z"/>
                <w:rFonts w:ascii="Times New Roman" w:hAnsi="Times New Roman" w:cs="Times New Roman"/>
              </w:rPr>
            </w:pPr>
            <w:ins w:id="3185" w:author="Tayyab Mehboob" w:date="2025-03-26T13:22:00Z">
              <w:del w:id="3186" w:author="SHARIF ULLAH" w:date="2026-10-07T18:21:00Z">
                <w:r>
                  <w:rPr>
                    <w:rFonts w:ascii="Times New Roman" w:hAnsi="Times New Roman" w:cs="Times New Roman"/>
                  </w:rPr>
                  <w:delText>101101</w:delText>
                </w:r>
              </w:del>
            </w:ins>
          </w:p>
        </w:tc>
        <w:tc>
          <w:tcPr>
            <w:tcW w:w="1492" w:type="dxa"/>
            <w:shd w:val="clear" w:color="auto" w:fill="CCCCCC" w:themeFill="text1" w:themeFillTint="33"/>
          </w:tcPr>
          <w:p w14:paraId="32D07818">
            <w:pPr>
              <w:spacing w:after="0"/>
              <w:rPr>
                <w:ins w:id="3187" w:author="Tayyab Mehboob" w:date="2025-03-26T13:22:00Z"/>
                <w:del w:id="3188" w:author="SHARIF ULLAH" w:date="2026-10-07T18:21:00Z"/>
                <w:rFonts w:ascii="Times New Roman" w:hAnsi="Times New Roman" w:cs="Times New Roman"/>
              </w:rPr>
            </w:pPr>
            <w:ins w:id="3189" w:author="Tayyab Mehboob" w:date="2025-03-26T13:22:00Z">
              <w:del w:id="3190" w:author="SHARIF ULLAH" w:date="2026-10-07T18:21:00Z">
                <w:r>
                  <w:rPr>
                    <w:rFonts w:ascii="Times New Roman" w:hAnsi="Times New Roman" w:cs="Times New Roman"/>
                  </w:rPr>
                  <w:delText>Auto-generated unique ID.</w:delText>
                </w:r>
              </w:del>
            </w:ins>
          </w:p>
        </w:tc>
      </w:tr>
      <w:tr w14:paraId="1081B09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926" w:hRule="atLeast"/>
          <w:ins w:id="3191" w:author="Tayyab Mehboob" w:date="2025-03-26T13:22:00Z"/>
          <w:del w:id="3192" w:author="SHARIF ULLAH" w:date="2026-10-07T18:21:00Z"/>
        </w:trPr>
        <w:tc>
          <w:tcPr>
            <w:tcW w:w="1349" w:type="dxa"/>
          </w:tcPr>
          <w:p w14:paraId="33880D13">
            <w:pPr>
              <w:spacing w:after="0"/>
              <w:rPr>
                <w:ins w:id="3193" w:author="Tayyab Mehboob" w:date="2025-03-26T13:22:00Z"/>
                <w:del w:id="3194" w:author="SHARIF ULLAH" w:date="2026-10-07T18:21:00Z"/>
                <w:rFonts w:ascii="Times New Roman" w:hAnsi="Times New Roman" w:cs="Times New Roman"/>
                <w:b w:val="0"/>
                <w:bCs w:val="0"/>
              </w:rPr>
            </w:pPr>
            <w:ins w:id="3195" w:author="Tayyab Mehboob" w:date="2025-03-26T13:22:00Z">
              <w:del w:id="3196" w:author="SHARIF ULLAH" w:date="2026-10-07T18:21:00Z">
                <w:r>
                  <w:rPr>
                    <w:rFonts w:ascii="Times New Roman" w:hAnsi="Times New Roman" w:cs="Times New Roman"/>
                    <w:b/>
                    <w:bCs/>
                  </w:rPr>
                  <w:delText>Project Title</w:delText>
                </w:r>
              </w:del>
            </w:ins>
          </w:p>
        </w:tc>
        <w:tc>
          <w:tcPr>
            <w:tcW w:w="1008" w:type="dxa"/>
          </w:tcPr>
          <w:p w14:paraId="056A6EE5">
            <w:pPr>
              <w:spacing w:after="0"/>
              <w:rPr>
                <w:ins w:id="3197" w:author="Tayyab Mehboob" w:date="2025-03-26T13:22:00Z"/>
                <w:del w:id="3198" w:author="SHARIF ULLAH" w:date="2026-10-07T18:21:00Z"/>
                <w:rFonts w:ascii="Times New Roman" w:hAnsi="Times New Roman" w:cs="Times New Roman"/>
              </w:rPr>
            </w:pPr>
            <w:ins w:id="3199" w:author="Tayyab Mehboob" w:date="2025-03-26T13:22:00Z">
              <w:del w:id="3200" w:author="SHARIF ULLAH" w:date="2026-10-07T18:21:00Z">
                <w:r>
                  <w:rPr>
                    <w:rFonts w:ascii="Times New Roman" w:hAnsi="Times New Roman" w:cs="Times New Roman"/>
                  </w:rPr>
                  <w:delText>Data Element</w:delText>
                </w:r>
              </w:del>
            </w:ins>
          </w:p>
        </w:tc>
        <w:tc>
          <w:tcPr>
            <w:tcW w:w="1389" w:type="dxa"/>
          </w:tcPr>
          <w:p w14:paraId="5F2CFB44">
            <w:pPr>
              <w:spacing w:after="0"/>
              <w:rPr>
                <w:ins w:id="3201" w:author="Tayyab Mehboob" w:date="2025-03-26T13:22:00Z"/>
                <w:del w:id="3202" w:author="SHARIF ULLAH" w:date="2026-10-07T18:21:00Z"/>
                <w:rFonts w:ascii="Times New Roman" w:hAnsi="Times New Roman" w:cs="Times New Roman"/>
              </w:rPr>
            </w:pPr>
            <w:ins w:id="3203" w:author="Tayyab Mehboob" w:date="2025-03-26T13:22:00Z">
              <w:del w:id="3204" w:author="SHARIF ULLAH" w:date="2026-10-07T18:21:00Z">
                <w:r>
                  <w:rPr>
                    <w:rFonts w:ascii="Times New Roman" w:hAnsi="Times New Roman" w:cs="Times New Roman"/>
                  </w:rPr>
                  <w:delText>Title of the project.</w:delText>
                </w:r>
              </w:del>
            </w:ins>
          </w:p>
        </w:tc>
        <w:tc>
          <w:tcPr>
            <w:tcW w:w="1002" w:type="dxa"/>
          </w:tcPr>
          <w:p w14:paraId="5BB042C2">
            <w:pPr>
              <w:spacing w:after="0"/>
              <w:rPr>
                <w:ins w:id="3205" w:author="Tayyab Mehboob" w:date="2025-03-26T13:22:00Z"/>
                <w:del w:id="3206" w:author="SHARIF ULLAH" w:date="2026-10-07T18:21:00Z"/>
                <w:rFonts w:ascii="Times New Roman" w:hAnsi="Times New Roman" w:cs="Times New Roman"/>
              </w:rPr>
            </w:pPr>
            <w:ins w:id="3207" w:author="Tayyab Mehboob" w:date="2025-03-26T13:22:00Z">
              <w:del w:id="3208" w:author="SHARIF ULLAH" w:date="2026-10-07T18:21:00Z">
                <w:r>
                  <w:rPr>
                    <w:rFonts w:ascii="Times New Roman" w:hAnsi="Times New Roman" w:cs="Times New Roman"/>
                  </w:rPr>
                  <w:delText>String</w:delText>
                </w:r>
              </w:del>
            </w:ins>
          </w:p>
        </w:tc>
        <w:tc>
          <w:tcPr>
            <w:tcW w:w="900" w:type="dxa"/>
          </w:tcPr>
          <w:p w14:paraId="13FDEB44">
            <w:pPr>
              <w:spacing w:after="0"/>
              <w:rPr>
                <w:ins w:id="3209" w:author="Tayyab Mehboob" w:date="2025-03-26T13:22:00Z"/>
                <w:del w:id="3210" w:author="SHARIF ULLAH" w:date="2026-10-07T18:21:00Z"/>
                <w:rFonts w:ascii="Times New Roman" w:hAnsi="Times New Roman" w:cs="Times New Roman"/>
              </w:rPr>
            </w:pPr>
            <w:ins w:id="3211" w:author="Tayyab Mehboob" w:date="2025-03-26T13:22:00Z">
              <w:del w:id="3212" w:author="SHARIF ULLAH" w:date="2026-10-07T18:21:00Z">
                <w:r>
                  <w:rPr>
                    <w:rFonts w:ascii="Times New Roman" w:hAnsi="Times New Roman" w:cs="Times New Roman"/>
                  </w:rPr>
                  <w:delText>30</w:delText>
                </w:r>
              </w:del>
            </w:ins>
          </w:p>
        </w:tc>
        <w:tc>
          <w:tcPr>
            <w:tcW w:w="3448" w:type="dxa"/>
          </w:tcPr>
          <w:p w14:paraId="0F373A91">
            <w:pPr>
              <w:spacing w:after="0"/>
              <w:rPr>
                <w:ins w:id="3213" w:author="Tayyab Mehboob" w:date="2025-03-26T13:22:00Z"/>
                <w:del w:id="3214" w:author="SHARIF ULLAH" w:date="2026-10-07T18:21:00Z"/>
                <w:rFonts w:ascii="Times New Roman" w:hAnsi="Times New Roman" w:cs="Times New Roman"/>
              </w:rPr>
            </w:pPr>
            <w:ins w:id="3215" w:author="Tayyab Mehboob" w:date="2025-03-26T13:22:00Z">
              <w:del w:id="3216" w:author="SHARIF ULLAH" w:date="2026-10-07T18:21:00Z">
                <w:r>
                  <w:rPr>
                    <w:rFonts w:ascii="Times New Roman" w:hAnsi="Times New Roman" w:cs="Times New Roman"/>
                  </w:rPr>
                  <w:delText>AI-based Chatbot</w:delText>
                </w:r>
              </w:del>
            </w:ins>
          </w:p>
        </w:tc>
        <w:tc>
          <w:tcPr>
            <w:tcW w:w="1492" w:type="dxa"/>
          </w:tcPr>
          <w:p w14:paraId="54CE7C41">
            <w:pPr>
              <w:spacing w:after="0"/>
              <w:rPr>
                <w:ins w:id="3217" w:author="Tayyab Mehboob" w:date="2025-03-26T13:22:00Z"/>
                <w:del w:id="3218" w:author="SHARIF ULLAH" w:date="2026-10-07T18:21:00Z"/>
                <w:rFonts w:ascii="Times New Roman" w:hAnsi="Times New Roman" w:cs="Times New Roman"/>
              </w:rPr>
            </w:pPr>
            <w:ins w:id="3219" w:author="Tayyab Mehboob" w:date="2025-03-26T13:22:00Z">
              <w:del w:id="3220" w:author="SHARIF ULLAH" w:date="2026-10-07T18:21:00Z">
                <w:r>
                  <w:rPr>
                    <w:rFonts w:ascii="Times New Roman" w:hAnsi="Times New Roman" w:cs="Times New Roman"/>
                  </w:rPr>
                  <w:delText>Required, must be unique</w:delText>
                </w:r>
              </w:del>
            </w:ins>
          </w:p>
        </w:tc>
      </w:tr>
      <w:tr w14:paraId="3851870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221" w:author="Tayyab Mehboob" w:date="2025-03-26T13:22:00Z"/>
          <w:del w:id="3222" w:author="SHARIF ULLAH" w:date="2026-10-07T18:21:00Z"/>
        </w:trPr>
        <w:tc>
          <w:tcPr>
            <w:tcW w:w="1349" w:type="dxa"/>
            <w:shd w:val="clear" w:color="auto" w:fill="CCCCCC" w:themeFill="text1" w:themeFillTint="33"/>
          </w:tcPr>
          <w:p w14:paraId="5A5F742E">
            <w:pPr>
              <w:spacing w:after="0"/>
              <w:rPr>
                <w:ins w:id="3223" w:author="Tayyab Mehboob" w:date="2025-03-26T13:22:00Z"/>
                <w:del w:id="3224" w:author="SHARIF ULLAH" w:date="2026-10-07T18:21:00Z"/>
                <w:rFonts w:ascii="Times New Roman" w:hAnsi="Times New Roman" w:cs="Times New Roman"/>
                <w:b w:val="0"/>
                <w:bCs w:val="0"/>
              </w:rPr>
            </w:pPr>
            <w:ins w:id="3225" w:author="Tayyab Mehboob" w:date="2025-03-26T13:22:00Z">
              <w:del w:id="3226" w:author="SHARIF ULLAH" w:date="2026-10-07T18:21:00Z">
                <w:r>
                  <w:rPr>
                    <w:rFonts w:ascii="Times New Roman" w:hAnsi="Times New Roman" w:cs="Times New Roman"/>
                    <w:b/>
                    <w:bCs/>
                  </w:rPr>
                  <w:delText>Project Description</w:delText>
                </w:r>
              </w:del>
            </w:ins>
          </w:p>
        </w:tc>
        <w:tc>
          <w:tcPr>
            <w:tcW w:w="1008" w:type="dxa"/>
            <w:shd w:val="clear" w:color="auto" w:fill="CCCCCC" w:themeFill="text1" w:themeFillTint="33"/>
          </w:tcPr>
          <w:p w14:paraId="1AF8E9D2">
            <w:pPr>
              <w:spacing w:after="0"/>
              <w:rPr>
                <w:ins w:id="3227" w:author="Tayyab Mehboob" w:date="2025-03-26T13:22:00Z"/>
                <w:del w:id="3228" w:author="SHARIF ULLAH" w:date="2026-10-07T18:21:00Z"/>
                <w:rFonts w:ascii="Times New Roman" w:hAnsi="Times New Roman" w:cs="Times New Roman"/>
              </w:rPr>
            </w:pPr>
            <w:ins w:id="3229" w:author="Tayyab Mehboob" w:date="2025-03-26T13:22:00Z">
              <w:del w:id="3230"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5A2EE059">
            <w:pPr>
              <w:spacing w:after="0"/>
              <w:rPr>
                <w:ins w:id="3231" w:author="Tayyab Mehboob" w:date="2025-03-26T13:22:00Z"/>
                <w:del w:id="3232" w:author="SHARIF ULLAH" w:date="2026-10-07T18:21:00Z"/>
                <w:rFonts w:ascii="Times New Roman" w:hAnsi="Times New Roman" w:cs="Times New Roman"/>
              </w:rPr>
            </w:pPr>
            <w:ins w:id="3233" w:author="Tayyab Mehboob" w:date="2025-03-26T13:22:00Z">
              <w:del w:id="3234" w:author="SHARIF ULLAH" w:date="2026-10-07T18:21:00Z">
                <w:r>
                  <w:rPr>
                    <w:rFonts w:ascii="Times New Roman" w:hAnsi="Times New Roman" w:cs="Times New Roman"/>
                  </w:rPr>
                  <w:delText>Detailed description of the project.</w:delText>
                </w:r>
              </w:del>
            </w:ins>
          </w:p>
        </w:tc>
        <w:tc>
          <w:tcPr>
            <w:tcW w:w="1002" w:type="dxa"/>
            <w:shd w:val="clear" w:color="auto" w:fill="CCCCCC" w:themeFill="text1" w:themeFillTint="33"/>
          </w:tcPr>
          <w:p w14:paraId="5361A5F9">
            <w:pPr>
              <w:spacing w:after="0"/>
              <w:rPr>
                <w:ins w:id="3235" w:author="Tayyab Mehboob" w:date="2025-03-26T13:22:00Z"/>
                <w:del w:id="3236" w:author="SHARIF ULLAH" w:date="2026-10-07T18:21:00Z"/>
                <w:rFonts w:ascii="Times New Roman" w:hAnsi="Times New Roman" w:cs="Times New Roman"/>
              </w:rPr>
            </w:pPr>
            <w:ins w:id="3237" w:author="Tayyab Mehboob" w:date="2025-03-26T13:22:00Z">
              <w:del w:id="3238"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64293405">
            <w:pPr>
              <w:spacing w:after="0"/>
              <w:rPr>
                <w:ins w:id="3239" w:author="Tayyab Mehboob" w:date="2025-03-26T13:22:00Z"/>
                <w:del w:id="3240" w:author="SHARIF ULLAH" w:date="2026-10-07T18:21:00Z"/>
                <w:rFonts w:ascii="Times New Roman" w:hAnsi="Times New Roman" w:cs="Times New Roman"/>
              </w:rPr>
            </w:pPr>
            <w:ins w:id="3241" w:author="Tayyab Mehboob" w:date="2025-03-26T13:22:00Z">
              <w:del w:id="3242" w:author="SHARIF ULLAH" w:date="2026-10-07T18:21:00Z">
                <w:r>
                  <w:rPr>
                    <w:rFonts w:ascii="Times New Roman" w:hAnsi="Times New Roman" w:cs="Times New Roman"/>
                  </w:rPr>
                  <w:delText>500</w:delText>
                </w:r>
              </w:del>
            </w:ins>
          </w:p>
        </w:tc>
        <w:tc>
          <w:tcPr>
            <w:tcW w:w="3448" w:type="dxa"/>
            <w:shd w:val="clear" w:color="auto" w:fill="CCCCCC" w:themeFill="text1" w:themeFillTint="33"/>
          </w:tcPr>
          <w:p w14:paraId="1BBD999B">
            <w:pPr>
              <w:spacing w:after="0"/>
              <w:rPr>
                <w:ins w:id="3243" w:author="Tayyab Mehboob" w:date="2025-03-26T13:22:00Z"/>
                <w:del w:id="3244" w:author="SHARIF ULLAH" w:date="2026-10-07T18:21:00Z"/>
                <w:rFonts w:ascii="Times New Roman" w:hAnsi="Times New Roman" w:cs="Times New Roman"/>
              </w:rPr>
            </w:pPr>
            <w:ins w:id="3245" w:author="Tayyab Mehboob" w:date="2025-03-26T13:22:00Z">
              <w:del w:id="3246" w:author="SHARIF ULLAH" w:date="2026-10-07T18:21:00Z">
                <w:r>
                  <w:rPr>
                    <w:rFonts w:ascii="Times New Roman" w:hAnsi="Times New Roman" w:cs="Times New Roman"/>
                  </w:rPr>
                  <w:delText>A chatbot using Machine Learning.</w:delText>
                </w:r>
              </w:del>
            </w:ins>
          </w:p>
        </w:tc>
        <w:tc>
          <w:tcPr>
            <w:tcW w:w="1492" w:type="dxa"/>
            <w:shd w:val="clear" w:color="auto" w:fill="CCCCCC" w:themeFill="text1" w:themeFillTint="33"/>
          </w:tcPr>
          <w:p w14:paraId="53BA9777">
            <w:pPr>
              <w:spacing w:after="0"/>
              <w:rPr>
                <w:ins w:id="3247" w:author="Tayyab Mehboob" w:date="2025-03-26T13:22:00Z"/>
                <w:del w:id="3248" w:author="SHARIF ULLAH" w:date="2026-10-07T18:21:00Z"/>
                <w:rFonts w:ascii="Times New Roman" w:hAnsi="Times New Roman" w:cs="Times New Roman"/>
              </w:rPr>
            </w:pPr>
            <w:ins w:id="3249" w:author="Tayyab Mehboob" w:date="2025-03-26T13:22:00Z">
              <w:del w:id="3250" w:author="SHARIF ULLAH" w:date="2026-10-07T18:21:00Z">
                <w:r>
                  <w:rPr>
                    <w:rFonts w:ascii="Times New Roman" w:hAnsi="Times New Roman" w:cs="Times New Roman"/>
                  </w:rPr>
                  <w:delText>Required meaningful description.</w:delText>
                </w:r>
              </w:del>
            </w:ins>
          </w:p>
        </w:tc>
      </w:tr>
      <w:tr w14:paraId="73D3D36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251" w:author="Tayyab Mehboob" w:date="2025-03-26T13:22:00Z"/>
          <w:del w:id="3252" w:author="SHARIF ULLAH" w:date="2026-10-07T18:21:00Z"/>
        </w:trPr>
        <w:tc>
          <w:tcPr>
            <w:tcW w:w="1349" w:type="dxa"/>
          </w:tcPr>
          <w:p w14:paraId="2AB4CB84">
            <w:pPr>
              <w:spacing w:after="0"/>
              <w:rPr>
                <w:ins w:id="3253" w:author="Tayyab Mehboob" w:date="2025-03-26T13:22:00Z"/>
                <w:del w:id="3254" w:author="SHARIF ULLAH" w:date="2026-10-07T18:21:00Z"/>
                <w:rFonts w:ascii="Times New Roman" w:hAnsi="Times New Roman" w:cs="Times New Roman"/>
                <w:b w:val="0"/>
                <w:bCs w:val="0"/>
              </w:rPr>
            </w:pPr>
            <w:ins w:id="3255" w:author="Tayyab Mehboob" w:date="2025-03-26T13:22:00Z">
              <w:del w:id="3256" w:author="SHARIF ULLAH" w:date="2026-10-07T18:21:00Z">
                <w:r>
                  <w:rPr>
                    <w:rFonts w:ascii="Times New Roman" w:hAnsi="Times New Roman" w:cs="Times New Roman"/>
                    <w:b/>
                    <w:bCs/>
                  </w:rPr>
                  <w:delText>Supervisor ID</w:delText>
                </w:r>
              </w:del>
            </w:ins>
          </w:p>
        </w:tc>
        <w:tc>
          <w:tcPr>
            <w:tcW w:w="1008" w:type="dxa"/>
          </w:tcPr>
          <w:p w14:paraId="74F0497D">
            <w:pPr>
              <w:spacing w:after="0"/>
              <w:rPr>
                <w:ins w:id="3257" w:author="Tayyab Mehboob" w:date="2025-03-26T13:22:00Z"/>
                <w:del w:id="3258" w:author="SHARIF ULLAH" w:date="2026-10-07T18:21:00Z"/>
                <w:rFonts w:ascii="Times New Roman" w:hAnsi="Times New Roman" w:cs="Times New Roman"/>
              </w:rPr>
            </w:pPr>
            <w:ins w:id="3259" w:author="Tayyab Mehboob" w:date="2025-03-26T13:22:00Z">
              <w:del w:id="3260" w:author="SHARIF ULLAH" w:date="2026-10-07T18:21:00Z">
                <w:r>
                  <w:rPr>
                    <w:rFonts w:ascii="Times New Roman" w:hAnsi="Times New Roman" w:cs="Times New Roman"/>
                  </w:rPr>
                  <w:delText>Data Element</w:delText>
                </w:r>
              </w:del>
            </w:ins>
          </w:p>
        </w:tc>
        <w:tc>
          <w:tcPr>
            <w:tcW w:w="1389" w:type="dxa"/>
          </w:tcPr>
          <w:p w14:paraId="414025A3">
            <w:pPr>
              <w:spacing w:after="0"/>
              <w:rPr>
                <w:ins w:id="3261" w:author="Tayyab Mehboob" w:date="2025-03-26T13:22:00Z"/>
                <w:del w:id="3262" w:author="SHARIF ULLAH" w:date="2026-10-07T18:21:00Z"/>
                <w:rFonts w:ascii="Times New Roman" w:hAnsi="Times New Roman" w:cs="Times New Roman"/>
              </w:rPr>
            </w:pPr>
            <w:ins w:id="3263" w:author="Tayyab Mehboob" w:date="2025-03-26T13:22:00Z">
              <w:del w:id="3264" w:author="SHARIF ULLAH" w:date="2026-10-07T18:21:00Z">
                <w:r>
                  <w:rPr>
                    <w:rFonts w:ascii="Times New Roman" w:hAnsi="Times New Roman" w:cs="Times New Roman"/>
                  </w:rPr>
                  <w:delText>Unique identifier for each supervisor.</w:delText>
                </w:r>
              </w:del>
            </w:ins>
          </w:p>
        </w:tc>
        <w:tc>
          <w:tcPr>
            <w:tcW w:w="1002" w:type="dxa"/>
          </w:tcPr>
          <w:p w14:paraId="54F0C757">
            <w:pPr>
              <w:spacing w:after="0"/>
              <w:rPr>
                <w:ins w:id="3265" w:author="Tayyab Mehboob" w:date="2025-03-26T13:22:00Z"/>
                <w:del w:id="3266" w:author="SHARIF ULLAH" w:date="2026-10-07T18:21:00Z"/>
                <w:rFonts w:ascii="Times New Roman" w:hAnsi="Times New Roman" w:cs="Times New Roman"/>
              </w:rPr>
            </w:pPr>
            <w:ins w:id="3267" w:author="Tayyab Mehboob" w:date="2025-03-26T13:22:00Z">
              <w:del w:id="3268" w:author="SHARIF ULLAH" w:date="2026-10-07T18:21:00Z">
                <w:r>
                  <w:rPr>
                    <w:rFonts w:ascii="Times New Roman" w:hAnsi="Times New Roman" w:cs="Times New Roman"/>
                  </w:rPr>
                  <w:delText>Integer</w:delText>
                </w:r>
              </w:del>
            </w:ins>
          </w:p>
        </w:tc>
        <w:tc>
          <w:tcPr>
            <w:tcW w:w="900" w:type="dxa"/>
          </w:tcPr>
          <w:p w14:paraId="341C2860">
            <w:pPr>
              <w:spacing w:after="0"/>
              <w:rPr>
                <w:ins w:id="3269" w:author="Tayyab Mehboob" w:date="2025-03-26T13:22:00Z"/>
                <w:del w:id="3270" w:author="SHARIF ULLAH" w:date="2026-10-07T18:21:00Z"/>
                <w:rFonts w:ascii="Times New Roman" w:hAnsi="Times New Roman" w:cs="Times New Roman"/>
              </w:rPr>
            </w:pPr>
            <w:ins w:id="3271" w:author="Tayyab Mehboob" w:date="2025-03-26T13:22:00Z">
              <w:del w:id="3272" w:author="SHARIF ULLAH" w:date="2026-10-07T18:21:00Z">
                <w:r>
                  <w:rPr>
                    <w:rFonts w:ascii="Times New Roman" w:hAnsi="Times New Roman" w:cs="Times New Roman"/>
                  </w:rPr>
                  <w:delText>6</w:delText>
                </w:r>
              </w:del>
            </w:ins>
          </w:p>
        </w:tc>
        <w:tc>
          <w:tcPr>
            <w:tcW w:w="3448" w:type="dxa"/>
          </w:tcPr>
          <w:p w14:paraId="3745C790">
            <w:pPr>
              <w:spacing w:after="0"/>
              <w:rPr>
                <w:ins w:id="3273" w:author="Tayyab Mehboob" w:date="2025-03-26T13:22:00Z"/>
                <w:del w:id="3274" w:author="SHARIF ULLAH" w:date="2026-10-07T18:21:00Z"/>
                <w:rFonts w:ascii="Times New Roman" w:hAnsi="Times New Roman" w:cs="Times New Roman"/>
              </w:rPr>
            </w:pPr>
            <w:ins w:id="3275" w:author="Tayyab Mehboob" w:date="2025-03-26T13:22:00Z">
              <w:del w:id="3276" w:author="SHARIF ULLAH" w:date="2026-10-07T18:21:00Z">
                <w:r>
                  <w:rPr>
                    <w:rFonts w:ascii="Times New Roman" w:hAnsi="Times New Roman" w:cs="Times New Roman"/>
                  </w:rPr>
                  <w:delText>421446</w:delText>
                </w:r>
              </w:del>
            </w:ins>
          </w:p>
        </w:tc>
        <w:tc>
          <w:tcPr>
            <w:tcW w:w="1492" w:type="dxa"/>
          </w:tcPr>
          <w:p w14:paraId="0B05AD3E">
            <w:pPr>
              <w:spacing w:after="0"/>
              <w:rPr>
                <w:ins w:id="3277" w:author="Tayyab Mehboob" w:date="2025-03-26T13:22:00Z"/>
                <w:del w:id="3278" w:author="SHARIF ULLAH" w:date="2026-10-07T18:21:00Z"/>
                <w:rFonts w:ascii="Times New Roman" w:hAnsi="Times New Roman" w:cs="Times New Roman"/>
              </w:rPr>
            </w:pPr>
            <w:ins w:id="3279" w:author="Tayyab Mehboob" w:date="2025-03-26T13:22:00Z">
              <w:del w:id="3280" w:author="SHARIF ULLAH" w:date="2026-10-07T18:21:00Z">
                <w:r>
                  <w:rPr>
                    <w:rFonts w:ascii="Times New Roman" w:hAnsi="Times New Roman" w:cs="Times New Roman"/>
                  </w:rPr>
                  <w:delText>Auto-generated unique ID.</w:delText>
                </w:r>
              </w:del>
            </w:ins>
          </w:p>
        </w:tc>
      </w:tr>
      <w:tr w14:paraId="276B657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281" w:author="Tayyab Mehboob" w:date="2025-03-26T13:22:00Z"/>
          <w:del w:id="3282" w:author="SHARIF ULLAH" w:date="2026-10-07T18:21:00Z"/>
        </w:trPr>
        <w:tc>
          <w:tcPr>
            <w:tcW w:w="1349" w:type="dxa"/>
            <w:shd w:val="clear" w:color="auto" w:fill="CCCCCC" w:themeFill="text1" w:themeFillTint="33"/>
          </w:tcPr>
          <w:p w14:paraId="2061F2E2">
            <w:pPr>
              <w:spacing w:after="0"/>
              <w:rPr>
                <w:ins w:id="3283" w:author="Tayyab Mehboob" w:date="2025-03-26T13:22:00Z"/>
                <w:del w:id="3284" w:author="SHARIF ULLAH" w:date="2026-10-07T18:21:00Z"/>
                <w:rFonts w:ascii="Times New Roman" w:hAnsi="Times New Roman" w:cs="Times New Roman"/>
                <w:b w:val="0"/>
                <w:bCs w:val="0"/>
              </w:rPr>
            </w:pPr>
            <w:ins w:id="3285" w:author="Tayyab Mehboob" w:date="2025-03-26T13:22:00Z">
              <w:del w:id="3286" w:author="SHARIF ULLAH" w:date="2026-10-07T18:21:00Z">
                <w:r>
                  <w:rPr>
                    <w:rFonts w:ascii="Times New Roman" w:hAnsi="Times New Roman" w:cs="Times New Roman"/>
                    <w:b/>
                    <w:bCs/>
                  </w:rPr>
                  <w:delText>Supervisor Name</w:delText>
                </w:r>
              </w:del>
            </w:ins>
          </w:p>
        </w:tc>
        <w:tc>
          <w:tcPr>
            <w:tcW w:w="1008" w:type="dxa"/>
            <w:shd w:val="clear" w:color="auto" w:fill="CCCCCC" w:themeFill="text1" w:themeFillTint="33"/>
          </w:tcPr>
          <w:p w14:paraId="68AF8145">
            <w:pPr>
              <w:spacing w:after="0"/>
              <w:rPr>
                <w:ins w:id="3287" w:author="Tayyab Mehboob" w:date="2025-03-26T13:22:00Z"/>
                <w:del w:id="3288" w:author="SHARIF ULLAH" w:date="2026-10-07T18:21:00Z"/>
                <w:rFonts w:ascii="Times New Roman" w:hAnsi="Times New Roman" w:cs="Times New Roman"/>
              </w:rPr>
            </w:pPr>
            <w:ins w:id="3289" w:author="Tayyab Mehboob" w:date="2025-03-26T13:22:00Z">
              <w:del w:id="3290"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2FFF249C">
            <w:pPr>
              <w:spacing w:after="0"/>
              <w:rPr>
                <w:ins w:id="3291" w:author="Tayyab Mehboob" w:date="2025-03-26T13:22:00Z"/>
                <w:del w:id="3292" w:author="SHARIF ULLAH" w:date="2026-10-07T18:21:00Z"/>
                <w:rFonts w:ascii="Times New Roman" w:hAnsi="Times New Roman" w:cs="Times New Roman"/>
              </w:rPr>
            </w:pPr>
            <w:ins w:id="3293" w:author="Tayyab Mehboob" w:date="2025-03-26T13:22:00Z">
              <w:del w:id="3294" w:author="SHARIF ULLAH" w:date="2026-10-07T18:21:00Z">
                <w:r>
                  <w:rPr>
                    <w:rFonts w:ascii="Times New Roman" w:hAnsi="Times New Roman" w:cs="Times New Roman"/>
                  </w:rPr>
                  <w:delText>Name of the supervisor assigned to the project.</w:delText>
                </w:r>
              </w:del>
            </w:ins>
          </w:p>
        </w:tc>
        <w:tc>
          <w:tcPr>
            <w:tcW w:w="1002" w:type="dxa"/>
            <w:shd w:val="clear" w:color="auto" w:fill="CCCCCC" w:themeFill="text1" w:themeFillTint="33"/>
          </w:tcPr>
          <w:p w14:paraId="6A2C47C4">
            <w:pPr>
              <w:spacing w:after="0"/>
              <w:rPr>
                <w:ins w:id="3295" w:author="Tayyab Mehboob" w:date="2025-03-26T13:22:00Z"/>
                <w:del w:id="3296" w:author="SHARIF ULLAH" w:date="2026-10-07T18:21:00Z"/>
                <w:rFonts w:ascii="Times New Roman" w:hAnsi="Times New Roman" w:cs="Times New Roman"/>
              </w:rPr>
            </w:pPr>
            <w:ins w:id="3297" w:author="Tayyab Mehboob" w:date="2025-03-26T13:22:00Z">
              <w:del w:id="3298"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3FCA14E7">
            <w:pPr>
              <w:spacing w:after="0"/>
              <w:rPr>
                <w:ins w:id="3299" w:author="Tayyab Mehboob" w:date="2025-03-26T13:22:00Z"/>
                <w:del w:id="3300" w:author="SHARIF ULLAH" w:date="2026-10-07T18:21:00Z"/>
                <w:rFonts w:ascii="Times New Roman" w:hAnsi="Times New Roman" w:cs="Times New Roman"/>
              </w:rPr>
            </w:pPr>
            <w:ins w:id="3301" w:author="Tayyab Mehboob" w:date="2025-03-26T13:22:00Z">
              <w:del w:id="3302" w:author="SHARIF ULLAH" w:date="2026-10-07T18:21:00Z">
                <w:r>
                  <w:rPr>
                    <w:rFonts w:ascii="Times New Roman" w:hAnsi="Times New Roman" w:cs="Times New Roman"/>
                  </w:rPr>
                  <w:delText>50</w:delText>
                </w:r>
              </w:del>
            </w:ins>
          </w:p>
        </w:tc>
        <w:tc>
          <w:tcPr>
            <w:tcW w:w="3448" w:type="dxa"/>
            <w:shd w:val="clear" w:color="auto" w:fill="CCCCCC" w:themeFill="text1" w:themeFillTint="33"/>
          </w:tcPr>
          <w:p w14:paraId="4690AE92">
            <w:pPr>
              <w:spacing w:after="0"/>
              <w:rPr>
                <w:ins w:id="3303" w:author="Tayyab Mehboob" w:date="2025-03-26T13:22:00Z"/>
                <w:del w:id="3304" w:author="SHARIF ULLAH" w:date="2026-10-07T18:21:00Z"/>
                <w:rFonts w:ascii="Times New Roman" w:hAnsi="Times New Roman" w:cs="Times New Roman"/>
              </w:rPr>
            </w:pPr>
            <w:ins w:id="3305" w:author="Tayyab Mehboob" w:date="2025-03-26T13:22:00Z">
              <w:del w:id="3306" w:author="SHARIF ULLAH" w:date="2026-10-07T18:21:00Z">
                <w:r>
                  <w:rPr>
                    <w:rFonts w:ascii="Times New Roman" w:hAnsi="Times New Roman" w:cs="Times New Roman"/>
                  </w:rPr>
                  <w:delText xml:space="preserve">Mam </w:delText>
                </w:r>
              </w:del>
            </w:ins>
            <w:ins w:id="3307" w:author="Tayyab Mehboob" w:date="2025-03-26T13:22:00Z">
              <w:del w:id="3308" w:author="SHARIF ULLAH" w:date="2026-10-07T18:21:00Z">
                <w:r>
                  <w:rPr>
                    <w:rFonts w:ascii="Times New Roman" w:hAnsi="Times New Roman" w:cs="Times New Roman"/>
                    <w:sz w:val="24"/>
                    <w:szCs w:val="24"/>
                  </w:rPr>
                  <w:delText xml:space="preserve">Onaiza </w:delText>
                </w:r>
              </w:del>
            </w:ins>
            <w:ins w:id="3309" w:author="Tayyab Mehboob" w:date="2025-03-26T13:22:00Z">
              <w:del w:id="3310" w:author="SHARIF ULLAH" w:date="2026-10-07T18:21:00Z">
                <w:r>
                  <w:rPr>
                    <w:rFonts w:ascii="Times New Roman" w:hAnsi="Times New Roman" w:cs="Times New Roman"/>
                  </w:rPr>
                  <w:delText>Maqbool</w:delText>
                </w:r>
              </w:del>
            </w:ins>
          </w:p>
        </w:tc>
        <w:tc>
          <w:tcPr>
            <w:tcW w:w="1492" w:type="dxa"/>
            <w:shd w:val="clear" w:color="auto" w:fill="CCCCCC" w:themeFill="text1" w:themeFillTint="33"/>
          </w:tcPr>
          <w:p w14:paraId="3785E9E9">
            <w:pPr>
              <w:spacing w:after="0"/>
              <w:rPr>
                <w:ins w:id="3311" w:author="Tayyab Mehboob" w:date="2025-03-26T13:22:00Z"/>
                <w:del w:id="3312" w:author="SHARIF ULLAH" w:date="2026-10-07T18:21:00Z"/>
                <w:rFonts w:ascii="Times New Roman" w:hAnsi="Times New Roman" w:cs="Times New Roman"/>
              </w:rPr>
            </w:pPr>
            <w:ins w:id="3313" w:author="Tayyab Mehboob" w:date="2025-03-26T13:22:00Z">
              <w:del w:id="3314" w:author="SHARIF ULLAH" w:date="2026-10-07T18:21:00Z">
                <w:r>
                  <w:rPr>
                    <w:rFonts w:ascii="Times New Roman" w:hAnsi="Times New Roman" w:cs="Times New Roman"/>
                  </w:rPr>
                  <w:delText>Required, must exist in the system.</w:delText>
                </w:r>
              </w:del>
            </w:ins>
          </w:p>
        </w:tc>
      </w:tr>
      <w:tr w14:paraId="735DF11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315" w:author="Tayyab Mehboob" w:date="2025-03-26T13:22:00Z"/>
          <w:del w:id="3316" w:author="SHARIF ULLAH" w:date="2026-10-07T18:21:00Z"/>
        </w:trPr>
        <w:tc>
          <w:tcPr>
            <w:tcW w:w="1349" w:type="dxa"/>
          </w:tcPr>
          <w:p w14:paraId="5E1F52B3">
            <w:pPr>
              <w:spacing w:after="0"/>
              <w:rPr>
                <w:ins w:id="3317" w:author="Tayyab Mehboob" w:date="2025-03-26T13:22:00Z"/>
                <w:del w:id="3318" w:author="SHARIF ULLAH" w:date="2026-10-07T18:21:00Z"/>
                <w:rFonts w:ascii="Times New Roman" w:hAnsi="Times New Roman" w:cs="Times New Roman"/>
                <w:b w:val="0"/>
                <w:bCs w:val="0"/>
              </w:rPr>
            </w:pPr>
            <w:ins w:id="3319" w:author="Tayyab Mehboob" w:date="2025-03-26T13:22:00Z">
              <w:del w:id="3320" w:author="SHARIF ULLAH" w:date="2026-10-07T18:21:00Z">
                <w:r>
                  <w:rPr>
                    <w:rFonts w:ascii="Times New Roman" w:hAnsi="Times New Roman" w:cs="Times New Roman"/>
                    <w:b/>
                    <w:bCs/>
                  </w:rPr>
                  <w:delText>Supervisor Email</w:delText>
                </w:r>
              </w:del>
            </w:ins>
          </w:p>
        </w:tc>
        <w:tc>
          <w:tcPr>
            <w:tcW w:w="1008" w:type="dxa"/>
          </w:tcPr>
          <w:p w14:paraId="72B49522">
            <w:pPr>
              <w:spacing w:after="0"/>
              <w:rPr>
                <w:ins w:id="3321" w:author="Tayyab Mehboob" w:date="2025-03-26T13:22:00Z"/>
                <w:del w:id="3322" w:author="SHARIF ULLAH" w:date="2026-10-07T18:21:00Z"/>
                <w:rFonts w:ascii="Times New Roman" w:hAnsi="Times New Roman" w:cs="Times New Roman"/>
              </w:rPr>
            </w:pPr>
            <w:ins w:id="3323" w:author="Tayyab Mehboob" w:date="2025-03-26T13:22:00Z">
              <w:del w:id="3324" w:author="SHARIF ULLAH" w:date="2026-10-07T18:21:00Z">
                <w:r>
                  <w:rPr>
                    <w:rFonts w:ascii="Times New Roman" w:hAnsi="Times New Roman" w:cs="Times New Roman"/>
                  </w:rPr>
                  <w:delText>Data Element</w:delText>
                </w:r>
              </w:del>
            </w:ins>
          </w:p>
        </w:tc>
        <w:tc>
          <w:tcPr>
            <w:tcW w:w="1389" w:type="dxa"/>
          </w:tcPr>
          <w:p w14:paraId="14CA4013">
            <w:pPr>
              <w:spacing w:after="0"/>
              <w:rPr>
                <w:ins w:id="3325" w:author="Tayyab Mehboob" w:date="2025-03-26T13:22:00Z"/>
                <w:del w:id="3326" w:author="SHARIF ULLAH" w:date="2026-10-07T18:21:00Z"/>
                <w:rFonts w:ascii="Times New Roman" w:hAnsi="Times New Roman" w:cs="Times New Roman"/>
              </w:rPr>
            </w:pPr>
            <w:ins w:id="3327" w:author="Tayyab Mehboob" w:date="2025-03-26T13:22:00Z">
              <w:del w:id="3328" w:author="SHARIF ULLAH" w:date="2026-10-07T18:21:00Z">
                <w:r>
                  <w:rPr>
                    <w:rFonts w:ascii="Times New Roman" w:hAnsi="Times New Roman" w:cs="Times New Roman"/>
                  </w:rPr>
                  <w:delText>Email of the supervisor.</w:delText>
                </w:r>
              </w:del>
            </w:ins>
          </w:p>
        </w:tc>
        <w:tc>
          <w:tcPr>
            <w:tcW w:w="1002" w:type="dxa"/>
          </w:tcPr>
          <w:p w14:paraId="2E08E328">
            <w:pPr>
              <w:spacing w:after="0"/>
              <w:rPr>
                <w:ins w:id="3329" w:author="Tayyab Mehboob" w:date="2025-03-26T13:22:00Z"/>
                <w:del w:id="3330" w:author="SHARIF ULLAH" w:date="2026-10-07T18:21:00Z"/>
                <w:rFonts w:ascii="Times New Roman" w:hAnsi="Times New Roman" w:cs="Times New Roman"/>
              </w:rPr>
            </w:pPr>
            <w:ins w:id="3331" w:author="Tayyab Mehboob" w:date="2025-03-26T13:22:00Z">
              <w:del w:id="3332" w:author="SHARIF ULLAH" w:date="2026-10-07T18:21:00Z">
                <w:r>
                  <w:rPr>
                    <w:rFonts w:ascii="Times New Roman" w:hAnsi="Times New Roman" w:cs="Times New Roman"/>
                  </w:rPr>
                  <w:delText>String</w:delText>
                </w:r>
              </w:del>
            </w:ins>
          </w:p>
        </w:tc>
        <w:tc>
          <w:tcPr>
            <w:tcW w:w="900" w:type="dxa"/>
          </w:tcPr>
          <w:p w14:paraId="25FF4F99">
            <w:pPr>
              <w:spacing w:after="0"/>
              <w:rPr>
                <w:ins w:id="3333" w:author="Tayyab Mehboob" w:date="2025-03-26T13:22:00Z"/>
                <w:del w:id="3334" w:author="SHARIF ULLAH" w:date="2026-10-07T18:21:00Z"/>
                <w:rFonts w:ascii="Times New Roman" w:hAnsi="Times New Roman" w:cs="Times New Roman"/>
              </w:rPr>
            </w:pPr>
            <w:ins w:id="3335" w:author="Tayyab Mehboob" w:date="2025-03-26T13:22:00Z">
              <w:del w:id="3336" w:author="SHARIF ULLAH" w:date="2026-10-07T18:21:00Z">
                <w:r>
                  <w:rPr>
                    <w:rFonts w:ascii="Times New Roman" w:hAnsi="Times New Roman" w:cs="Times New Roman"/>
                  </w:rPr>
                  <w:delText>50</w:delText>
                </w:r>
              </w:del>
            </w:ins>
          </w:p>
        </w:tc>
        <w:tc>
          <w:tcPr>
            <w:tcW w:w="3448" w:type="dxa"/>
          </w:tcPr>
          <w:p w14:paraId="4E9D60CC">
            <w:pPr>
              <w:spacing w:after="0"/>
              <w:rPr>
                <w:ins w:id="3337" w:author="Tayyab Mehboob" w:date="2025-03-26T13:22:00Z"/>
                <w:del w:id="3338" w:author="SHARIF ULLAH" w:date="2026-10-07T18:21:00Z"/>
                <w:rFonts w:ascii="Times New Roman" w:hAnsi="Times New Roman" w:cs="Times New Roman"/>
              </w:rPr>
            </w:pPr>
            <w:ins w:id="3339" w:author="Tayyab Mehboob" w:date="2025-03-26T13:22:00Z">
              <w:del w:id="3340" w:author="SHARIF ULLAH" w:date="2026-10-07T18:21:00Z">
                <w:r>
                  <w:rPr/>
                  <w:fldChar w:fldCharType="begin"/>
                </w:r>
              </w:del>
            </w:ins>
            <w:ins w:id="3341" w:author="Tayyab Mehboob" w:date="2025-03-26T13:22:00Z">
              <w:del w:id="3342" w:author="SHARIF ULLAH" w:date="2026-10-07T18:21:00Z">
                <w:r>
                  <w:rPr/>
                  <w:delInstrText xml:space="preserve">HYPERLINK "mailto:Onaizamaqbool11@gmail.com"</w:delInstrText>
                </w:r>
              </w:del>
            </w:ins>
            <w:ins w:id="3343" w:author="Tayyab Mehboob" w:date="2025-03-26T13:22:00Z">
              <w:del w:id="3344" w:author="SHARIF ULLAH" w:date="2026-10-07T18:21:00Z">
                <w:r>
                  <w:rPr/>
                  <w:fldChar w:fldCharType="separate"/>
                </w:r>
              </w:del>
            </w:ins>
            <w:ins w:id="3345" w:author="Tayyab Mehboob" w:date="2025-03-26T13:22:00Z">
              <w:del w:id="3346" w:author="SHARIF ULLAH" w:date="2026-10-07T18:21:00Z">
                <w:r>
                  <w:rPr>
                    <w:rStyle w:val="14"/>
                    <w:rFonts w:ascii="Times New Roman" w:hAnsi="Times New Roman" w:cs="Times New Roman"/>
                  </w:rPr>
                  <w:delText>Onaizamaqbool11@gmail.com</w:delText>
                </w:r>
              </w:del>
            </w:ins>
            <w:ins w:id="3347" w:author="Tayyab Mehboob" w:date="2025-03-26T13:22:00Z">
              <w:del w:id="3348" w:author="SHARIF ULLAH" w:date="2026-10-07T18:21:00Z">
                <w:r>
                  <w:rPr/>
                  <w:fldChar w:fldCharType="end"/>
                </w:r>
              </w:del>
            </w:ins>
          </w:p>
        </w:tc>
        <w:tc>
          <w:tcPr>
            <w:tcW w:w="1492" w:type="dxa"/>
          </w:tcPr>
          <w:p w14:paraId="06973F24">
            <w:pPr>
              <w:spacing w:after="0"/>
              <w:rPr>
                <w:ins w:id="3349" w:author="Tayyab Mehboob" w:date="2025-03-26T13:22:00Z"/>
                <w:del w:id="3350" w:author="SHARIF ULLAH" w:date="2026-10-07T18:21:00Z"/>
                <w:rFonts w:ascii="Times New Roman" w:hAnsi="Times New Roman" w:cs="Times New Roman"/>
              </w:rPr>
            </w:pPr>
            <w:ins w:id="3351" w:author="Tayyab Mehboob" w:date="2025-03-26T13:22:00Z">
              <w:del w:id="3352" w:author="SHARIF ULLAH" w:date="2026-10-07T18:21:00Z">
                <w:r>
                  <w:rPr>
                    <w:rFonts w:ascii="Times New Roman" w:hAnsi="Times New Roman" w:cs="Times New Roman"/>
                  </w:rPr>
                  <w:delText>Must be a valid email.</w:delText>
                </w:r>
              </w:del>
            </w:ins>
          </w:p>
        </w:tc>
      </w:tr>
      <w:tr w14:paraId="6126B79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04" w:hRule="atLeast"/>
          <w:ins w:id="3353" w:author="Tayyab Mehboob" w:date="2025-03-26T13:22:00Z"/>
          <w:del w:id="3354" w:author="SHARIF ULLAH" w:date="2026-10-07T18:21:00Z"/>
        </w:trPr>
        <w:tc>
          <w:tcPr>
            <w:tcW w:w="1349" w:type="dxa"/>
            <w:shd w:val="clear" w:color="auto" w:fill="CCCCCC" w:themeFill="text1" w:themeFillTint="33"/>
          </w:tcPr>
          <w:p w14:paraId="75F5DA5C">
            <w:pPr>
              <w:spacing w:after="0"/>
              <w:rPr>
                <w:ins w:id="3355" w:author="Tayyab Mehboob" w:date="2025-03-26T13:22:00Z"/>
                <w:del w:id="3356" w:author="SHARIF ULLAH" w:date="2026-10-07T18:21:00Z"/>
                <w:rFonts w:ascii="Times New Roman" w:hAnsi="Times New Roman" w:cs="Times New Roman"/>
                <w:b w:val="0"/>
                <w:bCs w:val="0"/>
              </w:rPr>
            </w:pPr>
            <w:ins w:id="3357" w:author="Tayyab Mehboob" w:date="2025-03-26T13:22:00Z">
              <w:del w:id="3358" w:author="SHARIF ULLAH" w:date="2026-10-07T18:21:00Z">
                <w:r>
                  <w:rPr>
                    <w:rFonts w:ascii="Times New Roman" w:hAnsi="Times New Roman" w:cs="Times New Roman"/>
                    <w:b/>
                    <w:bCs/>
                  </w:rPr>
                  <w:delText>Student ID</w:delText>
                </w:r>
              </w:del>
            </w:ins>
          </w:p>
        </w:tc>
        <w:tc>
          <w:tcPr>
            <w:tcW w:w="1008" w:type="dxa"/>
            <w:shd w:val="clear" w:color="auto" w:fill="CCCCCC" w:themeFill="text1" w:themeFillTint="33"/>
          </w:tcPr>
          <w:p w14:paraId="73C6FCD2">
            <w:pPr>
              <w:spacing w:after="0"/>
              <w:rPr>
                <w:ins w:id="3359" w:author="Tayyab Mehboob" w:date="2025-03-26T13:22:00Z"/>
                <w:del w:id="3360" w:author="SHARIF ULLAH" w:date="2026-10-07T18:21:00Z"/>
                <w:rFonts w:ascii="Times New Roman" w:hAnsi="Times New Roman" w:cs="Times New Roman"/>
              </w:rPr>
            </w:pPr>
            <w:ins w:id="3361" w:author="Tayyab Mehboob" w:date="2025-03-26T13:22:00Z">
              <w:del w:id="3362"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33DDF8CE">
            <w:pPr>
              <w:spacing w:after="0"/>
              <w:rPr>
                <w:ins w:id="3363" w:author="Tayyab Mehboob" w:date="2025-03-26T13:22:00Z"/>
                <w:del w:id="3364" w:author="SHARIF ULLAH" w:date="2026-10-07T18:21:00Z"/>
                <w:rFonts w:ascii="Times New Roman" w:hAnsi="Times New Roman" w:cs="Times New Roman"/>
              </w:rPr>
            </w:pPr>
            <w:ins w:id="3365" w:author="Tayyab Mehboob" w:date="2025-03-26T13:22:00Z">
              <w:del w:id="3366" w:author="SHARIF ULLAH" w:date="2026-10-07T18:21:00Z">
                <w:r>
                  <w:rPr>
                    <w:rFonts w:ascii="Times New Roman" w:hAnsi="Times New Roman" w:cs="Times New Roman"/>
                  </w:rPr>
                  <w:delText>Unique identifier for each student.</w:delText>
                </w:r>
              </w:del>
            </w:ins>
          </w:p>
        </w:tc>
        <w:tc>
          <w:tcPr>
            <w:tcW w:w="1002" w:type="dxa"/>
            <w:shd w:val="clear" w:color="auto" w:fill="CCCCCC" w:themeFill="text1" w:themeFillTint="33"/>
          </w:tcPr>
          <w:p w14:paraId="659EBBB1">
            <w:pPr>
              <w:spacing w:after="0"/>
              <w:rPr>
                <w:ins w:id="3367" w:author="Tayyab Mehboob" w:date="2025-03-26T13:22:00Z"/>
                <w:del w:id="3368" w:author="SHARIF ULLAH" w:date="2026-10-07T18:21:00Z"/>
                <w:rFonts w:ascii="Times New Roman" w:hAnsi="Times New Roman" w:cs="Times New Roman"/>
              </w:rPr>
            </w:pPr>
            <w:ins w:id="3369" w:author="Tayyab Mehboob" w:date="2025-03-26T13:22:00Z">
              <w:del w:id="3370" w:author="SHARIF ULLAH" w:date="2026-10-07T18:21:00Z">
                <w:r>
                  <w:rPr>
                    <w:rFonts w:ascii="Times New Roman" w:hAnsi="Times New Roman" w:cs="Times New Roman"/>
                  </w:rPr>
                  <w:delText>Integer</w:delText>
                </w:r>
              </w:del>
            </w:ins>
          </w:p>
        </w:tc>
        <w:tc>
          <w:tcPr>
            <w:tcW w:w="900" w:type="dxa"/>
            <w:shd w:val="clear" w:color="auto" w:fill="CCCCCC" w:themeFill="text1" w:themeFillTint="33"/>
          </w:tcPr>
          <w:p w14:paraId="159372BC">
            <w:pPr>
              <w:spacing w:after="0"/>
              <w:rPr>
                <w:ins w:id="3371" w:author="Tayyab Mehboob" w:date="2025-03-26T13:22:00Z"/>
                <w:del w:id="3372" w:author="SHARIF ULLAH" w:date="2026-10-07T18:21:00Z"/>
                <w:rFonts w:ascii="Times New Roman" w:hAnsi="Times New Roman" w:cs="Times New Roman"/>
              </w:rPr>
            </w:pPr>
            <w:ins w:id="3373" w:author="Tayyab Mehboob" w:date="2025-03-26T13:22:00Z">
              <w:del w:id="3374" w:author="SHARIF ULLAH" w:date="2026-10-07T18:21:00Z">
                <w:r>
                  <w:rPr>
                    <w:rFonts w:ascii="Times New Roman" w:hAnsi="Times New Roman" w:cs="Times New Roman"/>
                  </w:rPr>
                  <w:delText>10</w:delText>
                </w:r>
              </w:del>
            </w:ins>
          </w:p>
        </w:tc>
        <w:tc>
          <w:tcPr>
            <w:tcW w:w="3448" w:type="dxa"/>
            <w:shd w:val="clear" w:color="auto" w:fill="CCCCCC" w:themeFill="text1" w:themeFillTint="33"/>
          </w:tcPr>
          <w:p w14:paraId="54A54C52">
            <w:pPr>
              <w:spacing w:after="0"/>
              <w:rPr>
                <w:ins w:id="3375" w:author="Tayyab Mehboob" w:date="2025-03-26T13:22:00Z"/>
                <w:del w:id="3376" w:author="SHARIF ULLAH" w:date="2026-10-07T18:21:00Z"/>
                <w:rFonts w:ascii="Times New Roman" w:hAnsi="Times New Roman" w:cs="Times New Roman"/>
              </w:rPr>
            </w:pPr>
            <w:ins w:id="3377" w:author="Tayyab Mehboob" w:date="2025-03-26T13:22:00Z">
              <w:del w:id="3378" w:author="SHARIF ULLAH" w:date="2026-10-07T18:21:00Z">
                <w:r>
                  <w:rPr>
                    <w:rFonts w:ascii="Times New Roman" w:hAnsi="Times New Roman" w:cs="Times New Roman"/>
                  </w:rPr>
                  <w:delText>873922</w:delText>
                </w:r>
              </w:del>
            </w:ins>
          </w:p>
        </w:tc>
        <w:tc>
          <w:tcPr>
            <w:tcW w:w="1492" w:type="dxa"/>
            <w:shd w:val="clear" w:color="auto" w:fill="CCCCCC" w:themeFill="text1" w:themeFillTint="33"/>
          </w:tcPr>
          <w:p w14:paraId="646DBE34">
            <w:pPr>
              <w:spacing w:after="0"/>
              <w:rPr>
                <w:ins w:id="3379" w:author="Tayyab Mehboob" w:date="2025-03-26T13:22:00Z"/>
                <w:del w:id="3380" w:author="SHARIF ULLAH" w:date="2026-10-07T18:21:00Z"/>
                <w:rFonts w:ascii="Times New Roman" w:hAnsi="Times New Roman" w:cs="Times New Roman"/>
              </w:rPr>
            </w:pPr>
            <w:ins w:id="3381" w:author="Tayyab Mehboob" w:date="2025-03-26T13:22:00Z">
              <w:del w:id="3382" w:author="SHARIF ULLAH" w:date="2026-10-07T18:21:00Z">
                <w:r>
                  <w:rPr>
                    <w:rFonts w:ascii="Times New Roman" w:hAnsi="Times New Roman" w:cs="Times New Roman"/>
                  </w:rPr>
                  <w:delText>Auto-generated unique ID.</w:delText>
                </w:r>
              </w:del>
            </w:ins>
          </w:p>
        </w:tc>
      </w:tr>
      <w:tr w14:paraId="05D7514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383" w:author="Tayyab Mehboob" w:date="2025-03-26T13:22:00Z"/>
          <w:del w:id="3384" w:author="SHARIF ULLAH" w:date="2026-10-07T18:21:00Z"/>
        </w:trPr>
        <w:tc>
          <w:tcPr>
            <w:tcW w:w="1349" w:type="dxa"/>
          </w:tcPr>
          <w:p w14:paraId="255F035D">
            <w:pPr>
              <w:spacing w:after="0"/>
              <w:rPr>
                <w:ins w:id="3385" w:author="Tayyab Mehboob" w:date="2025-03-26T13:22:00Z"/>
                <w:del w:id="3386" w:author="SHARIF ULLAH" w:date="2026-10-07T18:21:00Z"/>
                <w:rFonts w:ascii="Times New Roman" w:hAnsi="Times New Roman" w:cs="Times New Roman"/>
                <w:b w:val="0"/>
                <w:bCs w:val="0"/>
              </w:rPr>
            </w:pPr>
            <w:ins w:id="3387" w:author="Tayyab Mehboob" w:date="2025-03-26T13:22:00Z">
              <w:del w:id="3388" w:author="SHARIF ULLAH" w:date="2026-10-07T18:21:00Z">
                <w:r>
                  <w:rPr>
                    <w:rFonts w:ascii="Times New Roman" w:hAnsi="Times New Roman" w:cs="Times New Roman"/>
                    <w:b/>
                    <w:bCs/>
                  </w:rPr>
                  <w:delText>Student Name</w:delText>
                </w:r>
              </w:del>
            </w:ins>
          </w:p>
        </w:tc>
        <w:tc>
          <w:tcPr>
            <w:tcW w:w="1008" w:type="dxa"/>
          </w:tcPr>
          <w:p w14:paraId="4910CDE4">
            <w:pPr>
              <w:spacing w:after="0"/>
              <w:rPr>
                <w:ins w:id="3389" w:author="Tayyab Mehboob" w:date="2025-03-26T13:22:00Z"/>
                <w:del w:id="3390" w:author="SHARIF ULLAH" w:date="2026-10-07T18:21:00Z"/>
                <w:rFonts w:ascii="Times New Roman" w:hAnsi="Times New Roman" w:cs="Times New Roman"/>
              </w:rPr>
            </w:pPr>
            <w:ins w:id="3391" w:author="Tayyab Mehboob" w:date="2025-03-26T13:22:00Z">
              <w:del w:id="3392" w:author="SHARIF ULLAH" w:date="2026-10-07T18:21:00Z">
                <w:r>
                  <w:rPr>
                    <w:rFonts w:ascii="Times New Roman" w:hAnsi="Times New Roman" w:cs="Times New Roman"/>
                  </w:rPr>
                  <w:delText>Data Element</w:delText>
                </w:r>
              </w:del>
            </w:ins>
          </w:p>
        </w:tc>
        <w:tc>
          <w:tcPr>
            <w:tcW w:w="1389" w:type="dxa"/>
          </w:tcPr>
          <w:p w14:paraId="24B78C21">
            <w:pPr>
              <w:spacing w:after="0"/>
              <w:rPr>
                <w:ins w:id="3393" w:author="Tayyab Mehboob" w:date="2025-03-26T13:22:00Z"/>
                <w:del w:id="3394" w:author="SHARIF ULLAH" w:date="2026-10-07T18:21:00Z"/>
                <w:rFonts w:ascii="Times New Roman" w:hAnsi="Times New Roman" w:cs="Times New Roman"/>
              </w:rPr>
            </w:pPr>
            <w:ins w:id="3395" w:author="Tayyab Mehboob" w:date="2025-03-26T13:22:00Z">
              <w:del w:id="3396" w:author="SHARIF ULLAH" w:date="2026-10-07T18:21:00Z">
                <w:r>
                  <w:rPr>
                    <w:rFonts w:ascii="Times New Roman" w:hAnsi="Times New Roman" w:cs="Times New Roman"/>
                  </w:rPr>
                  <w:delText>Name of the student registering for the project.</w:delText>
                </w:r>
              </w:del>
            </w:ins>
          </w:p>
        </w:tc>
        <w:tc>
          <w:tcPr>
            <w:tcW w:w="1002" w:type="dxa"/>
          </w:tcPr>
          <w:p w14:paraId="3087A1D6">
            <w:pPr>
              <w:spacing w:after="0"/>
              <w:rPr>
                <w:ins w:id="3397" w:author="Tayyab Mehboob" w:date="2025-03-26T13:22:00Z"/>
                <w:del w:id="3398" w:author="SHARIF ULLAH" w:date="2026-10-07T18:21:00Z"/>
                <w:rFonts w:ascii="Times New Roman" w:hAnsi="Times New Roman" w:cs="Times New Roman"/>
              </w:rPr>
            </w:pPr>
            <w:ins w:id="3399" w:author="Tayyab Mehboob" w:date="2025-03-26T13:22:00Z">
              <w:del w:id="3400" w:author="SHARIF ULLAH" w:date="2026-10-07T18:21:00Z">
                <w:r>
                  <w:rPr>
                    <w:rFonts w:ascii="Times New Roman" w:hAnsi="Times New Roman" w:cs="Times New Roman"/>
                  </w:rPr>
                  <w:delText>String</w:delText>
                </w:r>
              </w:del>
            </w:ins>
          </w:p>
        </w:tc>
        <w:tc>
          <w:tcPr>
            <w:tcW w:w="900" w:type="dxa"/>
          </w:tcPr>
          <w:p w14:paraId="5E584C08">
            <w:pPr>
              <w:spacing w:after="0"/>
              <w:rPr>
                <w:ins w:id="3401" w:author="Tayyab Mehboob" w:date="2025-03-26T13:22:00Z"/>
                <w:del w:id="3402" w:author="SHARIF ULLAH" w:date="2026-10-07T18:21:00Z"/>
                <w:rFonts w:ascii="Times New Roman" w:hAnsi="Times New Roman" w:cs="Times New Roman"/>
              </w:rPr>
            </w:pPr>
            <w:ins w:id="3403" w:author="Tayyab Mehboob" w:date="2025-03-26T13:22:00Z">
              <w:del w:id="3404" w:author="SHARIF ULLAH" w:date="2026-10-07T18:21:00Z">
                <w:r>
                  <w:rPr>
                    <w:rFonts w:ascii="Times New Roman" w:hAnsi="Times New Roman" w:cs="Times New Roman"/>
                  </w:rPr>
                  <w:delText>50</w:delText>
                </w:r>
              </w:del>
            </w:ins>
          </w:p>
        </w:tc>
        <w:tc>
          <w:tcPr>
            <w:tcW w:w="3448" w:type="dxa"/>
          </w:tcPr>
          <w:p w14:paraId="7C69BF12">
            <w:pPr>
              <w:spacing w:after="0"/>
              <w:rPr>
                <w:ins w:id="3405" w:author="Tayyab Mehboob" w:date="2025-03-26T13:22:00Z"/>
                <w:del w:id="3406" w:author="SHARIF ULLAH" w:date="2026-10-07T18:21:00Z"/>
                <w:rFonts w:ascii="Times New Roman" w:hAnsi="Times New Roman" w:cs="Times New Roman"/>
              </w:rPr>
            </w:pPr>
            <w:ins w:id="3407" w:author="Tayyab Mehboob" w:date="2025-03-26T13:22:00Z">
              <w:del w:id="3408" w:author="SHARIF ULLAH" w:date="2026-10-07T18:21:00Z">
                <w:r>
                  <w:rPr>
                    <w:rFonts w:ascii="Times New Roman" w:hAnsi="Times New Roman" w:cs="Times New Roman"/>
                  </w:rPr>
                  <w:delText>Tayyab Mehboob</w:delText>
                </w:r>
              </w:del>
            </w:ins>
          </w:p>
        </w:tc>
        <w:tc>
          <w:tcPr>
            <w:tcW w:w="1492" w:type="dxa"/>
          </w:tcPr>
          <w:p w14:paraId="7FD41284">
            <w:pPr>
              <w:spacing w:after="0"/>
              <w:rPr>
                <w:ins w:id="3409" w:author="Tayyab Mehboob" w:date="2025-03-26T13:22:00Z"/>
                <w:del w:id="3410" w:author="SHARIF ULLAH" w:date="2026-10-07T18:21:00Z"/>
                <w:rFonts w:ascii="Times New Roman" w:hAnsi="Times New Roman" w:cs="Times New Roman"/>
              </w:rPr>
            </w:pPr>
            <w:ins w:id="3411" w:author="Tayyab Mehboob" w:date="2025-03-26T13:22:00Z">
              <w:del w:id="3412" w:author="SHARIF ULLAH" w:date="2026-10-07T18:21:00Z">
                <w:r>
                  <w:rPr>
                    <w:rFonts w:ascii="Times New Roman" w:hAnsi="Times New Roman" w:cs="Times New Roman"/>
                  </w:rPr>
                  <w:delText>Required</w:delText>
                </w:r>
              </w:del>
            </w:ins>
          </w:p>
        </w:tc>
      </w:tr>
      <w:tr w14:paraId="566416E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21" w:hRule="atLeast"/>
          <w:ins w:id="3413" w:author="Tayyab Mehboob" w:date="2025-03-26T13:22:00Z"/>
          <w:del w:id="3414" w:author="SHARIF ULLAH" w:date="2026-10-07T18:21:00Z"/>
        </w:trPr>
        <w:tc>
          <w:tcPr>
            <w:tcW w:w="1349" w:type="dxa"/>
            <w:shd w:val="clear" w:color="auto" w:fill="CCCCCC" w:themeFill="text1" w:themeFillTint="33"/>
          </w:tcPr>
          <w:p w14:paraId="30551BD5">
            <w:pPr>
              <w:spacing w:after="0"/>
              <w:rPr>
                <w:ins w:id="3415" w:author="Tayyab Mehboob" w:date="2025-03-26T13:22:00Z"/>
                <w:del w:id="3416" w:author="SHARIF ULLAH" w:date="2026-10-07T18:21:00Z"/>
                <w:rFonts w:ascii="Times New Roman" w:hAnsi="Times New Roman" w:cs="Times New Roman"/>
                <w:b w:val="0"/>
                <w:bCs w:val="0"/>
              </w:rPr>
            </w:pPr>
            <w:ins w:id="3417" w:author="Tayyab Mehboob" w:date="2025-03-26T13:22:00Z">
              <w:del w:id="3418" w:author="SHARIF ULLAH" w:date="2026-10-07T18:21:00Z">
                <w:r>
                  <w:rPr>
                    <w:rFonts w:ascii="Times New Roman" w:hAnsi="Times New Roman" w:cs="Times New Roman"/>
                    <w:b/>
                    <w:bCs/>
                  </w:rPr>
                  <w:delText>Student Email</w:delText>
                </w:r>
              </w:del>
            </w:ins>
          </w:p>
        </w:tc>
        <w:tc>
          <w:tcPr>
            <w:tcW w:w="1008" w:type="dxa"/>
            <w:shd w:val="clear" w:color="auto" w:fill="CCCCCC" w:themeFill="text1" w:themeFillTint="33"/>
          </w:tcPr>
          <w:p w14:paraId="4C197F76">
            <w:pPr>
              <w:spacing w:after="0"/>
              <w:rPr>
                <w:ins w:id="3419" w:author="Tayyab Mehboob" w:date="2025-03-26T13:22:00Z"/>
                <w:del w:id="3420" w:author="SHARIF ULLAH" w:date="2026-10-07T18:21:00Z"/>
                <w:rFonts w:ascii="Times New Roman" w:hAnsi="Times New Roman" w:cs="Times New Roman"/>
              </w:rPr>
            </w:pPr>
            <w:ins w:id="3421" w:author="Tayyab Mehboob" w:date="2025-03-26T13:22:00Z">
              <w:del w:id="3422"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093BBDD8">
            <w:pPr>
              <w:spacing w:after="0"/>
              <w:rPr>
                <w:ins w:id="3423" w:author="Tayyab Mehboob" w:date="2025-03-26T13:22:00Z"/>
                <w:del w:id="3424" w:author="SHARIF ULLAH" w:date="2026-10-07T18:21:00Z"/>
                <w:rFonts w:ascii="Times New Roman" w:hAnsi="Times New Roman" w:cs="Times New Roman"/>
              </w:rPr>
            </w:pPr>
            <w:ins w:id="3425" w:author="Tayyab Mehboob" w:date="2025-03-26T13:22:00Z">
              <w:del w:id="3426" w:author="SHARIF ULLAH" w:date="2026-10-07T18:21:00Z">
                <w:r>
                  <w:rPr>
                    <w:rFonts w:ascii="Times New Roman" w:hAnsi="Times New Roman" w:cs="Times New Roman"/>
                  </w:rPr>
                  <w:delText>Email of the student.</w:delText>
                </w:r>
              </w:del>
            </w:ins>
          </w:p>
        </w:tc>
        <w:tc>
          <w:tcPr>
            <w:tcW w:w="1002" w:type="dxa"/>
            <w:shd w:val="clear" w:color="auto" w:fill="CCCCCC" w:themeFill="text1" w:themeFillTint="33"/>
          </w:tcPr>
          <w:p w14:paraId="53EEB121">
            <w:pPr>
              <w:spacing w:after="0"/>
              <w:rPr>
                <w:ins w:id="3427" w:author="Tayyab Mehboob" w:date="2025-03-26T13:22:00Z"/>
                <w:del w:id="3428" w:author="SHARIF ULLAH" w:date="2026-10-07T18:21:00Z"/>
                <w:rFonts w:ascii="Times New Roman" w:hAnsi="Times New Roman" w:cs="Times New Roman"/>
              </w:rPr>
            </w:pPr>
            <w:ins w:id="3429" w:author="Tayyab Mehboob" w:date="2025-03-26T13:22:00Z">
              <w:del w:id="3430"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070E1888">
            <w:pPr>
              <w:spacing w:after="0"/>
              <w:rPr>
                <w:ins w:id="3431" w:author="Tayyab Mehboob" w:date="2025-03-26T13:22:00Z"/>
                <w:del w:id="3432" w:author="SHARIF ULLAH" w:date="2026-10-07T18:21:00Z"/>
                <w:rFonts w:ascii="Times New Roman" w:hAnsi="Times New Roman" w:cs="Times New Roman"/>
              </w:rPr>
            </w:pPr>
            <w:ins w:id="3433" w:author="Tayyab Mehboob" w:date="2025-03-26T13:22:00Z">
              <w:del w:id="3434" w:author="SHARIF ULLAH" w:date="2026-10-07T18:21:00Z">
                <w:r>
                  <w:rPr>
                    <w:rFonts w:ascii="Times New Roman" w:hAnsi="Times New Roman" w:cs="Times New Roman"/>
                  </w:rPr>
                  <w:delText>50</w:delText>
                </w:r>
              </w:del>
            </w:ins>
          </w:p>
        </w:tc>
        <w:tc>
          <w:tcPr>
            <w:tcW w:w="3448" w:type="dxa"/>
            <w:shd w:val="clear" w:color="auto" w:fill="CCCCCC" w:themeFill="text1" w:themeFillTint="33"/>
          </w:tcPr>
          <w:p w14:paraId="42CFCF34">
            <w:pPr>
              <w:spacing w:after="0"/>
              <w:rPr>
                <w:ins w:id="3435" w:author="Tayyab Mehboob" w:date="2025-03-26T13:22:00Z"/>
                <w:del w:id="3436" w:author="SHARIF ULLAH" w:date="2026-10-07T18:21:00Z"/>
                <w:rFonts w:ascii="Times New Roman" w:hAnsi="Times New Roman" w:cs="Times New Roman"/>
              </w:rPr>
            </w:pPr>
            <w:ins w:id="3437" w:author="Tayyab Mehboob" w:date="2025-03-26T13:22:00Z">
              <w:del w:id="3438" w:author="SHARIF ULLAH" w:date="2026-10-07T18:21:00Z">
                <w:r>
                  <w:rPr>
                    <w:rFonts w:ascii="Times New Roman" w:hAnsi="Times New Roman" w:cs="Times New Roman"/>
                  </w:rPr>
                  <w:delText>tayyabmehboob2003@gmail.com</w:delText>
                </w:r>
              </w:del>
            </w:ins>
          </w:p>
        </w:tc>
        <w:tc>
          <w:tcPr>
            <w:tcW w:w="1492" w:type="dxa"/>
            <w:shd w:val="clear" w:color="auto" w:fill="CCCCCC" w:themeFill="text1" w:themeFillTint="33"/>
          </w:tcPr>
          <w:p w14:paraId="394CE7C4">
            <w:pPr>
              <w:spacing w:after="0"/>
              <w:rPr>
                <w:ins w:id="3439" w:author="Tayyab Mehboob" w:date="2025-03-26T13:22:00Z"/>
                <w:del w:id="3440" w:author="SHARIF ULLAH" w:date="2026-10-07T18:21:00Z"/>
                <w:rFonts w:ascii="Times New Roman" w:hAnsi="Times New Roman" w:cs="Times New Roman"/>
              </w:rPr>
            </w:pPr>
            <w:ins w:id="3441" w:author="Tayyab Mehboob" w:date="2025-03-26T13:22:00Z">
              <w:del w:id="3442" w:author="SHARIF ULLAH" w:date="2026-10-07T18:21:00Z">
                <w:r>
                  <w:rPr>
                    <w:rFonts w:ascii="Times New Roman" w:hAnsi="Times New Roman" w:cs="Times New Roman"/>
                  </w:rPr>
                  <w:delText>Must be a valid email.</w:delText>
                </w:r>
              </w:del>
            </w:ins>
          </w:p>
        </w:tc>
      </w:tr>
      <w:tr w14:paraId="65070A9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913" w:hRule="atLeast"/>
          <w:ins w:id="3443" w:author="Tayyab Mehboob" w:date="2025-03-26T13:22:00Z"/>
          <w:del w:id="3444" w:author="SHARIF ULLAH" w:date="2026-10-07T18:21:00Z"/>
        </w:trPr>
        <w:tc>
          <w:tcPr>
            <w:tcW w:w="1349" w:type="dxa"/>
          </w:tcPr>
          <w:p w14:paraId="58D0824C">
            <w:pPr>
              <w:spacing w:after="0"/>
              <w:rPr>
                <w:ins w:id="3445" w:author="Tayyab Mehboob" w:date="2025-03-26T13:22:00Z"/>
                <w:del w:id="3446" w:author="SHARIF ULLAH" w:date="2026-10-07T18:21:00Z"/>
                <w:rFonts w:ascii="Times New Roman" w:hAnsi="Times New Roman" w:cs="Times New Roman"/>
                <w:b w:val="0"/>
                <w:bCs w:val="0"/>
              </w:rPr>
            </w:pPr>
            <w:ins w:id="3447" w:author="Tayyab Mehboob" w:date="2025-03-26T13:22:00Z">
              <w:del w:id="3448" w:author="SHARIF ULLAH" w:date="2026-10-07T18:21:00Z">
                <w:r>
                  <w:rPr>
                    <w:rFonts w:ascii="Times New Roman" w:hAnsi="Times New Roman" w:cs="Times New Roman"/>
                    <w:b/>
                    <w:bCs/>
                  </w:rPr>
                  <w:delText>Project Registration Status</w:delText>
                </w:r>
              </w:del>
            </w:ins>
          </w:p>
        </w:tc>
        <w:tc>
          <w:tcPr>
            <w:tcW w:w="1008" w:type="dxa"/>
          </w:tcPr>
          <w:p w14:paraId="522395A5">
            <w:pPr>
              <w:spacing w:after="0"/>
              <w:rPr>
                <w:ins w:id="3449" w:author="Tayyab Mehboob" w:date="2025-03-26T13:22:00Z"/>
                <w:del w:id="3450" w:author="SHARIF ULLAH" w:date="2026-10-07T18:21:00Z"/>
                <w:rFonts w:ascii="Times New Roman" w:hAnsi="Times New Roman" w:cs="Times New Roman"/>
              </w:rPr>
            </w:pPr>
            <w:ins w:id="3451" w:author="Tayyab Mehboob" w:date="2025-03-26T13:22:00Z">
              <w:del w:id="3452" w:author="SHARIF ULLAH" w:date="2026-10-07T18:21:00Z">
                <w:r>
                  <w:rPr>
                    <w:rFonts w:ascii="Times New Roman" w:hAnsi="Times New Roman" w:cs="Times New Roman"/>
                  </w:rPr>
                  <w:delText>Data Element</w:delText>
                </w:r>
              </w:del>
            </w:ins>
          </w:p>
        </w:tc>
        <w:tc>
          <w:tcPr>
            <w:tcW w:w="1389" w:type="dxa"/>
          </w:tcPr>
          <w:p w14:paraId="3A30B455">
            <w:pPr>
              <w:spacing w:after="0"/>
              <w:rPr>
                <w:ins w:id="3453" w:author="Tayyab Mehboob" w:date="2025-03-26T13:22:00Z"/>
                <w:del w:id="3454" w:author="SHARIF ULLAH" w:date="2026-10-07T18:21:00Z"/>
                <w:rFonts w:ascii="Times New Roman" w:hAnsi="Times New Roman" w:cs="Times New Roman"/>
              </w:rPr>
            </w:pPr>
            <w:ins w:id="3455" w:author="Tayyab Mehboob" w:date="2025-03-26T13:22:00Z">
              <w:del w:id="3456" w:author="SHARIF ULLAH" w:date="2026-10-07T18:21:00Z">
                <w:r>
                  <w:rPr>
                    <w:rFonts w:ascii="Times New Roman" w:hAnsi="Times New Roman" w:cs="Times New Roman"/>
                  </w:rPr>
                  <w:delText>Status of the student’s project registration.</w:delText>
                </w:r>
              </w:del>
            </w:ins>
          </w:p>
        </w:tc>
        <w:tc>
          <w:tcPr>
            <w:tcW w:w="1002" w:type="dxa"/>
          </w:tcPr>
          <w:p w14:paraId="7982EF1A">
            <w:pPr>
              <w:spacing w:after="0"/>
              <w:rPr>
                <w:ins w:id="3457" w:author="Tayyab Mehboob" w:date="2025-03-26T13:22:00Z"/>
                <w:del w:id="3458" w:author="SHARIF ULLAH" w:date="2026-10-07T18:21:00Z"/>
                <w:rFonts w:ascii="Times New Roman" w:hAnsi="Times New Roman" w:cs="Times New Roman"/>
              </w:rPr>
            </w:pPr>
            <w:ins w:id="3459" w:author="Tayyab Mehboob" w:date="2025-03-26T13:22:00Z">
              <w:del w:id="3460" w:author="SHARIF ULLAH" w:date="2026-10-07T18:21:00Z">
                <w:r>
                  <w:rPr>
                    <w:rFonts w:ascii="Times New Roman" w:hAnsi="Times New Roman" w:cs="Times New Roman"/>
                  </w:rPr>
                  <w:delText>String</w:delText>
                </w:r>
              </w:del>
            </w:ins>
          </w:p>
        </w:tc>
        <w:tc>
          <w:tcPr>
            <w:tcW w:w="900" w:type="dxa"/>
          </w:tcPr>
          <w:p w14:paraId="2F1BAA90">
            <w:pPr>
              <w:spacing w:after="0"/>
              <w:rPr>
                <w:ins w:id="3461" w:author="Tayyab Mehboob" w:date="2025-03-26T13:22:00Z"/>
                <w:del w:id="3462" w:author="SHARIF ULLAH" w:date="2026-10-07T18:21:00Z"/>
                <w:rFonts w:ascii="Times New Roman" w:hAnsi="Times New Roman" w:cs="Times New Roman"/>
              </w:rPr>
            </w:pPr>
            <w:ins w:id="3463" w:author="Tayyab Mehboob" w:date="2025-03-26T13:22:00Z">
              <w:del w:id="3464" w:author="SHARIF ULLAH" w:date="2026-10-07T18:21:00Z">
                <w:r>
                  <w:rPr>
                    <w:rFonts w:ascii="Times New Roman" w:hAnsi="Times New Roman" w:cs="Times New Roman"/>
                  </w:rPr>
                  <w:delText>15</w:delText>
                </w:r>
              </w:del>
            </w:ins>
          </w:p>
        </w:tc>
        <w:tc>
          <w:tcPr>
            <w:tcW w:w="3448" w:type="dxa"/>
          </w:tcPr>
          <w:p w14:paraId="536B225D">
            <w:pPr>
              <w:spacing w:after="0"/>
              <w:rPr>
                <w:ins w:id="3465" w:author="Tayyab Mehboob" w:date="2025-03-26T13:22:00Z"/>
                <w:del w:id="3466" w:author="SHARIF ULLAH" w:date="2026-10-07T18:21:00Z"/>
                <w:rFonts w:ascii="Times New Roman" w:hAnsi="Times New Roman" w:cs="Times New Roman"/>
              </w:rPr>
            </w:pPr>
            <w:ins w:id="3467" w:author="Tayyab Mehboob" w:date="2025-03-26T13:22:00Z">
              <w:del w:id="3468" w:author="SHARIF ULLAH" w:date="2026-10-07T18:21:00Z">
                <w:r>
                  <w:rPr>
                    <w:rFonts w:ascii="Times New Roman" w:hAnsi="Times New Roman" w:cs="Times New Roman"/>
                  </w:rPr>
                  <w:delText>Registered</w:delText>
                </w:r>
              </w:del>
            </w:ins>
          </w:p>
        </w:tc>
        <w:tc>
          <w:tcPr>
            <w:tcW w:w="1492" w:type="dxa"/>
          </w:tcPr>
          <w:p w14:paraId="501231A3">
            <w:pPr>
              <w:spacing w:after="0"/>
              <w:rPr>
                <w:ins w:id="3469" w:author="Tayyab Mehboob" w:date="2025-03-26T13:22:00Z"/>
                <w:del w:id="3470" w:author="SHARIF ULLAH" w:date="2026-10-07T18:21:00Z"/>
                <w:rFonts w:ascii="Times New Roman" w:hAnsi="Times New Roman" w:cs="Times New Roman"/>
              </w:rPr>
            </w:pPr>
            <w:ins w:id="3471" w:author="Tayyab Mehboob" w:date="2025-03-26T13:22:00Z">
              <w:del w:id="3472" w:author="SHARIF ULLAH" w:date="2026-10-07T18:21:00Z">
                <w:r>
                  <w:rPr>
                    <w:rFonts w:ascii="Times New Roman" w:hAnsi="Times New Roman" w:cs="Times New Roman"/>
                  </w:rPr>
                  <w:delText>Possible values: Pending, Registered, Cancelled.</w:delText>
                </w:r>
              </w:del>
            </w:ins>
          </w:p>
        </w:tc>
      </w:tr>
      <w:tr w14:paraId="1D8F16B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913" w:hRule="atLeast"/>
          <w:ins w:id="3473" w:author="Tayyab Mehboob" w:date="2025-03-26T13:22:00Z"/>
          <w:del w:id="3474" w:author="SHARIF ULLAH" w:date="2026-10-07T18:21:00Z"/>
        </w:trPr>
        <w:tc>
          <w:tcPr>
            <w:tcW w:w="1349" w:type="dxa"/>
            <w:shd w:val="clear" w:color="auto" w:fill="CCCCCC" w:themeFill="text1" w:themeFillTint="33"/>
          </w:tcPr>
          <w:p w14:paraId="5A2EFF0D">
            <w:pPr>
              <w:spacing w:after="0"/>
              <w:rPr>
                <w:ins w:id="3475" w:author="Tayyab Mehboob" w:date="2025-03-26T13:22:00Z"/>
                <w:del w:id="3476" w:author="SHARIF ULLAH" w:date="2026-10-07T18:21:00Z"/>
                <w:rFonts w:ascii="Times New Roman" w:hAnsi="Times New Roman" w:cs="Times New Roman"/>
                <w:b w:val="0"/>
                <w:bCs w:val="0"/>
              </w:rPr>
            </w:pPr>
            <w:ins w:id="3477" w:author="Tayyab Mehboob" w:date="2025-03-26T13:22:00Z">
              <w:del w:id="3478" w:author="SHARIF ULLAH" w:date="2026-10-07T18:21:00Z">
                <w:r>
                  <w:rPr>
                    <w:rFonts w:ascii="Times New Roman" w:hAnsi="Times New Roman" w:cs="Times New Roman"/>
                    <w:b/>
                    <w:bCs/>
                  </w:rPr>
                  <w:delText>Project Approval Status</w:delText>
                </w:r>
              </w:del>
            </w:ins>
          </w:p>
        </w:tc>
        <w:tc>
          <w:tcPr>
            <w:tcW w:w="1008" w:type="dxa"/>
            <w:shd w:val="clear" w:color="auto" w:fill="CCCCCC" w:themeFill="text1" w:themeFillTint="33"/>
          </w:tcPr>
          <w:p w14:paraId="57FB83A4">
            <w:pPr>
              <w:spacing w:after="0"/>
              <w:rPr>
                <w:ins w:id="3479" w:author="Tayyab Mehboob" w:date="2025-03-26T13:22:00Z"/>
                <w:del w:id="3480" w:author="SHARIF ULLAH" w:date="2026-10-07T18:21:00Z"/>
                <w:rFonts w:ascii="Times New Roman" w:hAnsi="Times New Roman" w:cs="Times New Roman"/>
              </w:rPr>
            </w:pPr>
            <w:ins w:id="3481" w:author="Tayyab Mehboob" w:date="2025-03-26T13:22:00Z">
              <w:del w:id="3482"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66F61653">
            <w:pPr>
              <w:spacing w:after="0"/>
              <w:rPr>
                <w:ins w:id="3483" w:author="Tayyab Mehboob" w:date="2025-03-26T13:22:00Z"/>
                <w:del w:id="3484" w:author="SHARIF ULLAH" w:date="2026-10-07T18:21:00Z"/>
                <w:rFonts w:ascii="Times New Roman" w:hAnsi="Times New Roman" w:cs="Times New Roman"/>
              </w:rPr>
            </w:pPr>
            <w:ins w:id="3485" w:author="Tayyab Mehboob" w:date="2025-03-26T13:22:00Z">
              <w:del w:id="3486" w:author="SHARIF ULLAH" w:date="2026-10-07T18:21:00Z">
                <w:r>
                  <w:rPr>
                    <w:rFonts w:ascii="Times New Roman" w:hAnsi="Times New Roman" w:cs="Times New Roman"/>
                  </w:rPr>
                  <w:delText>Approval status of the project.</w:delText>
                </w:r>
              </w:del>
            </w:ins>
          </w:p>
        </w:tc>
        <w:tc>
          <w:tcPr>
            <w:tcW w:w="1002" w:type="dxa"/>
            <w:shd w:val="clear" w:color="auto" w:fill="CCCCCC" w:themeFill="text1" w:themeFillTint="33"/>
          </w:tcPr>
          <w:p w14:paraId="09C34FA3">
            <w:pPr>
              <w:spacing w:after="0"/>
              <w:rPr>
                <w:ins w:id="3487" w:author="Tayyab Mehboob" w:date="2025-03-26T13:22:00Z"/>
                <w:del w:id="3488" w:author="SHARIF ULLAH" w:date="2026-10-07T18:21:00Z"/>
                <w:rFonts w:ascii="Times New Roman" w:hAnsi="Times New Roman" w:cs="Times New Roman"/>
              </w:rPr>
            </w:pPr>
            <w:ins w:id="3489" w:author="Tayyab Mehboob" w:date="2025-03-26T13:22:00Z">
              <w:del w:id="3490"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24D2DFC2">
            <w:pPr>
              <w:spacing w:after="0"/>
              <w:rPr>
                <w:ins w:id="3491" w:author="Tayyab Mehboob" w:date="2025-03-26T13:22:00Z"/>
                <w:del w:id="3492" w:author="SHARIF ULLAH" w:date="2026-10-07T18:21:00Z"/>
                <w:rFonts w:ascii="Times New Roman" w:hAnsi="Times New Roman" w:cs="Times New Roman"/>
              </w:rPr>
            </w:pPr>
            <w:ins w:id="3493" w:author="Tayyab Mehboob" w:date="2025-03-26T13:22:00Z">
              <w:del w:id="3494" w:author="SHARIF ULLAH" w:date="2026-10-07T18:21:00Z">
                <w:r>
                  <w:rPr>
                    <w:rFonts w:ascii="Times New Roman" w:hAnsi="Times New Roman" w:cs="Times New Roman"/>
                  </w:rPr>
                  <w:delText>15</w:delText>
                </w:r>
              </w:del>
            </w:ins>
          </w:p>
        </w:tc>
        <w:tc>
          <w:tcPr>
            <w:tcW w:w="3448" w:type="dxa"/>
            <w:shd w:val="clear" w:color="auto" w:fill="CCCCCC" w:themeFill="text1" w:themeFillTint="33"/>
          </w:tcPr>
          <w:p w14:paraId="48DECA27">
            <w:pPr>
              <w:spacing w:after="0"/>
              <w:rPr>
                <w:ins w:id="3495" w:author="Tayyab Mehboob" w:date="2025-03-26T13:22:00Z"/>
                <w:del w:id="3496" w:author="SHARIF ULLAH" w:date="2026-10-07T18:21:00Z"/>
                <w:rFonts w:ascii="Times New Roman" w:hAnsi="Times New Roman" w:cs="Times New Roman"/>
              </w:rPr>
            </w:pPr>
            <w:ins w:id="3497" w:author="Tayyab Mehboob" w:date="2025-03-26T13:22:00Z">
              <w:del w:id="3498" w:author="SHARIF ULLAH" w:date="2026-10-07T18:21:00Z">
                <w:r>
                  <w:rPr>
                    <w:rFonts w:ascii="Times New Roman" w:hAnsi="Times New Roman" w:cs="Times New Roman"/>
                  </w:rPr>
                  <w:delText>Approved</w:delText>
                </w:r>
              </w:del>
            </w:ins>
          </w:p>
        </w:tc>
        <w:tc>
          <w:tcPr>
            <w:tcW w:w="1492" w:type="dxa"/>
            <w:shd w:val="clear" w:color="auto" w:fill="CCCCCC" w:themeFill="text1" w:themeFillTint="33"/>
          </w:tcPr>
          <w:p w14:paraId="25FE083F">
            <w:pPr>
              <w:spacing w:after="0"/>
              <w:rPr>
                <w:ins w:id="3499" w:author="Tayyab Mehboob" w:date="2025-03-26T13:22:00Z"/>
                <w:del w:id="3500" w:author="SHARIF ULLAH" w:date="2026-10-07T18:21:00Z"/>
                <w:rFonts w:ascii="Times New Roman" w:hAnsi="Times New Roman" w:cs="Times New Roman"/>
              </w:rPr>
            </w:pPr>
            <w:ins w:id="3501" w:author="Tayyab Mehboob" w:date="2025-03-26T13:22:00Z">
              <w:del w:id="3502" w:author="SHARIF ULLAH" w:date="2026-10-07T18:21:00Z">
                <w:r>
                  <w:rPr>
                    <w:rFonts w:ascii="Times New Roman" w:hAnsi="Times New Roman" w:cs="Times New Roman"/>
                  </w:rPr>
                  <w:delText>Possible values: Pending, Approved, Rejected.</w:delText>
                </w:r>
              </w:del>
            </w:ins>
          </w:p>
        </w:tc>
      </w:tr>
      <w:tr w14:paraId="6C253337">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503" w:author="Tayyab Mehboob" w:date="2025-03-26T13:22:00Z"/>
          <w:del w:id="3504" w:author="SHARIF ULLAH" w:date="2026-10-07T18:21:00Z"/>
        </w:trPr>
        <w:tc>
          <w:tcPr>
            <w:tcW w:w="1349" w:type="dxa"/>
          </w:tcPr>
          <w:p w14:paraId="1566CB9D">
            <w:pPr>
              <w:spacing w:after="0"/>
              <w:rPr>
                <w:ins w:id="3505" w:author="Tayyab Mehboob" w:date="2025-03-26T13:22:00Z"/>
                <w:del w:id="3506" w:author="SHARIF ULLAH" w:date="2026-10-07T18:21:00Z"/>
                <w:rFonts w:ascii="Times New Roman" w:hAnsi="Times New Roman" w:cs="Times New Roman"/>
                <w:b w:val="0"/>
                <w:bCs w:val="0"/>
              </w:rPr>
            </w:pPr>
            <w:ins w:id="3507" w:author="Tayyab Mehboob" w:date="2025-03-26T13:22:00Z">
              <w:del w:id="3508" w:author="SHARIF ULLAH" w:date="2026-10-07T18:21:00Z">
                <w:r>
                  <w:rPr>
                    <w:rFonts w:ascii="Times New Roman" w:hAnsi="Times New Roman" w:cs="Times New Roman"/>
                    <w:b/>
                    <w:bCs/>
                  </w:rPr>
                  <w:delText>Approval Comments</w:delText>
                </w:r>
              </w:del>
            </w:ins>
          </w:p>
        </w:tc>
        <w:tc>
          <w:tcPr>
            <w:tcW w:w="1008" w:type="dxa"/>
          </w:tcPr>
          <w:p w14:paraId="239DFFCF">
            <w:pPr>
              <w:spacing w:after="0"/>
              <w:rPr>
                <w:ins w:id="3509" w:author="Tayyab Mehboob" w:date="2025-03-26T13:22:00Z"/>
                <w:del w:id="3510" w:author="SHARIF ULLAH" w:date="2026-10-07T18:21:00Z"/>
                <w:rFonts w:ascii="Times New Roman" w:hAnsi="Times New Roman" w:cs="Times New Roman"/>
              </w:rPr>
            </w:pPr>
            <w:ins w:id="3511" w:author="Tayyab Mehboob" w:date="2025-03-26T13:22:00Z">
              <w:del w:id="3512" w:author="SHARIF ULLAH" w:date="2026-10-07T18:21:00Z">
                <w:r>
                  <w:rPr>
                    <w:rFonts w:ascii="Times New Roman" w:hAnsi="Times New Roman" w:cs="Times New Roman"/>
                  </w:rPr>
                  <w:delText>Data Element</w:delText>
                </w:r>
              </w:del>
            </w:ins>
          </w:p>
        </w:tc>
        <w:tc>
          <w:tcPr>
            <w:tcW w:w="1389" w:type="dxa"/>
          </w:tcPr>
          <w:p w14:paraId="7F6B5D65">
            <w:pPr>
              <w:spacing w:after="0"/>
              <w:rPr>
                <w:ins w:id="3513" w:author="Tayyab Mehboob" w:date="2025-03-26T13:22:00Z"/>
                <w:del w:id="3514" w:author="SHARIF ULLAH" w:date="2026-10-07T18:21:00Z"/>
                <w:rFonts w:ascii="Times New Roman" w:hAnsi="Times New Roman" w:cs="Times New Roman"/>
              </w:rPr>
            </w:pPr>
            <w:ins w:id="3515" w:author="Tayyab Mehboob" w:date="2025-03-26T13:22:00Z">
              <w:del w:id="3516" w:author="SHARIF ULLAH" w:date="2026-10-07T18:21:00Z">
                <w:r>
                  <w:rPr>
                    <w:rFonts w:ascii="Times New Roman" w:hAnsi="Times New Roman" w:cs="Times New Roman"/>
                  </w:rPr>
                  <w:delText>Comments provided by the supervisor during project approval.</w:delText>
                </w:r>
              </w:del>
            </w:ins>
          </w:p>
        </w:tc>
        <w:tc>
          <w:tcPr>
            <w:tcW w:w="1002" w:type="dxa"/>
          </w:tcPr>
          <w:p w14:paraId="54EAEA8B">
            <w:pPr>
              <w:spacing w:after="0"/>
              <w:rPr>
                <w:ins w:id="3517" w:author="Tayyab Mehboob" w:date="2025-03-26T13:22:00Z"/>
                <w:del w:id="3518" w:author="SHARIF ULLAH" w:date="2026-10-07T18:21:00Z"/>
                <w:rFonts w:ascii="Times New Roman" w:hAnsi="Times New Roman" w:cs="Times New Roman"/>
              </w:rPr>
            </w:pPr>
            <w:ins w:id="3519" w:author="Tayyab Mehboob" w:date="2025-03-26T13:22:00Z">
              <w:del w:id="3520" w:author="SHARIF ULLAH" w:date="2026-10-07T18:21:00Z">
                <w:r>
                  <w:rPr>
                    <w:rFonts w:ascii="Times New Roman" w:hAnsi="Times New Roman" w:cs="Times New Roman"/>
                  </w:rPr>
                  <w:delText>String</w:delText>
                </w:r>
              </w:del>
            </w:ins>
          </w:p>
        </w:tc>
        <w:tc>
          <w:tcPr>
            <w:tcW w:w="900" w:type="dxa"/>
          </w:tcPr>
          <w:p w14:paraId="5334C444">
            <w:pPr>
              <w:spacing w:after="0"/>
              <w:rPr>
                <w:ins w:id="3521" w:author="Tayyab Mehboob" w:date="2025-03-26T13:22:00Z"/>
                <w:del w:id="3522" w:author="SHARIF ULLAH" w:date="2026-10-07T18:21:00Z"/>
                <w:rFonts w:ascii="Times New Roman" w:hAnsi="Times New Roman" w:cs="Times New Roman"/>
              </w:rPr>
            </w:pPr>
            <w:ins w:id="3523" w:author="Tayyab Mehboob" w:date="2025-03-26T13:22:00Z">
              <w:del w:id="3524" w:author="SHARIF ULLAH" w:date="2026-10-07T18:21:00Z">
                <w:r>
                  <w:rPr>
                    <w:rFonts w:ascii="Times New Roman" w:hAnsi="Times New Roman" w:cs="Times New Roman"/>
                  </w:rPr>
                  <w:delText>200</w:delText>
                </w:r>
              </w:del>
            </w:ins>
          </w:p>
        </w:tc>
        <w:tc>
          <w:tcPr>
            <w:tcW w:w="3448" w:type="dxa"/>
          </w:tcPr>
          <w:p w14:paraId="2A5A4284">
            <w:pPr>
              <w:spacing w:after="0"/>
              <w:rPr>
                <w:ins w:id="3525" w:author="Tayyab Mehboob" w:date="2025-03-26T13:22:00Z"/>
                <w:del w:id="3526" w:author="SHARIF ULLAH" w:date="2026-10-07T18:21:00Z"/>
                <w:rFonts w:ascii="Times New Roman" w:hAnsi="Times New Roman" w:cs="Times New Roman"/>
              </w:rPr>
            </w:pPr>
            <w:ins w:id="3527" w:author="Tayyab Mehboob" w:date="2025-03-26T13:22:00Z">
              <w:del w:id="3528" w:author="SHARIF ULLAH" w:date="2026-10-07T18:21:00Z">
                <w:r>
                  <w:rPr>
                    <w:rFonts w:ascii="Times New Roman" w:hAnsi="Times New Roman" w:cs="Times New Roman"/>
                  </w:rPr>
                  <w:delText>Make some minor changes to your documentation.</w:delText>
                </w:r>
              </w:del>
            </w:ins>
          </w:p>
        </w:tc>
        <w:tc>
          <w:tcPr>
            <w:tcW w:w="1492" w:type="dxa"/>
          </w:tcPr>
          <w:p w14:paraId="63B68550">
            <w:pPr>
              <w:spacing w:after="0"/>
              <w:rPr>
                <w:ins w:id="3529" w:author="Tayyab Mehboob" w:date="2025-03-26T13:22:00Z"/>
                <w:del w:id="3530" w:author="SHARIF ULLAH" w:date="2026-10-07T18:21:00Z"/>
                <w:rFonts w:ascii="Times New Roman" w:hAnsi="Times New Roman" w:cs="Times New Roman"/>
              </w:rPr>
            </w:pPr>
            <w:ins w:id="3531" w:author="Tayyab Mehboob" w:date="2025-03-26T13:22:00Z">
              <w:del w:id="3532" w:author="SHARIF ULLAH" w:date="2026-10-07T18:21:00Z">
                <w:r>
                  <w:rPr>
                    <w:rFonts w:ascii="Times New Roman" w:hAnsi="Times New Roman" w:cs="Times New Roman"/>
                  </w:rPr>
                  <w:delText>Required</w:delText>
                </w:r>
              </w:del>
            </w:ins>
          </w:p>
        </w:tc>
      </w:tr>
      <w:tr w14:paraId="0061F28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533" w:author="Tayyab Mehboob" w:date="2025-03-26T13:22:00Z"/>
          <w:del w:id="3534" w:author="SHARIF ULLAH" w:date="2026-10-07T18:21:00Z"/>
        </w:trPr>
        <w:tc>
          <w:tcPr>
            <w:tcW w:w="1349" w:type="dxa"/>
            <w:shd w:val="clear" w:color="auto" w:fill="CCCCCC" w:themeFill="text1" w:themeFillTint="33"/>
          </w:tcPr>
          <w:p w14:paraId="6A2AA70F">
            <w:pPr>
              <w:spacing w:after="0"/>
              <w:rPr>
                <w:ins w:id="3535" w:author="Tayyab Mehboob" w:date="2025-03-26T13:22:00Z"/>
                <w:del w:id="3536" w:author="SHARIF ULLAH" w:date="2026-10-07T18:21:00Z"/>
                <w:rFonts w:ascii="Times New Roman" w:hAnsi="Times New Roman" w:cs="Times New Roman"/>
                <w:b w:val="0"/>
                <w:bCs w:val="0"/>
              </w:rPr>
            </w:pPr>
            <w:ins w:id="3537" w:author="Tayyab Mehboob" w:date="2025-03-26T13:22:00Z">
              <w:del w:id="3538" w:author="SHARIF ULLAH" w:date="2026-10-07T18:21:00Z">
                <w:r>
                  <w:rPr>
                    <w:rFonts w:ascii="Times New Roman" w:hAnsi="Times New Roman" w:cs="Times New Roman"/>
                    <w:b/>
                    <w:bCs/>
                  </w:rPr>
                  <w:delText>Work product File</w:delText>
                </w:r>
              </w:del>
            </w:ins>
          </w:p>
        </w:tc>
        <w:tc>
          <w:tcPr>
            <w:tcW w:w="1008" w:type="dxa"/>
            <w:shd w:val="clear" w:color="auto" w:fill="CCCCCC" w:themeFill="text1" w:themeFillTint="33"/>
          </w:tcPr>
          <w:p w14:paraId="0157E1D0">
            <w:pPr>
              <w:spacing w:after="0"/>
              <w:rPr>
                <w:ins w:id="3539" w:author="Tayyab Mehboob" w:date="2025-03-26T13:22:00Z"/>
                <w:del w:id="3540" w:author="SHARIF ULLAH" w:date="2026-10-07T18:21:00Z"/>
                <w:rFonts w:ascii="Times New Roman" w:hAnsi="Times New Roman" w:cs="Times New Roman"/>
              </w:rPr>
            </w:pPr>
            <w:ins w:id="3541" w:author="Tayyab Mehboob" w:date="2025-03-26T13:22:00Z">
              <w:del w:id="3542"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237EA99A">
            <w:pPr>
              <w:spacing w:after="0"/>
              <w:rPr>
                <w:ins w:id="3543" w:author="Tayyab Mehboob" w:date="2025-03-26T13:22:00Z"/>
                <w:del w:id="3544" w:author="SHARIF ULLAH" w:date="2026-10-07T18:21:00Z"/>
                <w:rFonts w:ascii="Times New Roman" w:hAnsi="Times New Roman" w:cs="Times New Roman"/>
              </w:rPr>
            </w:pPr>
            <w:ins w:id="3545" w:author="Tayyab Mehboob" w:date="2025-03-26T13:22:00Z">
              <w:del w:id="3546" w:author="SHARIF ULLAH" w:date="2026-10-07T18:21:00Z">
                <w:r>
                  <w:rPr>
                    <w:rFonts w:ascii="Times New Roman" w:hAnsi="Times New Roman" w:cs="Times New Roman"/>
                  </w:rPr>
                  <w:delText>File submitted by the student.</w:delText>
                </w:r>
              </w:del>
            </w:ins>
          </w:p>
        </w:tc>
        <w:tc>
          <w:tcPr>
            <w:tcW w:w="1002" w:type="dxa"/>
            <w:shd w:val="clear" w:color="auto" w:fill="CCCCCC" w:themeFill="text1" w:themeFillTint="33"/>
          </w:tcPr>
          <w:p w14:paraId="4D3D45E6">
            <w:pPr>
              <w:spacing w:after="0"/>
              <w:rPr>
                <w:ins w:id="3547" w:author="Tayyab Mehboob" w:date="2025-03-26T13:22:00Z"/>
                <w:del w:id="3548" w:author="SHARIF ULLAH" w:date="2026-10-07T18:21:00Z"/>
                <w:rFonts w:ascii="Times New Roman" w:hAnsi="Times New Roman" w:cs="Times New Roman"/>
              </w:rPr>
            </w:pPr>
            <w:ins w:id="3549" w:author="Tayyab Mehboob" w:date="2025-03-26T13:22:00Z">
              <w:del w:id="3550" w:author="SHARIF ULLAH" w:date="2026-10-07T18:21:00Z">
                <w:r>
                  <w:rPr>
                    <w:rFonts w:ascii="Times New Roman" w:hAnsi="Times New Roman" w:cs="Times New Roman"/>
                  </w:rPr>
                  <w:delText>PDF/Zip</w:delText>
                </w:r>
              </w:del>
            </w:ins>
          </w:p>
        </w:tc>
        <w:tc>
          <w:tcPr>
            <w:tcW w:w="900" w:type="dxa"/>
            <w:shd w:val="clear" w:color="auto" w:fill="CCCCCC" w:themeFill="text1" w:themeFillTint="33"/>
          </w:tcPr>
          <w:p w14:paraId="42AF5C70">
            <w:pPr>
              <w:spacing w:after="0"/>
              <w:rPr>
                <w:ins w:id="3551" w:author="Tayyab Mehboob" w:date="2025-03-26T13:22:00Z"/>
                <w:del w:id="3552" w:author="SHARIF ULLAH" w:date="2026-10-07T18:21:00Z"/>
                <w:rFonts w:ascii="Times New Roman" w:hAnsi="Times New Roman" w:cs="Times New Roman"/>
              </w:rPr>
            </w:pPr>
            <w:ins w:id="3553" w:author="Tayyab Mehboob" w:date="2025-03-26T13:22:00Z">
              <w:del w:id="3554" w:author="SHARIF ULLAH" w:date="2026-10-07T18:21:00Z">
                <w:r>
                  <w:rPr>
                    <w:rFonts w:ascii="Times New Roman" w:hAnsi="Times New Roman" w:cs="Times New Roman"/>
                  </w:rPr>
                  <w:delText>5-7 MB</w:delText>
                </w:r>
              </w:del>
            </w:ins>
          </w:p>
        </w:tc>
        <w:tc>
          <w:tcPr>
            <w:tcW w:w="3448" w:type="dxa"/>
            <w:shd w:val="clear" w:color="auto" w:fill="CCCCCC" w:themeFill="text1" w:themeFillTint="33"/>
          </w:tcPr>
          <w:p w14:paraId="5C7A089B">
            <w:pPr>
              <w:spacing w:after="0"/>
              <w:rPr>
                <w:ins w:id="3555" w:author="Tayyab Mehboob" w:date="2025-03-26T13:22:00Z"/>
                <w:del w:id="3556" w:author="SHARIF ULLAH" w:date="2026-10-07T18:21:00Z"/>
                <w:rFonts w:ascii="Times New Roman" w:hAnsi="Times New Roman" w:cs="Times New Roman"/>
              </w:rPr>
            </w:pPr>
            <w:ins w:id="3557" w:author="Tayyab Mehboob" w:date="2025-03-26T13:22:00Z">
              <w:del w:id="3558" w:author="SHARIF ULLAH" w:date="2026-10-07T18:21:00Z">
                <w:r>
                  <w:rPr>
                    <w:rFonts w:ascii="Times New Roman" w:hAnsi="Times New Roman" w:cs="Times New Roman"/>
                  </w:rPr>
                  <w:delText>Use-case text.pdf</w:delText>
                </w:r>
              </w:del>
            </w:ins>
          </w:p>
        </w:tc>
        <w:tc>
          <w:tcPr>
            <w:tcW w:w="1492" w:type="dxa"/>
            <w:shd w:val="clear" w:color="auto" w:fill="CCCCCC" w:themeFill="text1" w:themeFillTint="33"/>
          </w:tcPr>
          <w:p w14:paraId="50A90CEE">
            <w:pPr>
              <w:spacing w:after="0"/>
              <w:rPr>
                <w:ins w:id="3559" w:author="Tayyab Mehboob" w:date="2025-03-26T13:22:00Z"/>
                <w:del w:id="3560" w:author="SHARIF ULLAH" w:date="2026-10-07T18:21:00Z"/>
                <w:rFonts w:ascii="Times New Roman" w:hAnsi="Times New Roman" w:cs="Times New Roman"/>
              </w:rPr>
            </w:pPr>
            <w:ins w:id="3561" w:author="Tayyab Mehboob" w:date="2025-03-26T13:22:00Z">
              <w:del w:id="3562" w:author="SHARIF ULLAH" w:date="2026-10-07T18:21:00Z">
                <w:r>
                  <w:rPr>
                    <w:rFonts w:ascii="Times New Roman" w:hAnsi="Times New Roman" w:cs="Times New Roman"/>
                  </w:rPr>
                  <w:delText>Only pdf or zip file allowed.</w:delText>
                </w:r>
              </w:del>
            </w:ins>
          </w:p>
        </w:tc>
      </w:tr>
      <w:tr w14:paraId="056C435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21" w:hRule="atLeast"/>
          <w:ins w:id="3563" w:author="Tayyab Mehboob" w:date="2025-03-26T13:22:00Z"/>
          <w:del w:id="3564" w:author="SHARIF ULLAH" w:date="2026-10-07T18:21:00Z"/>
        </w:trPr>
        <w:tc>
          <w:tcPr>
            <w:tcW w:w="1349" w:type="dxa"/>
          </w:tcPr>
          <w:p w14:paraId="48A13C38">
            <w:pPr>
              <w:spacing w:after="0"/>
              <w:rPr>
                <w:ins w:id="3565" w:author="Tayyab Mehboob" w:date="2025-03-26T13:22:00Z"/>
                <w:del w:id="3566" w:author="SHARIF ULLAH" w:date="2026-10-07T18:21:00Z"/>
                <w:rFonts w:ascii="Times New Roman" w:hAnsi="Times New Roman" w:cs="Times New Roman"/>
                <w:b w:val="0"/>
                <w:bCs w:val="0"/>
              </w:rPr>
            </w:pPr>
            <w:ins w:id="3567" w:author="Tayyab Mehboob" w:date="2025-03-26T13:22:00Z">
              <w:del w:id="3568" w:author="SHARIF ULLAH" w:date="2026-10-07T18:21:00Z">
                <w:r>
                  <w:rPr>
                    <w:rFonts w:ascii="Times New Roman" w:hAnsi="Times New Roman" w:cs="Times New Roman"/>
                    <w:b/>
                    <w:bCs/>
                  </w:rPr>
                  <w:delText>Submission Date</w:delText>
                </w:r>
              </w:del>
            </w:ins>
          </w:p>
        </w:tc>
        <w:tc>
          <w:tcPr>
            <w:tcW w:w="1008" w:type="dxa"/>
          </w:tcPr>
          <w:p w14:paraId="6C9005C3">
            <w:pPr>
              <w:spacing w:after="0"/>
              <w:rPr>
                <w:ins w:id="3569" w:author="Tayyab Mehboob" w:date="2025-03-26T13:22:00Z"/>
                <w:del w:id="3570" w:author="SHARIF ULLAH" w:date="2026-10-07T18:21:00Z"/>
                <w:rFonts w:ascii="Times New Roman" w:hAnsi="Times New Roman" w:cs="Times New Roman"/>
              </w:rPr>
            </w:pPr>
            <w:ins w:id="3571" w:author="Tayyab Mehboob" w:date="2025-03-26T13:22:00Z">
              <w:del w:id="3572" w:author="SHARIF ULLAH" w:date="2026-10-07T18:21:00Z">
                <w:r>
                  <w:rPr>
                    <w:rFonts w:ascii="Times New Roman" w:hAnsi="Times New Roman" w:cs="Times New Roman"/>
                  </w:rPr>
                  <w:delText>Data Element</w:delText>
                </w:r>
              </w:del>
            </w:ins>
          </w:p>
        </w:tc>
        <w:tc>
          <w:tcPr>
            <w:tcW w:w="1389" w:type="dxa"/>
          </w:tcPr>
          <w:p w14:paraId="6C39F4C3">
            <w:pPr>
              <w:spacing w:after="0"/>
              <w:rPr>
                <w:ins w:id="3573" w:author="Tayyab Mehboob" w:date="2025-03-26T13:22:00Z"/>
                <w:del w:id="3574" w:author="SHARIF ULLAH" w:date="2026-10-07T18:21:00Z"/>
                <w:rFonts w:ascii="Times New Roman" w:hAnsi="Times New Roman" w:cs="Times New Roman"/>
              </w:rPr>
            </w:pPr>
            <w:ins w:id="3575" w:author="Tayyab Mehboob" w:date="2025-03-26T13:22:00Z">
              <w:del w:id="3576" w:author="SHARIF ULLAH" w:date="2026-10-07T18:21:00Z">
                <w:r>
                  <w:rPr>
                    <w:rFonts w:ascii="Times New Roman" w:hAnsi="Times New Roman" w:cs="Times New Roman"/>
                  </w:rPr>
                  <w:delText>Date when the student submits the work product.</w:delText>
                </w:r>
              </w:del>
            </w:ins>
          </w:p>
        </w:tc>
        <w:tc>
          <w:tcPr>
            <w:tcW w:w="1002" w:type="dxa"/>
          </w:tcPr>
          <w:p w14:paraId="066FBE7A">
            <w:pPr>
              <w:spacing w:after="0"/>
              <w:rPr>
                <w:ins w:id="3577" w:author="Tayyab Mehboob" w:date="2025-03-26T13:22:00Z"/>
                <w:del w:id="3578" w:author="SHARIF ULLAH" w:date="2026-10-07T18:21:00Z"/>
                <w:rFonts w:ascii="Times New Roman" w:hAnsi="Times New Roman" w:cs="Times New Roman"/>
              </w:rPr>
            </w:pPr>
            <w:ins w:id="3579" w:author="Tayyab Mehboob" w:date="2025-03-26T13:22:00Z">
              <w:del w:id="3580" w:author="SHARIF ULLAH" w:date="2026-10-07T18:21:00Z">
                <w:r>
                  <w:rPr>
                    <w:rFonts w:ascii="Times New Roman" w:hAnsi="Times New Roman" w:cs="Times New Roman"/>
                  </w:rPr>
                  <w:delText>Date</w:delText>
                </w:r>
              </w:del>
            </w:ins>
          </w:p>
        </w:tc>
        <w:tc>
          <w:tcPr>
            <w:tcW w:w="900" w:type="dxa"/>
          </w:tcPr>
          <w:p w14:paraId="07EAF583">
            <w:pPr>
              <w:spacing w:after="0"/>
              <w:rPr>
                <w:ins w:id="3581" w:author="Tayyab Mehboob" w:date="2025-03-26T13:22:00Z"/>
                <w:del w:id="3582" w:author="SHARIF ULLAH" w:date="2026-10-07T18:21:00Z"/>
                <w:rFonts w:ascii="Times New Roman" w:hAnsi="Times New Roman" w:cs="Times New Roman"/>
              </w:rPr>
            </w:pPr>
            <w:ins w:id="3583" w:author="Tayyab Mehboob" w:date="2025-03-26T13:22:00Z">
              <w:del w:id="3584" w:author="SHARIF ULLAH" w:date="2026-10-07T18:21:00Z">
                <w:r>
                  <w:rPr>
                    <w:rFonts w:ascii="Times New Roman" w:hAnsi="Times New Roman" w:cs="Times New Roman"/>
                  </w:rPr>
                  <w:delText>10</w:delText>
                </w:r>
              </w:del>
            </w:ins>
          </w:p>
        </w:tc>
        <w:tc>
          <w:tcPr>
            <w:tcW w:w="3448" w:type="dxa"/>
          </w:tcPr>
          <w:p w14:paraId="5BD955FD">
            <w:pPr>
              <w:spacing w:after="0"/>
              <w:rPr>
                <w:ins w:id="3585" w:author="Tayyab Mehboob" w:date="2025-03-26T13:22:00Z"/>
                <w:del w:id="3586" w:author="SHARIF ULLAH" w:date="2026-10-07T18:21:00Z"/>
                <w:rFonts w:ascii="Times New Roman" w:hAnsi="Times New Roman" w:cs="Times New Roman"/>
              </w:rPr>
            </w:pPr>
            <w:ins w:id="3587" w:author="Tayyab Mehboob" w:date="2025-03-26T13:22:00Z">
              <w:del w:id="3588" w:author="SHARIF ULLAH" w:date="2026-10-07T18:21:00Z">
                <w:r>
                  <w:rPr>
                    <w:rFonts w:ascii="Times New Roman" w:hAnsi="Times New Roman" w:cs="Times New Roman"/>
                  </w:rPr>
                  <w:delText>23/03/2025</w:delText>
                </w:r>
              </w:del>
            </w:ins>
          </w:p>
        </w:tc>
        <w:tc>
          <w:tcPr>
            <w:tcW w:w="1492" w:type="dxa"/>
          </w:tcPr>
          <w:p w14:paraId="3BC4BBFA">
            <w:pPr>
              <w:spacing w:after="0"/>
              <w:rPr>
                <w:ins w:id="3589" w:author="Tayyab Mehboob" w:date="2025-03-26T13:22:00Z"/>
                <w:del w:id="3590" w:author="SHARIF ULLAH" w:date="2026-10-07T18:21:00Z"/>
                <w:rFonts w:ascii="Times New Roman" w:hAnsi="Times New Roman" w:cs="Times New Roman"/>
              </w:rPr>
            </w:pPr>
            <w:ins w:id="3591" w:author="Tayyab Mehboob" w:date="2025-03-26T13:22:00Z">
              <w:del w:id="3592" w:author="SHARIF ULLAH" w:date="2026-10-07T18:21:00Z">
                <w:r>
                  <w:rPr>
                    <w:rFonts w:ascii="Times New Roman" w:hAnsi="Times New Roman" w:cs="Times New Roman"/>
                  </w:rPr>
                  <w:delText>Must be in DD/MM/YYYY format.</w:delText>
                </w:r>
              </w:del>
            </w:ins>
          </w:p>
        </w:tc>
      </w:tr>
      <w:tr w14:paraId="72D0DA1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593" w:author="Tayyab Mehboob" w:date="2025-03-26T13:22:00Z"/>
          <w:del w:id="3594" w:author="SHARIF ULLAH" w:date="2026-10-07T18:21:00Z"/>
        </w:trPr>
        <w:tc>
          <w:tcPr>
            <w:tcW w:w="1349" w:type="dxa"/>
            <w:shd w:val="clear" w:color="auto" w:fill="CCCCCC" w:themeFill="text1" w:themeFillTint="33"/>
          </w:tcPr>
          <w:p w14:paraId="255FE1BB">
            <w:pPr>
              <w:spacing w:after="0"/>
              <w:rPr>
                <w:ins w:id="3595" w:author="Tayyab Mehboob" w:date="2025-03-26T13:22:00Z"/>
                <w:del w:id="3596" w:author="SHARIF ULLAH" w:date="2026-10-07T18:21:00Z"/>
                <w:rFonts w:ascii="Times New Roman" w:hAnsi="Times New Roman" w:cs="Times New Roman"/>
                <w:b w:val="0"/>
                <w:bCs w:val="0"/>
              </w:rPr>
            </w:pPr>
            <w:ins w:id="3597" w:author="Tayyab Mehboob" w:date="2025-03-26T13:22:00Z">
              <w:del w:id="3598" w:author="SHARIF ULLAH" w:date="2026-10-07T18:21:00Z">
                <w:r>
                  <w:rPr>
                    <w:rFonts w:ascii="Times New Roman" w:hAnsi="Times New Roman" w:cs="Times New Roman"/>
                    <w:b/>
                    <w:bCs/>
                  </w:rPr>
                  <w:delText>Submission Status</w:delText>
                </w:r>
              </w:del>
            </w:ins>
          </w:p>
        </w:tc>
        <w:tc>
          <w:tcPr>
            <w:tcW w:w="1008" w:type="dxa"/>
            <w:shd w:val="clear" w:color="auto" w:fill="CCCCCC" w:themeFill="text1" w:themeFillTint="33"/>
          </w:tcPr>
          <w:p w14:paraId="6A639235">
            <w:pPr>
              <w:spacing w:after="0"/>
              <w:rPr>
                <w:ins w:id="3599" w:author="Tayyab Mehboob" w:date="2025-03-26T13:22:00Z"/>
                <w:del w:id="3600" w:author="SHARIF ULLAH" w:date="2026-10-07T18:21:00Z"/>
                <w:rFonts w:ascii="Times New Roman" w:hAnsi="Times New Roman" w:cs="Times New Roman"/>
              </w:rPr>
            </w:pPr>
            <w:ins w:id="3601" w:author="Tayyab Mehboob" w:date="2025-03-26T13:22:00Z">
              <w:del w:id="3602"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08ECDBD7">
            <w:pPr>
              <w:spacing w:after="0"/>
              <w:rPr>
                <w:ins w:id="3603" w:author="Tayyab Mehboob" w:date="2025-03-26T13:22:00Z"/>
                <w:del w:id="3604" w:author="SHARIF ULLAH" w:date="2026-10-07T18:21:00Z"/>
                <w:rFonts w:ascii="Times New Roman" w:hAnsi="Times New Roman" w:cs="Times New Roman"/>
              </w:rPr>
            </w:pPr>
            <w:ins w:id="3605" w:author="Tayyab Mehboob" w:date="2025-03-26T13:22:00Z">
              <w:del w:id="3606" w:author="SHARIF ULLAH" w:date="2026-10-07T18:21:00Z">
                <w:r>
                  <w:rPr>
                    <w:rFonts w:ascii="Times New Roman" w:hAnsi="Times New Roman" w:cs="Times New Roman"/>
                  </w:rPr>
                  <w:delText>Status of work submission.</w:delText>
                </w:r>
              </w:del>
            </w:ins>
          </w:p>
        </w:tc>
        <w:tc>
          <w:tcPr>
            <w:tcW w:w="1002" w:type="dxa"/>
            <w:shd w:val="clear" w:color="auto" w:fill="CCCCCC" w:themeFill="text1" w:themeFillTint="33"/>
          </w:tcPr>
          <w:p w14:paraId="01BA7FC1">
            <w:pPr>
              <w:spacing w:after="0"/>
              <w:rPr>
                <w:ins w:id="3607" w:author="Tayyab Mehboob" w:date="2025-03-26T13:22:00Z"/>
                <w:del w:id="3608" w:author="SHARIF ULLAH" w:date="2026-10-07T18:21:00Z"/>
                <w:rFonts w:ascii="Times New Roman" w:hAnsi="Times New Roman" w:cs="Times New Roman"/>
              </w:rPr>
            </w:pPr>
            <w:ins w:id="3609" w:author="Tayyab Mehboob" w:date="2025-03-26T13:22:00Z">
              <w:del w:id="3610"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6AC3CEE0">
            <w:pPr>
              <w:spacing w:after="0"/>
              <w:rPr>
                <w:ins w:id="3611" w:author="Tayyab Mehboob" w:date="2025-03-26T13:22:00Z"/>
                <w:del w:id="3612" w:author="SHARIF ULLAH" w:date="2026-10-07T18:21:00Z"/>
                <w:rFonts w:ascii="Times New Roman" w:hAnsi="Times New Roman" w:cs="Times New Roman"/>
              </w:rPr>
            </w:pPr>
            <w:ins w:id="3613" w:author="Tayyab Mehboob" w:date="2025-03-26T13:22:00Z">
              <w:del w:id="3614" w:author="SHARIF ULLAH" w:date="2026-10-07T18:21:00Z">
                <w:r>
                  <w:rPr>
                    <w:rFonts w:ascii="Times New Roman" w:hAnsi="Times New Roman" w:cs="Times New Roman"/>
                  </w:rPr>
                  <w:delText>15</w:delText>
                </w:r>
              </w:del>
            </w:ins>
          </w:p>
        </w:tc>
        <w:tc>
          <w:tcPr>
            <w:tcW w:w="3448" w:type="dxa"/>
            <w:shd w:val="clear" w:color="auto" w:fill="CCCCCC" w:themeFill="text1" w:themeFillTint="33"/>
          </w:tcPr>
          <w:p w14:paraId="74E45751">
            <w:pPr>
              <w:spacing w:after="0"/>
              <w:rPr>
                <w:ins w:id="3615" w:author="Tayyab Mehboob" w:date="2025-03-26T13:22:00Z"/>
                <w:del w:id="3616" w:author="SHARIF ULLAH" w:date="2026-10-07T18:21:00Z"/>
                <w:rFonts w:ascii="Times New Roman" w:hAnsi="Times New Roman" w:cs="Times New Roman"/>
              </w:rPr>
            </w:pPr>
            <w:ins w:id="3617" w:author="Tayyab Mehboob" w:date="2025-03-26T13:22:00Z">
              <w:del w:id="3618" w:author="SHARIF ULLAH" w:date="2026-10-07T18:21:00Z">
                <w:r>
                  <w:rPr>
                    <w:rFonts w:ascii="Times New Roman" w:hAnsi="Times New Roman" w:cs="Times New Roman"/>
                  </w:rPr>
                  <w:delText>Submitted</w:delText>
                </w:r>
              </w:del>
            </w:ins>
          </w:p>
        </w:tc>
        <w:tc>
          <w:tcPr>
            <w:tcW w:w="1492" w:type="dxa"/>
            <w:shd w:val="clear" w:color="auto" w:fill="CCCCCC" w:themeFill="text1" w:themeFillTint="33"/>
          </w:tcPr>
          <w:p w14:paraId="76F6BD80">
            <w:pPr>
              <w:spacing w:after="0"/>
              <w:rPr>
                <w:ins w:id="3619" w:author="Tayyab Mehboob" w:date="2025-03-26T13:22:00Z"/>
                <w:del w:id="3620" w:author="SHARIF ULLAH" w:date="2026-10-07T18:21:00Z"/>
                <w:rFonts w:ascii="Times New Roman" w:hAnsi="Times New Roman" w:cs="Times New Roman"/>
              </w:rPr>
            </w:pPr>
            <w:ins w:id="3621" w:author="Tayyab Mehboob" w:date="2025-03-26T13:22:00Z">
              <w:del w:id="3622" w:author="SHARIF ULLAH" w:date="2026-10-07T18:21:00Z">
                <w:r>
                  <w:rPr>
                    <w:rFonts w:ascii="Times New Roman" w:hAnsi="Times New Roman" w:cs="Times New Roman"/>
                  </w:rPr>
                  <w:delText>Possible values: Pending, Submitted, Failed.</w:delText>
                </w:r>
              </w:del>
            </w:ins>
          </w:p>
        </w:tc>
      </w:tr>
      <w:tr w14:paraId="74BA531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623" w:author="Tayyab Mehboob" w:date="2025-03-26T13:22:00Z"/>
          <w:del w:id="3624" w:author="SHARIF ULLAH" w:date="2026-10-07T18:21:00Z"/>
        </w:trPr>
        <w:tc>
          <w:tcPr>
            <w:tcW w:w="1349" w:type="dxa"/>
          </w:tcPr>
          <w:p w14:paraId="514BE200">
            <w:pPr>
              <w:spacing w:after="0"/>
              <w:rPr>
                <w:ins w:id="3625" w:author="Tayyab Mehboob" w:date="2025-03-26T13:22:00Z"/>
                <w:del w:id="3626" w:author="SHARIF ULLAH" w:date="2026-10-07T18:21:00Z"/>
                <w:rFonts w:ascii="Times New Roman" w:hAnsi="Times New Roman" w:cs="Times New Roman"/>
                <w:b w:val="0"/>
                <w:bCs w:val="0"/>
              </w:rPr>
            </w:pPr>
            <w:ins w:id="3627" w:author="Tayyab Mehboob" w:date="2025-03-26T13:22:00Z">
              <w:del w:id="3628" w:author="SHARIF ULLAH" w:date="2026-10-07T18:21:00Z">
                <w:r>
                  <w:rPr>
                    <w:rFonts w:ascii="Times New Roman" w:hAnsi="Times New Roman" w:cs="Times New Roman"/>
                    <w:b/>
                    <w:bCs/>
                  </w:rPr>
                  <w:delText>Feedback ID</w:delText>
                </w:r>
              </w:del>
            </w:ins>
          </w:p>
        </w:tc>
        <w:tc>
          <w:tcPr>
            <w:tcW w:w="1008" w:type="dxa"/>
          </w:tcPr>
          <w:p w14:paraId="6729E9A6">
            <w:pPr>
              <w:spacing w:after="0"/>
              <w:rPr>
                <w:ins w:id="3629" w:author="Tayyab Mehboob" w:date="2025-03-26T13:22:00Z"/>
                <w:del w:id="3630" w:author="SHARIF ULLAH" w:date="2026-10-07T18:21:00Z"/>
                <w:rFonts w:ascii="Times New Roman" w:hAnsi="Times New Roman" w:cs="Times New Roman"/>
              </w:rPr>
            </w:pPr>
            <w:ins w:id="3631" w:author="Tayyab Mehboob" w:date="2025-03-26T13:22:00Z">
              <w:del w:id="3632" w:author="SHARIF ULLAH" w:date="2026-10-07T18:21:00Z">
                <w:r>
                  <w:rPr>
                    <w:rFonts w:ascii="Times New Roman" w:hAnsi="Times New Roman" w:cs="Times New Roman"/>
                  </w:rPr>
                  <w:delText>Data Element</w:delText>
                </w:r>
              </w:del>
            </w:ins>
          </w:p>
        </w:tc>
        <w:tc>
          <w:tcPr>
            <w:tcW w:w="1389" w:type="dxa"/>
          </w:tcPr>
          <w:p w14:paraId="4DF5625D">
            <w:pPr>
              <w:spacing w:after="0"/>
              <w:rPr>
                <w:ins w:id="3633" w:author="Tayyab Mehboob" w:date="2025-03-26T13:22:00Z"/>
                <w:del w:id="3634" w:author="SHARIF ULLAH" w:date="2026-10-07T18:21:00Z"/>
                <w:rFonts w:ascii="Times New Roman" w:hAnsi="Times New Roman" w:cs="Times New Roman"/>
              </w:rPr>
            </w:pPr>
            <w:ins w:id="3635" w:author="Tayyab Mehboob" w:date="2025-03-26T13:22:00Z">
              <w:del w:id="3636" w:author="SHARIF ULLAH" w:date="2026-10-07T18:21:00Z">
                <w:r>
                  <w:rPr>
                    <w:rFonts w:ascii="Times New Roman" w:hAnsi="Times New Roman" w:cs="Times New Roman"/>
                  </w:rPr>
                  <w:delText>Unique identifier for the feedback.</w:delText>
                </w:r>
              </w:del>
            </w:ins>
          </w:p>
        </w:tc>
        <w:tc>
          <w:tcPr>
            <w:tcW w:w="1002" w:type="dxa"/>
          </w:tcPr>
          <w:p w14:paraId="59CB7A8D">
            <w:pPr>
              <w:spacing w:after="0"/>
              <w:rPr>
                <w:ins w:id="3637" w:author="Tayyab Mehboob" w:date="2025-03-26T13:22:00Z"/>
                <w:del w:id="3638" w:author="SHARIF ULLAH" w:date="2026-10-07T18:21:00Z"/>
                <w:rFonts w:ascii="Times New Roman" w:hAnsi="Times New Roman" w:cs="Times New Roman"/>
              </w:rPr>
            </w:pPr>
            <w:ins w:id="3639" w:author="Tayyab Mehboob" w:date="2025-03-26T13:22:00Z">
              <w:del w:id="3640" w:author="SHARIF ULLAH" w:date="2026-10-07T18:21:00Z">
                <w:r>
                  <w:rPr>
                    <w:rFonts w:ascii="Times New Roman" w:hAnsi="Times New Roman" w:cs="Times New Roman"/>
                  </w:rPr>
                  <w:delText>Integer</w:delText>
                </w:r>
              </w:del>
            </w:ins>
          </w:p>
        </w:tc>
        <w:tc>
          <w:tcPr>
            <w:tcW w:w="900" w:type="dxa"/>
          </w:tcPr>
          <w:p w14:paraId="6E295B38">
            <w:pPr>
              <w:spacing w:after="0"/>
              <w:rPr>
                <w:ins w:id="3641" w:author="Tayyab Mehboob" w:date="2025-03-26T13:22:00Z"/>
                <w:del w:id="3642" w:author="SHARIF ULLAH" w:date="2026-10-07T18:21:00Z"/>
                <w:rFonts w:ascii="Times New Roman" w:hAnsi="Times New Roman" w:cs="Times New Roman"/>
              </w:rPr>
            </w:pPr>
            <w:ins w:id="3643" w:author="Tayyab Mehboob" w:date="2025-03-26T13:22:00Z">
              <w:del w:id="3644" w:author="SHARIF ULLAH" w:date="2026-10-07T18:21:00Z">
                <w:r>
                  <w:rPr>
                    <w:rFonts w:ascii="Times New Roman" w:hAnsi="Times New Roman" w:cs="Times New Roman"/>
                  </w:rPr>
                  <w:delText>10</w:delText>
                </w:r>
              </w:del>
            </w:ins>
          </w:p>
        </w:tc>
        <w:tc>
          <w:tcPr>
            <w:tcW w:w="3448" w:type="dxa"/>
          </w:tcPr>
          <w:p w14:paraId="439D780B">
            <w:pPr>
              <w:spacing w:after="0"/>
              <w:rPr>
                <w:ins w:id="3645" w:author="Tayyab Mehboob" w:date="2025-03-26T13:22:00Z"/>
                <w:del w:id="3646" w:author="SHARIF ULLAH" w:date="2026-10-07T18:21:00Z"/>
                <w:rFonts w:ascii="Times New Roman" w:hAnsi="Times New Roman" w:cs="Times New Roman"/>
              </w:rPr>
            </w:pPr>
            <w:ins w:id="3647" w:author="Tayyab Mehboob" w:date="2025-03-26T13:22:00Z">
              <w:del w:id="3648" w:author="SHARIF ULLAH" w:date="2026-10-07T18:21:00Z">
                <w:r>
                  <w:rPr>
                    <w:rFonts w:ascii="Times New Roman" w:hAnsi="Times New Roman" w:cs="Times New Roman"/>
                  </w:rPr>
                  <w:delText>769327</w:delText>
                </w:r>
              </w:del>
            </w:ins>
          </w:p>
        </w:tc>
        <w:tc>
          <w:tcPr>
            <w:tcW w:w="1492" w:type="dxa"/>
          </w:tcPr>
          <w:p w14:paraId="0B130BDA">
            <w:pPr>
              <w:spacing w:after="0"/>
              <w:rPr>
                <w:ins w:id="3649" w:author="Tayyab Mehboob" w:date="2025-03-26T13:22:00Z"/>
                <w:del w:id="3650" w:author="SHARIF ULLAH" w:date="2026-10-07T18:21:00Z"/>
                <w:rFonts w:ascii="Times New Roman" w:hAnsi="Times New Roman" w:cs="Times New Roman"/>
              </w:rPr>
            </w:pPr>
            <w:ins w:id="3651" w:author="Tayyab Mehboob" w:date="2025-03-26T13:22:00Z">
              <w:del w:id="3652" w:author="SHARIF ULLAH" w:date="2026-10-07T18:21:00Z">
                <w:r>
                  <w:rPr>
                    <w:rFonts w:ascii="Times New Roman" w:hAnsi="Times New Roman" w:cs="Times New Roman"/>
                  </w:rPr>
                  <w:delText>Auto-generated unique ID.</w:delText>
                </w:r>
              </w:del>
            </w:ins>
          </w:p>
        </w:tc>
      </w:tr>
      <w:tr w14:paraId="0AFEFC4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653" w:author="Tayyab Mehboob" w:date="2025-03-26T13:22:00Z"/>
          <w:del w:id="3654" w:author="SHARIF ULLAH" w:date="2026-10-07T18:21:00Z"/>
        </w:trPr>
        <w:tc>
          <w:tcPr>
            <w:tcW w:w="1349" w:type="dxa"/>
            <w:shd w:val="clear" w:color="auto" w:fill="CCCCCC" w:themeFill="text1" w:themeFillTint="33"/>
          </w:tcPr>
          <w:p w14:paraId="2B131365">
            <w:pPr>
              <w:spacing w:after="0"/>
              <w:rPr>
                <w:ins w:id="3655" w:author="Tayyab Mehboob" w:date="2025-03-26T13:22:00Z"/>
                <w:del w:id="3656" w:author="SHARIF ULLAH" w:date="2026-10-07T18:21:00Z"/>
                <w:rFonts w:ascii="Times New Roman" w:hAnsi="Times New Roman" w:cs="Times New Roman"/>
                <w:b w:val="0"/>
                <w:bCs w:val="0"/>
              </w:rPr>
            </w:pPr>
            <w:ins w:id="3657" w:author="Tayyab Mehboob" w:date="2025-03-26T13:22:00Z">
              <w:del w:id="3658" w:author="SHARIF ULLAH" w:date="2026-10-07T18:21:00Z">
                <w:r>
                  <w:rPr>
                    <w:rFonts w:ascii="Times New Roman" w:hAnsi="Times New Roman" w:cs="Times New Roman"/>
                    <w:b/>
                    <w:bCs/>
                  </w:rPr>
                  <w:delText>Feedback Comments</w:delText>
                </w:r>
              </w:del>
            </w:ins>
          </w:p>
        </w:tc>
        <w:tc>
          <w:tcPr>
            <w:tcW w:w="1008" w:type="dxa"/>
            <w:shd w:val="clear" w:color="auto" w:fill="CCCCCC" w:themeFill="text1" w:themeFillTint="33"/>
          </w:tcPr>
          <w:p w14:paraId="15DBC26A">
            <w:pPr>
              <w:spacing w:after="0"/>
              <w:rPr>
                <w:ins w:id="3659" w:author="Tayyab Mehboob" w:date="2025-03-26T13:22:00Z"/>
                <w:del w:id="3660" w:author="SHARIF ULLAH" w:date="2026-10-07T18:21:00Z"/>
                <w:rFonts w:ascii="Times New Roman" w:hAnsi="Times New Roman" w:cs="Times New Roman"/>
              </w:rPr>
            </w:pPr>
            <w:ins w:id="3661" w:author="Tayyab Mehboob" w:date="2025-03-26T13:22:00Z">
              <w:del w:id="3662"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2ABE233E">
            <w:pPr>
              <w:spacing w:after="0"/>
              <w:rPr>
                <w:ins w:id="3663" w:author="Tayyab Mehboob" w:date="2025-03-26T13:22:00Z"/>
                <w:del w:id="3664" w:author="SHARIF ULLAH" w:date="2026-10-07T18:21:00Z"/>
                <w:rFonts w:ascii="Times New Roman" w:hAnsi="Times New Roman" w:cs="Times New Roman"/>
              </w:rPr>
            </w:pPr>
            <w:ins w:id="3665" w:author="Tayyab Mehboob" w:date="2025-03-26T13:22:00Z">
              <w:del w:id="3666" w:author="SHARIF ULLAH" w:date="2026-10-07T18:21:00Z">
                <w:r>
                  <w:rPr>
                    <w:rFonts w:ascii="Times New Roman" w:hAnsi="Times New Roman" w:cs="Times New Roman"/>
                  </w:rPr>
                  <w:delText xml:space="preserve">Comments provided by the supervisor on student’s work. </w:delText>
                </w:r>
              </w:del>
            </w:ins>
          </w:p>
        </w:tc>
        <w:tc>
          <w:tcPr>
            <w:tcW w:w="1002" w:type="dxa"/>
            <w:shd w:val="clear" w:color="auto" w:fill="CCCCCC" w:themeFill="text1" w:themeFillTint="33"/>
          </w:tcPr>
          <w:p w14:paraId="5B5AC6FB">
            <w:pPr>
              <w:spacing w:after="0"/>
              <w:rPr>
                <w:ins w:id="3667" w:author="Tayyab Mehboob" w:date="2025-03-26T13:22:00Z"/>
                <w:del w:id="3668" w:author="SHARIF ULLAH" w:date="2026-10-07T18:21:00Z"/>
                <w:rFonts w:ascii="Times New Roman" w:hAnsi="Times New Roman" w:cs="Times New Roman"/>
              </w:rPr>
            </w:pPr>
            <w:ins w:id="3669" w:author="Tayyab Mehboob" w:date="2025-03-26T13:22:00Z">
              <w:del w:id="3670"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449073A2">
            <w:pPr>
              <w:spacing w:after="0"/>
              <w:rPr>
                <w:ins w:id="3671" w:author="Tayyab Mehboob" w:date="2025-03-26T13:22:00Z"/>
                <w:del w:id="3672" w:author="SHARIF ULLAH" w:date="2026-10-07T18:21:00Z"/>
                <w:rFonts w:ascii="Times New Roman" w:hAnsi="Times New Roman" w:cs="Times New Roman"/>
              </w:rPr>
            </w:pPr>
            <w:ins w:id="3673" w:author="Tayyab Mehboob" w:date="2025-03-26T13:22:00Z">
              <w:del w:id="3674" w:author="SHARIF ULLAH" w:date="2026-10-07T18:21:00Z">
                <w:r>
                  <w:rPr>
                    <w:rFonts w:ascii="Times New Roman" w:hAnsi="Times New Roman" w:cs="Times New Roman"/>
                  </w:rPr>
                  <w:delText>200</w:delText>
                </w:r>
              </w:del>
            </w:ins>
          </w:p>
        </w:tc>
        <w:tc>
          <w:tcPr>
            <w:tcW w:w="3448" w:type="dxa"/>
            <w:shd w:val="clear" w:color="auto" w:fill="CCCCCC" w:themeFill="text1" w:themeFillTint="33"/>
          </w:tcPr>
          <w:p w14:paraId="74B0EFA1">
            <w:pPr>
              <w:spacing w:after="0"/>
              <w:rPr>
                <w:ins w:id="3675" w:author="Tayyab Mehboob" w:date="2025-03-26T13:22:00Z"/>
                <w:del w:id="3676" w:author="SHARIF ULLAH" w:date="2026-10-07T18:21:00Z"/>
                <w:rFonts w:ascii="Times New Roman" w:hAnsi="Times New Roman" w:cs="Times New Roman"/>
              </w:rPr>
            </w:pPr>
            <w:ins w:id="3677" w:author="Tayyab Mehboob" w:date="2025-03-26T13:22:00Z">
              <w:del w:id="3678" w:author="SHARIF ULLAH" w:date="2026-10-07T18:21:00Z">
                <w:r>
                  <w:rPr>
                    <w:rFonts w:ascii="Times New Roman" w:hAnsi="Times New Roman" w:cs="Times New Roman"/>
                  </w:rPr>
                  <w:delText>Good work, need some changes.</w:delText>
                </w:r>
              </w:del>
            </w:ins>
          </w:p>
        </w:tc>
        <w:tc>
          <w:tcPr>
            <w:tcW w:w="1492" w:type="dxa"/>
            <w:shd w:val="clear" w:color="auto" w:fill="CCCCCC" w:themeFill="text1" w:themeFillTint="33"/>
          </w:tcPr>
          <w:p w14:paraId="42E5F544">
            <w:pPr>
              <w:spacing w:after="0"/>
              <w:rPr>
                <w:ins w:id="3679" w:author="Tayyab Mehboob" w:date="2025-03-26T13:22:00Z"/>
                <w:del w:id="3680" w:author="SHARIF ULLAH" w:date="2026-10-07T18:21:00Z"/>
                <w:rFonts w:ascii="Times New Roman" w:hAnsi="Times New Roman" w:cs="Times New Roman"/>
              </w:rPr>
            </w:pPr>
            <w:ins w:id="3681" w:author="Tayyab Mehboob" w:date="2025-03-26T13:22:00Z">
              <w:del w:id="3682" w:author="SHARIF ULLAH" w:date="2026-10-07T18:21:00Z">
                <w:r>
                  <w:rPr>
                    <w:rFonts w:ascii="Times New Roman" w:hAnsi="Times New Roman" w:cs="Times New Roman"/>
                  </w:rPr>
                  <w:delText>Required</w:delText>
                </w:r>
              </w:del>
            </w:ins>
          </w:p>
        </w:tc>
      </w:tr>
      <w:tr w14:paraId="40E072F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683" w:author="Tayyab Mehboob" w:date="2025-03-26T13:22:00Z"/>
          <w:del w:id="3684" w:author="SHARIF ULLAH" w:date="2026-10-07T18:21:00Z"/>
        </w:trPr>
        <w:tc>
          <w:tcPr>
            <w:tcW w:w="1349" w:type="dxa"/>
          </w:tcPr>
          <w:p w14:paraId="73203F8C">
            <w:pPr>
              <w:spacing w:after="0"/>
              <w:rPr>
                <w:ins w:id="3685" w:author="Tayyab Mehboob" w:date="2025-03-26T13:22:00Z"/>
                <w:del w:id="3686" w:author="SHARIF ULLAH" w:date="2026-10-07T18:21:00Z"/>
                <w:rFonts w:ascii="Times New Roman" w:hAnsi="Times New Roman" w:cs="Times New Roman"/>
                <w:b w:val="0"/>
                <w:bCs w:val="0"/>
              </w:rPr>
            </w:pPr>
            <w:ins w:id="3687" w:author="Tayyab Mehboob" w:date="2025-03-26T13:22:00Z">
              <w:del w:id="3688" w:author="SHARIF ULLAH" w:date="2026-10-07T18:21:00Z">
                <w:r>
                  <w:rPr>
                    <w:rFonts w:ascii="Times New Roman" w:hAnsi="Times New Roman" w:cs="Times New Roman"/>
                    <w:b/>
                    <w:bCs/>
                  </w:rPr>
                  <w:delText>Feedback Date</w:delText>
                </w:r>
              </w:del>
            </w:ins>
          </w:p>
        </w:tc>
        <w:tc>
          <w:tcPr>
            <w:tcW w:w="1008" w:type="dxa"/>
          </w:tcPr>
          <w:p w14:paraId="3732DA51">
            <w:pPr>
              <w:spacing w:after="0"/>
              <w:rPr>
                <w:ins w:id="3689" w:author="Tayyab Mehboob" w:date="2025-03-26T13:22:00Z"/>
                <w:del w:id="3690" w:author="SHARIF ULLAH" w:date="2026-10-07T18:21:00Z"/>
                <w:rFonts w:ascii="Times New Roman" w:hAnsi="Times New Roman" w:cs="Times New Roman"/>
              </w:rPr>
            </w:pPr>
            <w:ins w:id="3691" w:author="Tayyab Mehboob" w:date="2025-03-26T13:22:00Z">
              <w:del w:id="3692" w:author="SHARIF ULLAH" w:date="2026-10-07T18:21:00Z">
                <w:r>
                  <w:rPr>
                    <w:rFonts w:ascii="Times New Roman" w:hAnsi="Times New Roman" w:cs="Times New Roman"/>
                  </w:rPr>
                  <w:delText>Data Element</w:delText>
                </w:r>
              </w:del>
            </w:ins>
          </w:p>
        </w:tc>
        <w:tc>
          <w:tcPr>
            <w:tcW w:w="1389" w:type="dxa"/>
          </w:tcPr>
          <w:p w14:paraId="34EE2407">
            <w:pPr>
              <w:spacing w:after="0"/>
              <w:rPr>
                <w:ins w:id="3693" w:author="Tayyab Mehboob" w:date="2025-03-26T13:22:00Z"/>
                <w:del w:id="3694" w:author="SHARIF ULLAH" w:date="2026-10-07T18:21:00Z"/>
                <w:rFonts w:ascii="Times New Roman" w:hAnsi="Times New Roman" w:cs="Times New Roman"/>
              </w:rPr>
            </w:pPr>
            <w:ins w:id="3695" w:author="Tayyab Mehboob" w:date="2025-03-26T13:22:00Z">
              <w:del w:id="3696" w:author="SHARIF ULLAH" w:date="2026-10-07T18:21:00Z">
                <w:r>
                  <w:rPr>
                    <w:rFonts w:ascii="Times New Roman" w:hAnsi="Times New Roman" w:cs="Times New Roman"/>
                  </w:rPr>
                  <w:delText>Date when feedback was submitted.</w:delText>
                </w:r>
              </w:del>
            </w:ins>
          </w:p>
        </w:tc>
        <w:tc>
          <w:tcPr>
            <w:tcW w:w="1002" w:type="dxa"/>
          </w:tcPr>
          <w:p w14:paraId="2EE8E8C6">
            <w:pPr>
              <w:spacing w:after="0"/>
              <w:rPr>
                <w:ins w:id="3697" w:author="Tayyab Mehboob" w:date="2025-03-26T13:22:00Z"/>
                <w:del w:id="3698" w:author="SHARIF ULLAH" w:date="2026-10-07T18:21:00Z"/>
                <w:rFonts w:ascii="Times New Roman" w:hAnsi="Times New Roman" w:cs="Times New Roman"/>
              </w:rPr>
            </w:pPr>
            <w:ins w:id="3699" w:author="Tayyab Mehboob" w:date="2025-03-26T13:22:00Z">
              <w:del w:id="3700" w:author="SHARIF ULLAH" w:date="2026-10-07T18:21:00Z">
                <w:r>
                  <w:rPr>
                    <w:rFonts w:ascii="Times New Roman" w:hAnsi="Times New Roman" w:cs="Times New Roman"/>
                  </w:rPr>
                  <w:delText>Date</w:delText>
                </w:r>
              </w:del>
            </w:ins>
          </w:p>
        </w:tc>
        <w:tc>
          <w:tcPr>
            <w:tcW w:w="900" w:type="dxa"/>
          </w:tcPr>
          <w:p w14:paraId="3836D1AA">
            <w:pPr>
              <w:spacing w:after="0"/>
              <w:rPr>
                <w:ins w:id="3701" w:author="Tayyab Mehboob" w:date="2025-03-26T13:22:00Z"/>
                <w:del w:id="3702" w:author="SHARIF ULLAH" w:date="2026-10-07T18:21:00Z"/>
                <w:rFonts w:ascii="Times New Roman" w:hAnsi="Times New Roman" w:cs="Times New Roman"/>
              </w:rPr>
            </w:pPr>
            <w:ins w:id="3703" w:author="Tayyab Mehboob" w:date="2025-03-26T13:22:00Z">
              <w:del w:id="3704" w:author="SHARIF ULLAH" w:date="2026-10-07T18:21:00Z">
                <w:r>
                  <w:rPr>
                    <w:rFonts w:ascii="Times New Roman" w:hAnsi="Times New Roman" w:cs="Times New Roman"/>
                  </w:rPr>
                  <w:delText>10</w:delText>
                </w:r>
              </w:del>
            </w:ins>
          </w:p>
        </w:tc>
        <w:tc>
          <w:tcPr>
            <w:tcW w:w="3448" w:type="dxa"/>
          </w:tcPr>
          <w:p w14:paraId="2A164984">
            <w:pPr>
              <w:spacing w:after="0"/>
              <w:rPr>
                <w:ins w:id="3705" w:author="Tayyab Mehboob" w:date="2025-03-26T13:22:00Z"/>
                <w:del w:id="3706" w:author="SHARIF ULLAH" w:date="2026-10-07T18:21:00Z"/>
                <w:rFonts w:ascii="Times New Roman" w:hAnsi="Times New Roman" w:cs="Times New Roman"/>
              </w:rPr>
            </w:pPr>
            <w:ins w:id="3707" w:author="Tayyab Mehboob" w:date="2025-03-26T13:22:00Z">
              <w:del w:id="3708" w:author="SHARIF ULLAH" w:date="2026-10-07T18:21:00Z">
                <w:r>
                  <w:rPr>
                    <w:rFonts w:ascii="Times New Roman" w:hAnsi="Times New Roman" w:cs="Times New Roman"/>
                  </w:rPr>
                  <w:delText>28/03/2025</w:delText>
                </w:r>
              </w:del>
            </w:ins>
          </w:p>
        </w:tc>
        <w:tc>
          <w:tcPr>
            <w:tcW w:w="1492" w:type="dxa"/>
          </w:tcPr>
          <w:p w14:paraId="340F0FDD">
            <w:pPr>
              <w:spacing w:after="0"/>
              <w:rPr>
                <w:ins w:id="3709" w:author="Tayyab Mehboob" w:date="2025-03-26T13:22:00Z"/>
                <w:del w:id="3710" w:author="SHARIF ULLAH" w:date="2026-10-07T18:21:00Z"/>
                <w:rFonts w:ascii="Times New Roman" w:hAnsi="Times New Roman" w:cs="Times New Roman"/>
              </w:rPr>
            </w:pPr>
            <w:ins w:id="3711" w:author="Tayyab Mehboob" w:date="2025-03-26T13:22:00Z">
              <w:del w:id="3712" w:author="SHARIF ULLAH" w:date="2026-10-07T18:21:00Z">
                <w:r>
                  <w:rPr>
                    <w:rFonts w:ascii="Times New Roman" w:hAnsi="Times New Roman" w:cs="Times New Roman"/>
                  </w:rPr>
                  <w:delText>Must be in DD/MM/YYYY format.</w:delText>
                </w:r>
              </w:del>
            </w:ins>
          </w:p>
        </w:tc>
      </w:tr>
      <w:tr w14:paraId="4297EA2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09" w:hRule="atLeast"/>
          <w:ins w:id="3713" w:author="Tayyab Mehboob" w:date="2025-03-26T13:22:00Z"/>
          <w:del w:id="3714" w:author="SHARIF ULLAH" w:date="2026-10-07T18:21:00Z"/>
        </w:trPr>
        <w:tc>
          <w:tcPr>
            <w:tcW w:w="1349" w:type="dxa"/>
            <w:shd w:val="clear" w:color="auto" w:fill="CCCCCC" w:themeFill="text1" w:themeFillTint="33"/>
          </w:tcPr>
          <w:p w14:paraId="7DA84EB7">
            <w:pPr>
              <w:spacing w:after="0"/>
              <w:rPr>
                <w:ins w:id="3715" w:author="Tayyab Mehboob" w:date="2025-03-26T13:22:00Z"/>
                <w:del w:id="3716" w:author="SHARIF ULLAH" w:date="2026-10-07T18:21:00Z"/>
                <w:rFonts w:ascii="Times New Roman" w:hAnsi="Times New Roman" w:cs="Times New Roman"/>
                <w:b w:val="0"/>
                <w:bCs w:val="0"/>
              </w:rPr>
            </w:pPr>
            <w:ins w:id="3717" w:author="Tayyab Mehboob" w:date="2025-03-26T13:22:00Z">
              <w:del w:id="3718" w:author="SHARIF ULLAH" w:date="2026-10-07T18:21:00Z">
                <w:r>
                  <w:rPr>
                    <w:rFonts w:ascii="Times New Roman" w:hAnsi="Times New Roman" w:cs="Times New Roman"/>
                    <w:b/>
                    <w:bCs/>
                  </w:rPr>
                  <w:delText>Feedback Status</w:delText>
                </w:r>
              </w:del>
            </w:ins>
          </w:p>
        </w:tc>
        <w:tc>
          <w:tcPr>
            <w:tcW w:w="1008" w:type="dxa"/>
            <w:shd w:val="clear" w:color="auto" w:fill="CCCCCC" w:themeFill="text1" w:themeFillTint="33"/>
          </w:tcPr>
          <w:p w14:paraId="3CE0B785">
            <w:pPr>
              <w:spacing w:after="0"/>
              <w:rPr>
                <w:ins w:id="3719" w:author="Tayyab Mehboob" w:date="2025-03-26T13:22:00Z"/>
                <w:del w:id="3720" w:author="SHARIF ULLAH" w:date="2026-10-07T18:21:00Z"/>
                <w:rFonts w:ascii="Times New Roman" w:hAnsi="Times New Roman" w:cs="Times New Roman"/>
              </w:rPr>
            </w:pPr>
            <w:ins w:id="3721" w:author="Tayyab Mehboob" w:date="2025-03-26T13:22:00Z">
              <w:del w:id="3722"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13ED38AB">
            <w:pPr>
              <w:spacing w:after="0"/>
              <w:rPr>
                <w:ins w:id="3723" w:author="Tayyab Mehboob" w:date="2025-03-26T13:22:00Z"/>
                <w:del w:id="3724" w:author="SHARIF ULLAH" w:date="2026-10-07T18:21:00Z"/>
                <w:rFonts w:ascii="Times New Roman" w:hAnsi="Times New Roman" w:cs="Times New Roman"/>
              </w:rPr>
            </w:pPr>
            <w:ins w:id="3725" w:author="Tayyab Mehboob" w:date="2025-03-26T13:22:00Z">
              <w:del w:id="3726" w:author="SHARIF ULLAH" w:date="2026-10-07T18:21:00Z">
                <w:r>
                  <w:rPr>
                    <w:rFonts w:ascii="Times New Roman" w:hAnsi="Times New Roman" w:cs="Times New Roman"/>
                  </w:rPr>
                  <w:delText>Status of feedback submission.</w:delText>
                </w:r>
              </w:del>
            </w:ins>
          </w:p>
        </w:tc>
        <w:tc>
          <w:tcPr>
            <w:tcW w:w="1002" w:type="dxa"/>
            <w:shd w:val="clear" w:color="auto" w:fill="CCCCCC" w:themeFill="text1" w:themeFillTint="33"/>
          </w:tcPr>
          <w:p w14:paraId="0EA3B950">
            <w:pPr>
              <w:spacing w:after="0"/>
              <w:rPr>
                <w:ins w:id="3727" w:author="Tayyab Mehboob" w:date="2025-03-26T13:22:00Z"/>
                <w:del w:id="3728" w:author="SHARIF ULLAH" w:date="2026-10-07T18:21:00Z"/>
                <w:rFonts w:ascii="Times New Roman" w:hAnsi="Times New Roman" w:cs="Times New Roman"/>
              </w:rPr>
            </w:pPr>
            <w:ins w:id="3729" w:author="Tayyab Mehboob" w:date="2025-03-26T13:22:00Z">
              <w:del w:id="3730"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3A08E697">
            <w:pPr>
              <w:spacing w:after="0"/>
              <w:rPr>
                <w:ins w:id="3731" w:author="Tayyab Mehboob" w:date="2025-03-26T13:22:00Z"/>
                <w:del w:id="3732" w:author="SHARIF ULLAH" w:date="2026-10-07T18:21:00Z"/>
                <w:rFonts w:ascii="Times New Roman" w:hAnsi="Times New Roman" w:cs="Times New Roman"/>
              </w:rPr>
            </w:pPr>
            <w:ins w:id="3733" w:author="Tayyab Mehboob" w:date="2025-03-26T13:22:00Z">
              <w:del w:id="3734" w:author="SHARIF ULLAH" w:date="2026-10-07T18:21:00Z">
                <w:r>
                  <w:rPr>
                    <w:rFonts w:ascii="Times New Roman" w:hAnsi="Times New Roman" w:cs="Times New Roman"/>
                  </w:rPr>
                  <w:delText>15</w:delText>
                </w:r>
              </w:del>
            </w:ins>
          </w:p>
        </w:tc>
        <w:tc>
          <w:tcPr>
            <w:tcW w:w="3448" w:type="dxa"/>
            <w:shd w:val="clear" w:color="auto" w:fill="CCCCCC" w:themeFill="text1" w:themeFillTint="33"/>
          </w:tcPr>
          <w:p w14:paraId="0282EF00">
            <w:pPr>
              <w:spacing w:after="0"/>
              <w:rPr>
                <w:ins w:id="3735" w:author="Tayyab Mehboob" w:date="2025-03-26T13:22:00Z"/>
                <w:del w:id="3736" w:author="SHARIF ULLAH" w:date="2026-10-07T18:21:00Z"/>
                <w:rFonts w:ascii="Times New Roman" w:hAnsi="Times New Roman" w:cs="Times New Roman"/>
              </w:rPr>
            </w:pPr>
            <w:ins w:id="3737" w:author="Tayyab Mehboob" w:date="2025-03-26T13:22:00Z">
              <w:del w:id="3738" w:author="SHARIF ULLAH" w:date="2026-10-07T18:21:00Z">
                <w:r>
                  <w:rPr>
                    <w:rFonts w:ascii="Times New Roman" w:hAnsi="Times New Roman" w:cs="Times New Roman"/>
                  </w:rPr>
                  <w:delText>Completed</w:delText>
                </w:r>
              </w:del>
            </w:ins>
          </w:p>
        </w:tc>
        <w:tc>
          <w:tcPr>
            <w:tcW w:w="1492" w:type="dxa"/>
            <w:shd w:val="clear" w:color="auto" w:fill="CCCCCC" w:themeFill="text1" w:themeFillTint="33"/>
          </w:tcPr>
          <w:p w14:paraId="741772B1">
            <w:pPr>
              <w:spacing w:after="0"/>
              <w:rPr>
                <w:ins w:id="3739" w:author="Tayyab Mehboob" w:date="2025-03-26T13:22:00Z"/>
                <w:del w:id="3740" w:author="SHARIF ULLAH" w:date="2026-10-07T18:21:00Z"/>
                <w:rFonts w:ascii="Times New Roman" w:hAnsi="Times New Roman" w:cs="Times New Roman"/>
              </w:rPr>
            </w:pPr>
            <w:ins w:id="3741" w:author="Tayyab Mehboob" w:date="2025-03-26T13:22:00Z">
              <w:del w:id="3742" w:author="SHARIF ULLAH" w:date="2026-10-07T18:21:00Z">
                <w:r>
                  <w:rPr>
                    <w:rFonts w:ascii="Times New Roman" w:hAnsi="Times New Roman" w:cs="Times New Roman"/>
                  </w:rPr>
                  <w:delText>Possible values: Pending, Completed, Revised.</w:delText>
                </w:r>
              </w:del>
            </w:ins>
          </w:p>
        </w:tc>
      </w:tr>
      <w:tr w14:paraId="402FF0F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47" w:hRule="atLeast"/>
          <w:ins w:id="3743" w:author="Tayyab Mehboob" w:date="2025-03-26T13:22:00Z"/>
          <w:del w:id="3744" w:author="SHARIF ULLAH" w:date="2026-10-07T18:21:00Z"/>
        </w:trPr>
        <w:tc>
          <w:tcPr>
            <w:tcW w:w="1349" w:type="dxa"/>
          </w:tcPr>
          <w:p w14:paraId="58FE189B">
            <w:pPr>
              <w:spacing w:after="0"/>
              <w:rPr>
                <w:ins w:id="3745" w:author="Tayyab Mehboob" w:date="2025-03-26T13:22:00Z"/>
                <w:del w:id="3746" w:author="SHARIF ULLAH" w:date="2026-10-07T18:21:00Z"/>
                <w:rFonts w:ascii="Times New Roman" w:hAnsi="Times New Roman" w:cs="Times New Roman"/>
                <w:b w:val="0"/>
                <w:bCs w:val="0"/>
              </w:rPr>
            </w:pPr>
            <w:ins w:id="3747" w:author="Tayyab Mehboob" w:date="2025-03-26T13:22:00Z">
              <w:del w:id="3748" w:author="SHARIF ULLAH" w:date="2026-10-07T18:21:00Z">
                <w:r>
                  <w:rPr>
                    <w:rFonts w:ascii="Times New Roman" w:hAnsi="Times New Roman" w:cs="Times New Roman"/>
                    <w:b/>
                    <w:bCs/>
                  </w:rPr>
                  <w:delText>Feedback Visibility</w:delText>
                </w:r>
              </w:del>
            </w:ins>
          </w:p>
        </w:tc>
        <w:tc>
          <w:tcPr>
            <w:tcW w:w="1008" w:type="dxa"/>
          </w:tcPr>
          <w:p w14:paraId="2702CE9F">
            <w:pPr>
              <w:spacing w:after="0"/>
              <w:rPr>
                <w:ins w:id="3749" w:author="Tayyab Mehboob" w:date="2025-03-26T13:22:00Z"/>
                <w:del w:id="3750" w:author="SHARIF ULLAH" w:date="2026-10-07T18:21:00Z"/>
                <w:rFonts w:ascii="Times New Roman" w:hAnsi="Times New Roman" w:cs="Times New Roman"/>
              </w:rPr>
            </w:pPr>
            <w:ins w:id="3751" w:author="Tayyab Mehboob" w:date="2025-03-26T13:22:00Z">
              <w:del w:id="3752" w:author="SHARIF ULLAH" w:date="2026-10-07T18:21:00Z">
                <w:r>
                  <w:rPr>
                    <w:rFonts w:ascii="Times New Roman" w:hAnsi="Times New Roman" w:cs="Times New Roman"/>
                  </w:rPr>
                  <w:delText>Data Element</w:delText>
                </w:r>
              </w:del>
            </w:ins>
          </w:p>
        </w:tc>
        <w:tc>
          <w:tcPr>
            <w:tcW w:w="1389" w:type="dxa"/>
          </w:tcPr>
          <w:p w14:paraId="31BD7B36">
            <w:pPr>
              <w:spacing w:after="0"/>
              <w:rPr>
                <w:ins w:id="3753" w:author="Tayyab Mehboob" w:date="2025-03-26T13:22:00Z"/>
                <w:del w:id="3754" w:author="SHARIF ULLAH" w:date="2026-10-07T18:21:00Z"/>
                <w:rFonts w:ascii="Times New Roman" w:hAnsi="Times New Roman" w:cs="Times New Roman"/>
              </w:rPr>
            </w:pPr>
            <w:ins w:id="3755" w:author="Tayyab Mehboob" w:date="2025-03-26T13:22:00Z">
              <w:del w:id="3756" w:author="SHARIF ULLAH" w:date="2026-10-07T18:21:00Z">
                <w:r>
                  <w:rPr>
                    <w:rFonts w:ascii="Times New Roman" w:hAnsi="Times New Roman" w:cs="Times New Roman"/>
                  </w:rPr>
                  <w:delText>Determines if feedback is accessible to student.</w:delText>
                </w:r>
              </w:del>
            </w:ins>
          </w:p>
        </w:tc>
        <w:tc>
          <w:tcPr>
            <w:tcW w:w="1002" w:type="dxa"/>
          </w:tcPr>
          <w:p w14:paraId="4D2C8B1A">
            <w:pPr>
              <w:spacing w:after="0"/>
              <w:rPr>
                <w:ins w:id="3757" w:author="Tayyab Mehboob" w:date="2025-03-26T13:22:00Z"/>
                <w:del w:id="3758" w:author="SHARIF ULLAH" w:date="2026-10-07T18:21:00Z"/>
                <w:rFonts w:ascii="Times New Roman" w:hAnsi="Times New Roman" w:cs="Times New Roman"/>
              </w:rPr>
            </w:pPr>
            <w:ins w:id="3759" w:author="Tayyab Mehboob" w:date="2025-03-26T13:22:00Z">
              <w:del w:id="3760" w:author="SHARIF ULLAH" w:date="2026-10-07T18:21:00Z">
                <w:r>
                  <w:rPr>
                    <w:rFonts w:ascii="Times New Roman" w:hAnsi="Times New Roman" w:cs="Times New Roman"/>
                  </w:rPr>
                  <w:delText>Boolean</w:delText>
                </w:r>
              </w:del>
            </w:ins>
          </w:p>
        </w:tc>
        <w:tc>
          <w:tcPr>
            <w:tcW w:w="900" w:type="dxa"/>
          </w:tcPr>
          <w:p w14:paraId="40E13F09">
            <w:pPr>
              <w:spacing w:after="0"/>
              <w:rPr>
                <w:ins w:id="3761" w:author="Tayyab Mehboob" w:date="2025-03-26T13:22:00Z"/>
                <w:del w:id="3762" w:author="SHARIF ULLAH" w:date="2026-10-07T18:21:00Z"/>
                <w:rFonts w:ascii="Times New Roman" w:hAnsi="Times New Roman" w:cs="Times New Roman"/>
              </w:rPr>
            </w:pPr>
            <w:ins w:id="3763" w:author="Tayyab Mehboob" w:date="2025-03-26T13:22:00Z">
              <w:del w:id="3764" w:author="SHARIF ULLAH" w:date="2026-10-07T18:21:00Z">
                <w:r>
                  <w:rPr>
                    <w:rFonts w:ascii="Times New Roman" w:hAnsi="Times New Roman" w:cs="Times New Roman"/>
                  </w:rPr>
                  <w:delText>1</w:delText>
                </w:r>
              </w:del>
            </w:ins>
          </w:p>
        </w:tc>
        <w:tc>
          <w:tcPr>
            <w:tcW w:w="3448" w:type="dxa"/>
          </w:tcPr>
          <w:p w14:paraId="1C3C06E7">
            <w:pPr>
              <w:spacing w:after="0"/>
              <w:rPr>
                <w:ins w:id="3765" w:author="Tayyab Mehboob" w:date="2025-03-26T13:22:00Z"/>
                <w:del w:id="3766" w:author="SHARIF ULLAH" w:date="2026-10-07T18:21:00Z"/>
                <w:rFonts w:ascii="Times New Roman" w:hAnsi="Times New Roman" w:cs="Times New Roman"/>
              </w:rPr>
            </w:pPr>
            <w:ins w:id="3767" w:author="Tayyab Mehboob" w:date="2025-03-26T13:22:00Z">
              <w:del w:id="3768" w:author="SHARIF ULLAH" w:date="2026-10-07T18:21:00Z">
                <w:r>
                  <w:rPr>
                    <w:rFonts w:ascii="Times New Roman" w:hAnsi="Times New Roman" w:cs="Times New Roman"/>
                  </w:rPr>
                  <w:delText>True</w:delText>
                </w:r>
              </w:del>
            </w:ins>
          </w:p>
        </w:tc>
        <w:tc>
          <w:tcPr>
            <w:tcW w:w="1492" w:type="dxa"/>
          </w:tcPr>
          <w:p w14:paraId="45E17C19">
            <w:pPr>
              <w:spacing w:after="0"/>
              <w:rPr>
                <w:ins w:id="3769" w:author="Tayyab Mehboob" w:date="2025-03-26T13:22:00Z"/>
                <w:del w:id="3770" w:author="SHARIF ULLAH" w:date="2026-10-07T18:21:00Z"/>
                <w:rFonts w:ascii="Times New Roman" w:hAnsi="Times New Roman" w:cs="Times New Roman"/>
              </w:rPr>
            </w:pPr>
            <w:ins w:id="3771" w:author="Tayyab Mehboob" w:date="2025-03-26T13:22:00Z">
              <w:del w:id="3772" w:author="SHARIF ULLAH" w:date="2026-10-07T18:21:00Z">
                <w:r>
                  <w:rPr>
                    <w:rFonts w:ascii="Times New Roman" w:hAnsi="Times New Roman" w:cs="Times New Roman"/>
                  </w:rPr>
                  <w:delText>True= Visible</w:delText>
                </w:r>
              </w:del>
            </w:ins>
          </w:p>
          <w:p w14:paraId="76629D0D">
            <w:pPr>
              <w:spacing w:after="0"/>
              <w:rPr>
                <w:ins w:id="3773" w:author="Tayyab Mehboob" w:date="2025-03-26T13:22:00Z"/>
                <w:del w:id="3774" w:author="SHARIF ULLAH" w:date="2026-10-07T18:21:00Z"/>
                <w:rFonts w:ascii="Times New Roman" w:hAnsi="Times New Roman" w:cs="Times New Roman"/>
              </w:rPr>
            </w:pPr>
            <w:ins w:id="3775" w:author="Tayyab Mehboob" w:date="2025-03-26T13:22:00Z">
              <w:del w:id="3776" w:author="SHARIF ULLAH" w:date="2026-10-07T18:21:00Z">
                <w:r>
                  <w:rPr>
                    <w:rFonts w:ascii="Times New Roman" w:hAnsi="Times New Roman" w:cs="Times New Roman"/>
                  </w:rPr>
                  <w:delText>False= Hidden</w:delText>
                </w:r>
              </w:del>
            </w:ins>
          </w:p>
        </w:tc>
      </w:tr>
      <w:tr w14:paraId="7741CAE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47" w:hRule="atLeast"/>
          <w:ins w:id="3777" w:author="Tayyab Mehboob" w:date="2025-03-26T13:22:00Z"/>
          <w:del w:id="3778" w:author="SHARIF ULLAH" w:date="2026-10-07T18:21:00Z"/>
        </w:trPr>
        <w:tc>
          <w:tcPr>
            <w:tcW w:w="1349" w:type="dxa"/>
            <w:shd w:val="clear" w:color="auto" w:fill="CCCCCC" w:themeFill="text1" w:themeFillTint="33"/>
          </w:tcPr>
          <w:p w14:paraId="0A3CD7BB">
            <w:pPr>
              <w:spacing w:after="0"/>
              <w:rPr>
                <w:ins w:id="3779" w:author="Tayyab Mehboob" w:date="2025-03-26T13:22:00Z"/>
                <w:del w:id="3780" w:author="SHARIF ULLAH" w:date="2026-10-07T18:21:00Z"/>
                <w:rFonts w:ascii="Times New Roman" w:hAnsi="Times New Roman" w:cs="Times New Roman"/>
                <w:b w:val="0"/>
                <w:bCs w:val="0"/>
              </w:rPr>
            </w:pPr>
            <w:ins w:id="3781" w:author="Tayyab Mehboob" w:date="2025-03-26T13:22:00Z">
              <w:del w:id="3782" w:author="SHARIF ULLAH" w:date="2026-10-07T18:21:00Z">
                <w:r>
                  <w:rPr>
                    <w:rFonts w:ascii="Times New Roman" w:hAnsi="Times New Roman" w:cs="Times New Roman"/>
                    <w:b/>
                    <w:bCs/>
                  </w:rPr>
                  <w:delText>Supervisor Query Response</w:delText>
                </w:r>
              </w:del>
            </w:ins>
          </w:p>
        </w:tc>
        <w:tc>
          <w:tcPr>
            <w:tcW w:w="1008" w:type="dxa"/>
            <w:shd w:val="clear" w:color="auto" w:fill="CCCCCC" w:themeFill="text1" w:themeFillTint="33"/>
          </w:tcPr>
          <w:p w14:paraId="5B2CCECA">
            <w:pPr>
              <w:spacing w:after="0"/>
              <w:rPr>
                <w:ins w:id="3783" w:author="Tayyab Mehboob" w:date="2025-03-26T13:22:00Z"/>
                <w:del w:id="3784" w:author="SHARIF ULLAH" w:date="2026-10-07T18:21:00Z"/>
                <w:rFonts w:ascii="Times New Roman" w:hAnsi="Times New Roman" w:cs="Times New Roman"/>
              </w:rPr>
            </w:pPr>
            <w:ins w:id="3785" w:author="Tayyab Mehboob" w:date="2025-03-26T13:22:00Z">
              <w:del w:id="3786" w:author="SHARIF ULLAH" w:date="2026-10-07T18:21:00Z">
                <w:r>
                  <w:rPr>
                    <w:rFonts w:ascii="Times New Roman" w:hAnsi="Times New Roman" w:cs="Times New Roman"/>
                  </w:rPr>
                  <w:delText>Data Element</w:delText>
                </w:r>
              </w:del>
            </w:ins>
          </w:p>
        </w:tc>
        <w:tc>
          <w:tcPr>
            <w:tcW w:w="1389" w:type="dxa"/>
            <w:shd w:val="clear" w:color="auto" w:fill="CCCCCC" w:themeFill="text1" w:themeFillTint="33"/>
          </w:tcPr>
          <w:p w14:paraId="6105FB84">
            <w:pPr>
              <w:spacing w:after="0"/>
              <w:rPr>
                <w:ins w:id="3787" w:author="Tayyab Mehboob" w:date="2025-03-26T13:22:00Z"/>
                <w:del w:id="3788" w:author="SHARIF ULLAH" w:date="2026-10-07T18:21:00Z"/>
                <w:rFonts w:ascii="Times New Roman" w:hAnsi="Times New Roman" w:cs="Times New Roman"/>
              </w:rPr>
            </w:pPr>
            <w:ins w:id="3789" w:author="Tayyab Mehboob" w:date="2025-03-26T13:22:00Z">
              <w:del w:id="3790" w:author="SHARIF ULLAH" w:date="2026-10-07T18:21:00Z">
                <w:r>
                  <w:rPr>
                    <w:rFonts w:ascii="Times New Roman" w:hAnsi="Times New Roman" w:cs="Times New Roman"/>
                  </w:rPr>
                  <w:delText>Supervisor’s response to student queries.</w:delText>
                </w:r>
              </w:del>
            </w:ins>
          </w:p>
        </w:tc>
        <w:tc>
          <w:tcPr>
            <w:tcW w:w="1002" w:type="dxa"/>
            <w:shd w:val="clear" w:color="auto" w:fill="CCCCCC" w:themeFill="text1" w:themeFillTint="33"/>
          </w:tcPr>
          <w:p w14:paraId="3D8ED284">
            <w:pPr>
              <w:spacing w:after="0"/>
              <w:rPr>
                <w:ins w:id="3791" w:author="Tayyab Mehboob" w:date="2025-03-26T13:22:00Z"/>
                <w:del w:id="3792" w:author="SHARIF ULLAH" w:date="2026-10-07T18:21:00Z"/>
                <w:rFonts w:ascii="Times New Roman" w:hAnsi="Times New Roman" w:cs="Times New Roman"/>
              </w:rPr>
            </w:pPr>
            <w:ins w:id="3793" w:author="Tayyab Mehboob" w:date="2025-03-26T13:22:00Z">
              <w:del w:id="3794" w:author="SHARIF ULLAH" w:date="2026-10-07T18:21:00Z">
                <w:r>
                  <w:rPr>
                    <w:rFonts w:ascii="Times New Roman" w:hAnsi="Times New Roman" w:cs="Times New Roman"/>
                  </w:rPr>
                  <w:delText>String</w:delText>
                </w:r>
              </w:del>
            </w:ins>
          </w:p>
        </w:tc>
        <w:tc>
          <w:tcPr>
            <w:tcW w:w="900" w:type="dxa"/>
            <w:shd w:val="clear" w:color="auto" w:fill="CCCCCC" w:themeFill="text1" w:themeFillTint="33"/>
          </w:tcPr>
          <w:p w14:paraId="2B2EEA72">
            <w:pPr>
              <w:spacing w:after="0"/>
              <w:rPr>
                <w:ins w:id="3795" w:author="Tayyab Mehboob" w:date="2025-03-26T13:22:00Z"/>
                <w:del w:id="3796" w:author="SHARIF ULLAH" w:date="2026-10-07T18:21:00Z"/>
                <w:rFonts w:ascii="Times New Roman" w:hAnsi="Times New Roman" w:cs="Times New Roman"/>
              </w:rPr>
            </w:pPr>
            <w:ins w:id="3797" w:author="Tayyab Mehboob" w:date="2025-03-26T13:22:00Z">
              <w:del w:id="3798" w:author="SHARIF ULLAH" w:date="2026-10-07T18:21:00Z">
                <w:r>
                  <w:rPr>
                    <w:rFonts w:ascii="Times New Roman" w:hAnsi="Times New Roman" w:cs="Times New Roman"/>
                  </w:rPr>
                  <w:delText>200</w:delText>
                </w:r>
              </w:del>
            </w:ins>
          </w:p>
        </w:tc>
        <w:tc>
          <w:tcPr>
            <w:tcW w:w="3448" w:type="dxa"/>
            <w:shd w:val="clear" w:color="auto" w:fill="CCCCCC" w:themeFill="text1" w:themeFillTint="33"/>
          </w:tcPr>
          <w:p w14:paraId="41E4DEBF">
            <w:pPr>
              <w:spacing w:after="0"/>
              <w:rPr>
                <w:ins w:id="3799" w:author="Tayyab Mehboob" w:date="2025-03-26T13:22:00Z"/>
                <w:del w:id="3800" w:author="SHARIF ULLAH" w:date="2026-10-07T18:21:00Z"/>
                <w:rFonts w:ascii="Times New Roman" w:hAnsi="Times New Roman" w:cs="Times New Roman"/>
              </w:rPr>
            </w:pPr>
            <w:ins w:id="3801" w:author="Tayyab Mehboob" w:date="2025-03-26T13:22:00Z">
              <w:del w:id="3802" w:author="SHARIF ULLAH" w:date="2026-10-07T18:21:00Z">
                <w:r>
                  <w:rPr>
                    <w:rFonts w:ascii="Times New Roman" w:hAnsi="Times New Roman" w:cs="Times New Roman"/>
                  </w:rPr>
                  <w:delText>Further clarification on model</w:delText>
                </w:r>
              </w:del>
            </w:ins>
          </w:p>
        </w:tc>
        <w:tc>
          <w:tcPr>
            <w:tcW w:w="1492" w:type="dxa"/>
            <w:shd w:val="clear" w:color="auto" w:fill="CCCCCC" w:themeFill="text1" w:themeFillTint="33"/>
          </w:tcPr>
          <w:p w14:paraId="04421C3C">
            <w:pPr>
              <w:spacing w:after="0"/>
              <w:rPr>
                <w:ins w:id="3803" w:author="Tayyab Mehboob" w:date="2025-03-26T13:22:00Z"/>
                <w:del w:id="3804" w:author="SHARIF ULLAH" w:date="2026-10-07T18:21:00Z"/>
                <w:rFonts w:ascii="Times New Roman" w:hAnsi="Times New Roman" w:cs="Times New Roman"/>
              </w:rPr>
            </w:pPr>
            <w:ins w:id="3805" w:author="Tayyab Mehboob" w:date="2025-03-26T13:22:00Z">
              <w:del w:id="3806" w:author="SHARIF ULLAH" w:date="2026-10-07T18:21:00Z">
                <w:r>
                  <w:rPr>
                    <w:rFonts w:ascii="Times New Roman" w:hAnsi="Times New Roman" w:cs="Times New Roman"/>
                  </w:rPr>
                  <w:delText>Optional</w:delText>
                </w:r>
              </w:del>
            </w:ins>
          </w:p>
        </w:tc>
      </w:tr>
    </w:tbl>
    <w:p w14:paraId="321257CA">
      <w:pPr>
        <w:numPr>
          <w:ilvl w:val="0"/>
          <w:numId w:val="0"/>
        </w:numPr>
        <w:spacing w:before="100" w:beforeAutospacing="1" w:after="100" w:afterAutospacing="1" w:line="240" w:lineRule="auto"/>
        <w:ind w:left="720" w:firstLine="0"/>
        <w:rPr>
          <w:del w:id="3808" w:author="SHARIF ULLAH" w:date="2026-10-07T18:21:00Z"/>
          <w:rFonts w:ascii="Times New Roman" w:hAnsi="Times New Roman" w:eastAsia="Times New Roman" w:cs="Times New Roman"/>
          <w:b/>
          <w:bCs/>
          <w:sz w:val="36"/>
          <w:szCs w:val="36"/>
          <w:rPrChange w:id="3809" w:author="Tayyab Mehboob" w:date="2025-03-26T13:21:00Z">
            <w:rPr>
              <w:del w:id="3810" w:author="SHARIF ULLAH" w:date="2026-10-07T18:21:00Z"/>
              <w:rFonts w:ascii="Times New Roman" w:hAnsi="Times New Roman" w:eastAsia="Times New Roman" w:cs="Times New Roman"/>
              <w:sz w:val="24"/>
              <w:szCs w:val="24"/>
            </w:rPr>
          </w:rPrChange>
        </w:rPr>
        <w:pPrChange w:id="3807" w:author="Tayyab Mehboob" w:date="2025-03-26T13:21:00Z">
          <w:pPr>
            <w:numPr>
              <w:ilvl w:val="0"/>
              <w:numId w:val="114"/>
            </w:numPr>
            <w:spacing w:before="100" w:beforeAutospacing="1" w:after="100" w:afterAutospacing="1" w:line="240" w:lineRule="auto"/>
            <w:ind w:left="720" w:hanging="360"/>
          </w:pPr>
        </w:pPrChange>
      </w:pPr>
    </w:p>
    <w:p w14:paraId="04BE9FB3">
      <w:pPr>
        <w:pStyle w:val="2"/>
        <w:rPr>
          <w:ins w:id="3812" w:author="Tayyab Mehboob" w:date="2025-03-26T13:25:00Z"/>
          <w:del w:id="3813" w:author="SHARIF ULLAH" w:date="2026-10-07T18:21:00Z"/>
        </w:rPr>
        <w:pPrChange w:id="3811" w:author="MUHAMMAD HAMAD" w:date="2025-03-26T14:00:00Z">
          <w:pPr/>
        </w:pPrChange>
      </w:pPr>
      <w:ins w:id="3814" w:author="Tayyab Mehboob" w:date="2025-03-26T13:25:00Z">
        <w:del w:id="3815" w:author="SHARIF ULLAH" w:date="2026-10-07T18:21:00Z">
          <w:bookmarkStart w:id="36" w:name="_Toc193890210"/>
          <w:r>
            <w:rPr/>
            <w:delText>System Sequence Diagram</w:delText>
          </w:r>
          <w:bookmarkEnd w:id="36"/>
        </w:del>
      </w:ins>
    </w:p>
    <w:p w14:paraId="20015C2A">
      <w:pPr>
        <w:rPr>
          <w:ins w:id="3816" w:author="Tayyab Mehboob" w:date="2025-03-26T13:25:00Z"/>
          <w:del w:id="3817" w:author="SHARIF ULLAH" w:date="2026-10-07T18:21:00Z"/>
          <w:rFonts w:ascii="Times New Roman" w:hAnsi="Times New Roman" w:cs="Times New Roman"/>
          <w:b/>
          <w:bCs/>
          <w:sz w:val="32"/>
          <w:szCs w:val="32"/>
        </w:rPr>
      </w:pPr>
    </w:p>
    <w:p w14:paraId="6F396B55">
      <w:pPr>
        <w:pStyle w:val="3"/>
        <w:rPr>
          <w:ins w:id="3819" w:author="Tayyab Mehboob" w:date="2025-03-26T13:26:00Z"/>
          <w:del w:id="3820" w:author="SHARIF ULLAH" w:date="2026-10-07T18:21:00Z"/>
        </w:rPr>
        <w:pPrChange w:id="3818" w:author="MUHAMMAD HAMAD" w:date="2025-03-26T14:01:00Z">
          <w:pPr/>
        </w:pPrChange>
      </w:pPr>
      <w:ins w:id="3821" w:author="Tayyab Mehboob" w:date="2025-03-26T13:25:00Z">
        <w:del w:id="3822" w:author="SHARIF ULLAH" w:date="2026-10-07T18:21:00Z">
          <w:bookmarkStart w:id="37" w:name="_Toc193890211"/>
          <w:r>
            <w:rPr/>
            <w:delText>UC</w:delText>
          </w:r>
        </w:del>
      </w:ins>
      <w:ins w:id="3823" w:author="Tayyab Mehboob" w:date="2025-03-26T13:26:00Z">
        <w:del w:id="3824" w:author="SHARIF ULLAH" w:date="2026-10-07T18:21:00Z">
          <w:r>
            <w:rPr/>
            <w:delText xml:space="preserve"> 01:Offer projects and assign Supervisor</w:delText>
          </w:r>
          <w:bookmarkEnd w:id="37"/>
        </w:del>
      </w:ins>
    </w:p>
    <w:p w14:paraId="08D77EF0">
      <w:pPr>
        <w:ind w:left="1440"/>
        <w:rPr>
          <w:ins w:id="3825" w:author="Tayyab Mehboob" w:date="2025-03-26T13:29:00Z"/>
          <w:del w:id="3826" w:author="SHARIF ULLAH" w:date="2026-10-07T18:21:00Z"/>
          <w:rFonts w:ascii="Times New Roman" w:hAnsi="Times New Roman" w:cs="Times New Roman"/>
          <w:b/>
          <w:bCs/>
          <w:sz w:val="32"/>
          <w:szCs w:val="32"/>
        </w:rPr>
      </w:pPr>
      <w:ins w:id="3827" w:author="Tayyab Mehboob" w:date="2025-03-26T13:29:00Z">
        <w:del w:id="3828" w:author="SHARIF ULLAH" w:date="2026-10-07T18:21:00Z">
          <w:r>
            <w:rPr>
              <w:rFonts w:ascii="Times New Roman" w:hAnsi="Times New Roman" w:cs="Times New Roman"/>
              <w:b/>
              <w:bCs/>
              <w:sz w:val="32"/>
              <w:szCs w:val="32"/>
            </w:rPr>
            <w:drawing>
              <wp:inline distT="0" distB="0" distL="0" distR="0">
                <wp:extent cx="4411980" cy="3890010"/>
                <wp:effectExtent l="0" t="0" r="7620" b="0"/>
                <wp:docPr id="14924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1869"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419263" cy="3896554"/>
                        </a:xfrm>
                        <a:prstGeom prst="rect">
                          <a:avLst/>
                        </a:prstGeom>
                      </pic:spPr>
                    </pic:pic>
                  </a:graphicData>
                </a:graphic>
              </wp:inline>
            </w:drawing>
          </w:r>
        </w:del>
      </w:ins>
    </w:p>
    <w:p w14:paraId="4E2D75C2">
      <w:pPr>
        <w:ind w:left="1440"/>
        <w:rPr>
          <w:ins w:id="3831" w:author="Tayyab Mehboob" w:date="2025-03-26T13:29:00Z"/>
          <w:del w:id="3832" w:author="SHARIF ULLAH" w:date="2026-10-07T18:21:00Z"/>
          <w:rFonts w:ascii="Times New Roman" w:hAnsi="Times New Roman" w:cs="Times New Roman"/>
          <w:b/>
          <w:bCs/>
          <w:sz w:val="32"/>
          <w:szCs w:val="32"/>
        </w:rPr>
      </w:pPr>
    </w:p>
    <w:p w14:paraId="410B72A3">
      <w:pPr>
        <w:pStyle w:val="3"/>
        <w:rPr>
          <w:ins w:id="3834" w:author="Tayyab Mehboob" w:date="2025-03-26T13:30:00Z"/>
          <w:del w:id="3835" w:author="SHARIF ULLAH" w:date="2026-10-07T18:21:00Z"/>
        </w:rPr>
        <w:pPrChange w:id="3833" w:author="MUHAMMAD HAMAD" w:date="2025-03-26T14:01:00Z">
          <w:pPr/>
        </w:pPrChange>
      </w:pPr>
      <w:ins w:id="3836" w:author="Tayyab Mehboob" w:date="2025-03-26T13:29:00Z">
        <w:del w:id="3837" w:author="SHARIF ULLAH" w:date="2026-10-07T18:21:00Z">
          <w:bookmarkStart w:id="38" w:name="_Toc193890212"/>
          <w:r>
            <w:rPr/>
            <w:delText>UC 02:</w:delText>
          </w:r>
        </w:del>
      </w:ins>
      <w:ins w:id="3838" w:author="Tayyab Mehboob" w:date="2025-03-26T13:30:00Z">
        <w:del w:id="3839" w:author="SHARIF ULLAH" w:date="2026-10-07T18:21:00Z">
          <w:r>
            <w:rPr/>
            <w:delText xml:space="preserve"> Project Registration</w:delText>
          </w:r>
          <w:bookmarkEnd w:id="38"/>
        </w:del>
      </w:ins>
    </w:p>
    <w:p w14:paraId="6F39A4EA">
      <w:pPr>
        <w:jc w:val="center"/>
        <w:rPr>
          <w:ins w:id="3840" w:author="Tayyab Mehboob" w:date="2025-03-26T13:30:00Z"/>
          <w:del w:id="3841" w:author="SHARIF ULLAH" w:date="2026-10-07T18:21:00Z"/>
          <w:rFonts w:ascii="Times New Roman" w:hAnsi="Times New Roman" w:cs="Times New Roman"/>
          <w:b/>
          <w:bCs/>
          <w:sz w:val="32"/>
          <w:szCs w:val="32"/>
        </w:rPr>
      </w:pPr>
      <w:ins w:id="3842" w:author="Tayyab Mehboob" w:date="2025-03-26T13:30:00Z">
        <w:del w:id="3843" w:author="SHARIF ULLAH" w:date="2026-10-07T18:21:00Z">
          <w:r>
            <w:rPr>
              <w:rFonts w:ascii="Times New Roman" w:hAnsi="Times New Roman" w:cs="Times New Roman"/>
              <w:b/>
              <w:bCs/>
              <w:sz w:val="32"/>
              <w:szCs w:val="32"/>
            </w:rPr>
            <w:drawing>
              <wp:inline distT="0" distB="0" distL="0" distR="0">
                <wp:extent cx="4351020" cy="3615055"/>
                <wp:effectExtent l="0" t="0" r="0" b="4445"/>
                <wp:docPr id="411662106"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2106" name="Picture 2" descr="A diagram of a project&#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365370" cy="3627559"/>
                        </a:xfrm>
                        <a:prstGeom prst="rect">
                          <a:avLst/>
                        </a:prstGeom>
                      </pic:spPr>
                    </pic:pic>
                  </a:graphicData>
                </a:graphic>
              </wp:inline>
            </w:drawing>
          </w:r>
        </w:del>
      </w:ins>
    </w:p>
    <w:p w14:paraId="11788CB6">
      <w:pPr>
        <w:pStyle w:val="3"/>
        <w:rPr>
          <w:ins w:id="3847" w:author="Tayyab Mehboob" w:date="2025-03-26T13:31:00Z"/>
          <w:del w:id="3848" w:author="SHARIF ULLAH" w:date="2026-10-07T18:21:00Z"/>
        </w:rPr>
        <w:pPrChange w:id="3846" w:author="MUHAMMAD HAMAD" w:date="2025-03-26T14:01:00Z">
          <w:pPr>
            <w:jc w:val="center"/>
          </w:pPr>
        </w:pPrChange>
      </w:pPr>
    </w:p>
    <w:p w14:paraId="58BAE494">
      <w:pPr>
        <w:pStyle w:val="3"/>
        <w:rPr>
          <w:ins w:id="3850" w:author="Tayyab Mehboob" w:date="2025-03-26T13:31:00Z"/>
          <w:del w:id="3851" w:author="SHARIF ULLAH" w:date="2026-10-07T18:21:00Z"/>
        </w:rPr>
        <w:pPrChange w:id="3849" w:author="MUHAMMAD HAMAD" w:date="2025-03-26T14:01:00Z">
          <w:pPr/>
        </w:pPrChange>
      </w:pPr>
      <w:ins w:id="3852" w:author="Tayyab Mehboob" w:date="2025-03-26T13:31:00Z">
        <w:del w:id="3853" w:author="SHARIF ULLAH" w:date="2026-10-07T18:21:00Z">
          <w:bookmarkStart w:id="39" w:name="_Toc193890213"/>
          <w:r>
            <w:rPr/>
            <w:delText>UC 03: Project Approval</w:delText>
          </w:r>
          <w:bookmarkEnd w:id="39"/>
        </w:del>
      </w:ins>
    </w:p>
    <w:p w14:paraId="14DFE007">
      <w:pPr>
        <w:rPr>
          <w:ins w:id="3854" w:author="Tayyab Mehboob" w:date="2025-03-26T13:31:00Z"/>
          <w:del w:id="3855" w:author="SHARIF ULLAH" w:date="2026-10-07T18:21:00Z"/>
          <w:rFonts w:ascii="Times New Roman" w:hAnsi="Times New Roman" w:cs="Times New Roman"/>
          <w:b/>
          <w:bCs/>
          <w:sz w:val="32"/>
          <w:szCs w:val="32"/>
        </w:rPr>
      </w:pPr>
    </w:p>
    <w:p w14:paraId="6BA23359">
      <w:pPr>
        <w:jc w:val="center"/>
        <w:rPr>
          <w:ins w:id="3857" w:author="Tayyab Mehboob" w:date="2025-03-26T13:31:00Z"/>
          <w:del w:id="3858" w:author="SHARIF ULLAH" w:date="2026-10-07T18:21:00Z"/>
          <w:rFonts w:ascii="Times New Roman" w:hAnsi="Times New Roman" w:cs="Times New Roman"/>
          <w:b/>
          <w:bCs/>
          <w:sz w:val="32"/>
          <w:szCs w:val="32"/>
        </w:rPr>
        <w:pPrChange w:id="3856" w:author="Tayyab Mehboob" w:date="2025-03-26T13:32:00Z">
          <w:pPr/>
        </w:pPrChange>
      </w:pPr>
      <w:ins w:id="3859" w:author="Tayyab Mehboob" w:date="2025-03-26T13:32:00Z">
        <w:del w:id="3860" w:author="SHARIF ULLAH" w:date="2026-10-07T18:21:00Z">
          <w:r>
            <w:rPr>
              <w:rFonts w:ascii="Times New Roman" w:hAnsi="Times New Roman" w:cs="Times New Roman"/>
              <w:b/>
              <w:bCs/>
              <w:sz w:val="32"/>
              <w:szCs w:val="32"/>
            </w:rPr>
            <w:drawing>
              <wp:inline distT="0" distB="0" distL="0" distR="0">
                <wp:extent cx="5623560" cy="3299460"/>
                <wp:effectExtent l="0" t="0" r="0" b="0"/>
                <wp:docPr id="125640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6594" name="Picture 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24047" cy="3299746"/>
                        </a:xfrm>
                        <a:prstGeom prst="rect">
                          <a:avLst/>
                        </a:prstGeom>
                      </pic:spPr>
                    </pic:pic>
                  </a:graphicData>
                </a:graphic>
              </wp:inline>
            </w:drawing>
          </w:r>
        </w:del>
      </w:ins>
    </w:p>
    <w:p w14:paraId="4898D01F">
      <w:pPr>
        <w:jc w:val="center"/>
        <w:rPr>
          <w:ins w:id="3864" w:author="Tayyab Mehboob" w:date="2025-03-26T13:29:00Z"/>
          <w:del w:id="3865" w:author="SHARIF ULLAH" w:date="2026-10-07T18:21:00Z"/>
          <w:rFonts w:ascii="Times New Roman" w:hAnsi="Times New Roman" w:cs="Times New Roman"/>
          <w:b/>
          <w:bCs/>
          <w:sz w:val="32"/>
          <w:szCs w:val="32"/>
        </w:rPr>
        <w:pPrChange w:id="3863" w:author="Tayyab Mehboob" w:date="2025-03-26T13:30:00Z">
          <w:pPr/>
        </w:pPrChange>
      </w:pPr>
    </w:p>
    <w:p w14:paraId="29751998">
      <w:pPr>
        <w:pStyle w:val="3"/>
        <w:rPr>
          <w:ins w:id="3867" w:author="Tayyab Mehboob" w:date="2025-03-26T13:32:00Z"/>
          <w:del w:id="3868" w:author="SHARIF ULLAH" w:date="2026-10-07T18:21:00Z"/>
        </w:rPr>
        <w:pPrChange w:id="3866" w:author="MUHAMMAD HAMAD" w:date="2025-03-26T14:01:00Z">
          <w:pPr/>
        </w:pPrChange>
      </w:pPr>
      <w:ins w:id="3869" w:author="Tayyab Mehboob" w:date="2025-03-26T13:32:00Z">
        <w:del w:id="3870" w:author="SHARIF ULLAH" w:date="2026-10-07T18:21:00Z">
          <w:bookmarkStart w:id="40" w:name="_Toc193890214"/>
          <w:r>
            <w:rPr/>
            <w:delText>UC 04: Upload work product</w:delText>
          </w:r>
          <w:bookmarkEnd w:id="40"/>
        </w:del>
      </w:ins>
    </w:p>
    <w:p w14:paraId="0C639804">
      <w:pPr>
        <w:jc w:val="center"/>
        <w:rPr>
          <w:ins w:id="3871" w:author="Tayyab Mehboob" w:date="2025-03-26T13:32:00Z"/>
          <w:del w:id="3872" w:author="SHARIF ULLAH" w:date="2026-10-07T18:21:00Z"/>
          <w:rFonts w:ascii="Times New Roman" w:hAnsi="Times New Roman" w:cs="Times New Roman"/>
          <w:b/>
          <w:bCs/>
          <w:sz w:val="32"/>
          <w:szCs w:val="32"/>
        </w:rPr>
      </w:pPr>
      <w:ins w:id="3873" w:author="Tayyab Mehboob" w:date="2025-03-26T13:32:00Z">
        <w:del w:id="3874" w:author="SHARIF ULLAH" w:date="2026-10-07T18:21:00Z">
          <w:r>
            <w:rPr>
              <w:rFonts w:ascii="Times New Roman" w:hAnsi="Times New Roman" w:cs="Times New Roman"/>
              <w:b/>
              <w:bCs/>
              <w:sz w:val="32"/>
              <w:szCs w:val="32"/>
            </w:rPr>
            <w:drawing>
              <wp:inline distT="0" distB="0" distL="0" distR="0">
                <wp:extent cx="5280660" cy="3314700"/>
                <wp:effectExtent l="0" t="0" r="0" b="0"/>
                <wp:docPr id="880025670"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5670" name="Picture 4" descr="A diagram of a project&#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281118" cy="3314987"/>
                        </a:xfrm>
                        <a:prstGeom prst="rect">
                          <a:avLst/>
                        </a:prstGeom>
                      </pic:spPr>
                    </pic:pic>
                  </a:graphicData>
                </a:graphic>
              </wp:inline>
            </w:drawing>
          </w:r>
        </w:del>
      </w:ins>
    </w:p>
    <w:p w14:paraId="63CB82FB">
      <w:pPr>
        <w:jc w:val="center"/>
        <w:rPr>
          <w:ins w:id="3877" w:author="Tayyab Mehboob" w:date="2025-03-26T13:32:00Z"/>
          <w:del w:id="3878" w:author="SHARIF ULLAH" w:date="2026-10-07T18:21:00Z"/>
          <w:rFonts w:ascii="Times New Roman" w:hAnsi="Times New Roman" w:cs="Times New Roman"/>
          <w:b/>
          <w:bCs/>
          <w:sz w:val="32"/>
          <w:szCs w:val="32"/>
        </w:rPr>
      </w:pPr>
    </w:p>
    <w:p w14:paraId="116CB380">
      <w:pPr>
        <w:pStyle w:val="3"/>
        <w:rPr>
          <w:ins w:id="3880" w:author="Tayyab Mehboob" w:date="2025-03-26T13:33:00Z"/>
          <w:del w:id="3881" w:author="SHARIF ULLAH" w:date="2026-10-07T18:21:00Z"/>
        </w:rPr>
        <w:pPrChange w:id="3879" w:author="MUHAMMAD HAMAD" w:date="2025-03-26T14:01:00Z">
          <w:pPr/>
        </w:pPrChange>
      </w:pPr>
      <w:ins w:id="3882" w:author="Tayyab Mehboob" w:date="2025-03-26T13:33:00Z">
        <w:del w:id="3883" w:author="SHARIF ULLAH" w:date="2026-10-07T18:21:00Z">
          <w:bookmarkStart w:id="41" w:name="_Toc193890215"/>
          <w:r>
            <w:rPr/>
            <w:delText>UC 05: View work product</w:delText>
          </w:r>
          <w:bookmarkEnd w:id="41"/>
        </w:del>
      </w:ins>
    </w:p>
    <w:p w14:paraId="122EE096">
      <w:pPr>
        <w:rPr>
          <w:ins w:id="3884" w:author="Tayyab Mehboob" w:date="2025-03-26T13:33:00Z"/>
          <w:del w:id="3885" w:author="SHARIF ULLAH" w:date="2026-10-07T18:21:00Z"/>
          <w:rFonts w:ascii="Times New Roman" w:hAnsi="Times New Roman" w:cs="Times New Roman"/>
          <w:b/>
          <w:bCs/>
          <w:sz w:val="32"/>
          <w:szCs w:val="32"/>
        </w:rPr>
      </w:pPr>
      <w:ins w:id="3886" w:author="Tayyab Mehboob" w:date="2025-03-26T13:33:00Z">
        <w:del w:id="3887" w:author="SHARIF ULLAH" w:date="2026-10-07T18:21:00Z">
          <w:r>
            <w:rPr>
              <w:rFonts w:ascii="Times New Roman" w:hAnsi="Times New Roman" w:cs="Times New Roman"/>
              <w:b/>
              <w:bCs/>
              <w:sz w:val="32"/>
              <w:szCs w:val="32"/>
            </w:rPr>
            <w:drawing>
              <wp:inline distT="0" distB="0" distL="0" distR="0">
                <wp:extent cx="5417820" cy="3398520"/>
                <wp:effectExtent l="0" t="0" r="0" b="0"/>
                <wp:docPr id="12996009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0950" name="Picture 5" descr="A screenshot of a computer&#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418290" cy="3398815"/>
                        </a:xfrm>
                        <a:prstGeom prst="rect">
                          <a:avLst/>
                        </a:prstGeom>
                      </pic:spPr>
                    </pic:pic>
                  </a:graphicData>
                </a:graphic>
              </wp:inline>
            </w:drawing>
          </w:r>
        </w:del>
      </w:ins>
    </w:p>
    <w:p w14:paraId="2B6A9EFA">
      <w:pPr>
        <w:rPr>
          <w:ins w:id="3890" w:author="Tayyab Mehboob" w:date="2025-03-26T13:33:00Z"/>
          <w:del w:id="3891" w:author="SHARIF ULLAH" w:date="2026-10-07T18:21:00Z"/>
          <w:rFonts w:ascii="Times New Roman" w:hAnsi="Times New Roman" w:cs="Times New Roman"/>
          <w:b/>
          <w:bCs/>
          <w:sz w:val="32"/>
          <w:szCs w:val="32"/>
        </w:rPr>
      </w:pPr>
    </w:p>
    <w:p w14:paraId="3461B769">
      <w:pPr>
        <w:pStyle w:val="3"/>
        <w:rPr>
          <w:ins w:id="3893" w:author="Tayyab Mehboob" w:date="2025-03-26T13:34:00Z"/>
          <w:del w:id="3894" w:author="SHARIF ULLAH" w:date="2026-10-07T18:21:00Z"/>
        </w:rPr>
        <w:pPrChange w:id="3892" w:author="MUHAMMAD HAMAD" w:date="2025-03-26T14:01:00Z">
          <w:pPr/>
        </w:pPrChange>
      </w:pPr>
      <w:ins w:id="3895" w:author="Tayyab Mehboob" w:date="2025-03-26T13:33:00Z">
        <w:del w:id="3896" w:author="SHARIF ULLAH" w:date="2026-10-07T18:21:00Z">
          <w:bookmarkStart w:id="42" w:name="_Toc193890216"/>
          <w:r>
            <w:rPr/>
            <w:delText xml:space="preserve">UC 06: </w:delText>
          </w:r>
        </w:del>
      </w:ins>
      <w:ins w:id="3897" w:author="Tayyab Mehboob" w:date="2025-03-26T13:34:00Z">
        <w:del w:id="3898" w:author="SHARIF ULLAH" w:date="2026-10-07T18:21:00Z">
          <w:r>
            <w:rPr/>
            <w:delText>Give Feedback</w:delText>
          </w:r>
          <w:bookmarkEnd w:id="42"/>
        </w:del>
      </w:ins>
    </w:p>
    <w:p w14:paraId="23C601C6">
      <w:pPr>
        <w:jc w:val="center"/>
        <w:rPr>
          <w:ins w:id="3899" w:author="Tayyab Mehboob" w:date="2025-03-26T13:34:00Z"/>
          <w:del w:id="3900" w:author="SHARIF ULLAH" w:date="2026-10-07T18:21:00Z"/>
          <w:rFonts w:ascii="Times New Roman" w:hAnsi="Times New Roman" w:cs="Times New Roman"/>
          <w:b/>
          <w:bCs/>
          <w:sz w:val="32"/>
          <w:szCs w:val="32"/>
        </w:rPr>
      </w:pPr>
      <w:ins w:id="3901" w:author="Tayyab Mehboob" w:date="2025-03-26T13:34:00Z">
        <w:del w:id="3902" w:author="SHARIF ULLAH" w:date="2026-10-07T18:21:00Z">
          <w:r>
            <w:rPr>
              <w:rFonts w:ascii="Times New Roman" w:hAnsi="Times New Roman" w:cs="Times New Roman"/>
              <w:b/>
              <w:bCs/>
              <w:sz w:val="32"/>
              <w:szCs w:val="32"/>
            </w:rPr>
            <w:drawing>
              <wp:inline distT="0" distB="0" distL="0" distR="0">
                <wp:extent cx="5707380" cy="3497580"/>
                <wp:effectExtent l="0" t="0" r="7620" b="7620"/>
                <wp:docPr id="165737355"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355" name="Picture 6" descr="A diagram of a system&#10;&#10;AI-generated content may be incorrect."/>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07875" cy="3497883"/>
                        </a:xfrm>
                        <a:prstGeom prst="rect">
                          <a:avLst/>
                        </a:prstGeom>
                      </pic:spPr>
                    </pic:pic>
                  </a:graphicData>
                </a:graphic>
              </wp:inline>
            </w:drawing>
          </w:r>
        </w:del>
      </w:ins>
    </w:p>
    <w:p w14:paraId="7E3EDF78">
      <w:pPr>
        <w:jc w:val="center"/>
        <w:rPr>
          <w:ins w:id="3905" w:author="Tayyab Mehboob" w:date="2025-03-26T13:34:00Z"/>
          <w:del w:id="3906" w:author="SHARIF ULLAH" w:date="2026-10-07T18:21:00Z"/>
          <w:rFonts w:ascii="Times New Roman" w:hAnsi="Times New Roman" w:cs="Times New Roman"/>
          <w:b/>
          <w:bCs/>
          <w:sz w:val="32"/>
          <w:szCs w:val="32"/>
        </w:rPr>
      </w:pPr>
    </w:p>
    <w:p w14:paraId="4D0FF6EE">
      <w:pPr>
        <w:pStyle w:val="3"/>
        <w:rPr>
          <w:ins w:id="3908" w:author="Tayyab Mehboob" w:date="2025-03-26T13:34:00Z"/>
          <w:del w:id="3909" w:author="SHARIF ULLAH" w:date="2026-10-07T18:21:00Z"/>
        </w:rPr>
        <w:pPrChange w:id="3907" w:author="MUHAMMAD HAMAD" w:date="2025-03-26T14:01:00Z">
          <w:pPr/>
        </w:pPrChange>
      </w:pPr>
      <w:ins w:id="3910" w:author="Tayyab Mehboob" w:date="2025-03-26T13:34:00Z">
        <w:del w:id="3911" w:author="SHARIF ULLAH" w:date="2026-10-07T18:21:00Z">
          <w:bookmarkStart w:id="43" w:name="_Toc193890217"/>
          <w:r>
            <w:rPr/>
            <w:delText>UC 07: View Feedback</w:delText>
          </w:r>
          <w:bookmarkEnd w:id="43"/>
        </w:del>
      </w:ins>
    </w:p>
    <w:p w14:paraId="7880D782">
      <w:pPr>
        <w:rPr>
          <w:ins w:id="3912" w:author="Tayyab Mehboob" w:date="2025-03-26T13:34:00Z"/>
          <w:del w:id="3913" w:author="SHARIF ULLAH" w:date="2026-10-07T18:21:00Z"/>
          <w:rFonts w:ascii="Times New Roman" w:hAnsi="Times New Roman" w:cs="Times New Roman"/>
          <w:b/>
          <w:bCs/>
          <w:sz w:val="32"/>
          <w:szCs w:val="32"/>
        </w:rPr>
      </w:pPr>
      <w:ins w:id="3914" w:author="Tayyab Mehboob" w:date="2025-03-26T13:34:00Z">
        <w:del w:id="3915" w:author="SHARIF ULLAH" w:date="2026-10-07T18:21:00Z">
          <w:r>
            <w:rPr>
              <w:rFonts w:ascii="Times New Roman" w:hAnsi="Times New Roman" w:cs="Times New Roman"/>
              <w:b/>
              <w:bCs/>
              <w:sz w:val="32"/>
              <w:szCs w:val="32"/>
            </w:rPr>
            <w:drawing>
              <wp:anchor distT="0" distB="0" distL="114300" distR="114300" simplePos="0" relativeHeight="251660288" behindDoc="0" locked="0" layoutInCell="1" allowOverlap="1">
                <wp:simplePos x="0" y="0"/>
                <wp:positionH relativeFrom="column">
                  <wp:posOffset>1775460</wp:posOffset>
                </wp:positionH>
                <wp:positionV relativeFrom="paragraph">
                  <wp:align>top</wp:align>
                </wp:positionV>
                <wp:extent cx="4222115" cy="2964180"/>
                <wp:effectExtent l="0" t="0" r="7620" b="7620"/>
                <wp:wrapSquare wrapText="bothSides"/>
                <wp:docPr id="1661794551"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551" name="Picture 7" descr="A diagram of a system&#10;&#10;AI-generated content may be incorrect."/>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221846" cy="2964437"/>
                        </a:xfrm>
                        <a:prstGeom prst="rect">
                          <a:avLst/>
                        </a:prstGeom>
                      </pic:spPr>
                    </pic:pic>
                  </a:graphicData>
                </a:graphic>
              </wp:anchor>
            </w:drawing>
          </w:r>
        </w:del>
      </w:ins>
      <w:ins w:id="3918" w:author="Tayyab Mehboob" w:date="2025-03-26T13:34:00Z">
        <w:del w:id="3919" w:author="SHARIF ULLAH" w:date="2026-10-07T18:21:00Z">
          <w:r>
            <w:rPr>
              <w:rFonts w:ascii="Times New Roman" w:hAnsi="Times New Roman" w:cs="Times New Roman"/>
              <w:b/>
              <w:bCs/>
              <w:sz w:val="32"/>
              <w:szCs w:val="32"/>
            </w:rPr>
            <w:br w:type="textWrapping" w:clear="all"/>
          </w:r>
        </w:del>
      </w:ins>
    </w:p>
    <w:p w14:paraId="01D88846">
      <w:pPr>
        <w:pStyle w:val="41"/>
        <w:rPr>
          <w:ins w:id="3921" w:author="Tayyab Mehboob" w:date="2025-03-26T13:35:00Z"/>
          <w:del w:id="3922" w:author="SHARIF ULLAH" w:date="2026-10-07T18:21:00Z"/>
          <w:rFonts w:ascii="Times New Roman" w:hAnsi="Times New Roman" w:cs="Times New Roman"/>
          <w:b/>
          <w:bCs/>
          <w:sz w:val="32"/>
          <w:szCs w:val="32"/>
          <w:rPrChange w:id="3923" w:author="Tayyab Mehboob" w:date="2025-03-26T13:35:00Z">
            <w:rPr>
              <w:ins w:id="3924" w:author="Tayyab Mehboob" w:date="2025-03-26T13:35:00Z"/>
              <w:del w:id="3925" w:author="SHARIF ULLAH" w:date="2026-10-07T18:21:00Z"/>
            </w:rPr>
          </w:rPrChange>
        </w:rPr>
        <w:pPrChange w:id="3920" w:author="Tayyab Mehboob" w:date="2025-03-26T13:35:00Z">
          <w:pPr>
            <w:jc w:val="center"/>
          </w:pPr>
        </w:pPrChange>
      </w:pPr>
    </w:p>
    <w:p w14:paraId="6AF08439">
      <w:pPr>
        <w:pStyle w:val="2"/>
        <w:rPr>
          <w:ins w:id="3927" w:author="Tayyab Mehboob" w:date="2025-03-26T13:35:00Z"/>
          <w:del w:id="3928" w:author="SHARIF ULLAH" w:date="2026-10-07T18:21:00Z"/>
        </w:rPr>
        <w:pPrChange w:id="3926" w:author="MUHAMMAD HAMAD" w:date="2025-03-26T14:01:00Z">
          <w:pPr>
            <w:pStyle w:val="41"/>
            <w:numPr>
              <w:ilvl w:val="0"/>
              <w:numId w:val="115"/>
            </w:numPr>
            <w:ind w:hanging="360"/>
          </w:pPr>
        </w:pPrChange>
      </w:pPr>
      <w:ins w:id="3929" w:author="Tayyab Mehboob" w:date="2025-03-26T13:35:00Z">
        <w:del w:id="3930" w:author="SHARIF ULLAH" w:date="2026-10-07T18:21:00Z">
          <w:bookmarkStart w:id="44" w:name="_Toc193890218"/>
          <w:r>
            <w:rPr/>
            <w:delText>Domain Model</w:delText>
          </w:r>
          <w:bookmarkEnd w:id="44"/>
        </w:del>
      </w:ins>
    </w:p>
    <w:p w14:paraId="280D71A7">
      <w:pPr>
        <w:pStyle w:val="41"/>
        <w:rPr>
          <w:ins w:id="3931" w:author="SHARIF ULLAH" w:date="2026-10-07T18:21:00Z"/>
          <w:rFonts w:ascii="Times New Roman" w:hAnsi="Times New Roman" w:cs="Times New Roman"/>
          <w:b/>
          <w:bCs/>
          <w:sz w:val="32"/>
          <w:szCs w:val="32"/>
        </w:rPr>
      </w:pPr>
      <w:ins w:id="3932" w:author="Tayyab Mehboob" w:date="2025-03-26T13:36:00Z">
        <w:del w:id="3933" w:author="SHARIF ULLAH" w:date="2026-10-07T18:21:00Z">
          <w:r>
            <w:rPr>
              <w:rFonts w:ascii="Times New Roman" w:hAnsi="Times New Roman" w:cs="Times New Roman"/>
              <w:b/>
              <w:bCs/>
              <w:sz w:val="32"/>
              <w:szCs w:val="32"/>
            </w:rPr>
            <w:drawing>
              <wp:inline distT="0" distB="0" distL="0" distR="0">
                <wp:extent cx="5943600" cy="3744595"/>
                <wp:effectExtent l="0" t="0" r="0" b="8255"/>
                <wp:docPr id="1762973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73809" name="Picture 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del>
      </w:ins>
    </w:p>
    <w:p w14:paraId="6B413519">
      <w:pPr>
        <w:pStyle w:val="41"/>
        <w:numPr>
          <w:ilvl w:val="0"/>
          <w:numId w:val="95"/>
        </w:numPr>
        <w:rPr>
          <w:ins w:id="3936" w:author="SHARIF ULLAH" w:date="2026-10-07T18:21:00Z"/>
          <w:rFonts w:ascii="Times New Roman" w:hAnsi="Times New Roman" w:cs="Times New Roman"/>
          <w:b/>
          <w:bCs/>
          <w:sz w:val="32"/>
          <w:szCs w:val="32"/>
        </w:rPr>
      </w:pPr>
      <w:ins w:id="3937" w:author="SHARIF ULLAH" w:date="2026-10-07T18:21:00Z">
        <w:r>
          <w:rPr>
            <w:rFonts w:ascii="Times New Roman" w:hAnsi="Times New Roman" w:cs="Times New Roman"/>
            <w:b/>
            <w:bCs/>
            <w:sz w:val="32"/>
            <w:szCs w:val="32"/>
          </w:rPr>
          <w:t>Domain MODEL</w:t>
        </w:r>
      </w:ins>
    </w:p>
    <w:p w14:paraId="05C7F19E">
      <w:pPr>
        <w:pStyle w:val="41"/>
        <w:rPr>
          <w:ins w:id="3938" w:author="SHARIF ULLAH" w:date="2026-10-07T18:21:00Z"/>
          <w:rFonts w:ascii="Times New Roman" w:hAnsi="Times New Roman" w:cs="Times New Roman"/>
          <w:b/>
          <w:bCs/>
          <w:sz w:val="32"/>
          <w:szCs w:val="32"/>
        </w:rPr>
      </w:pPr>
    </w:p>
    <w:p w14:paraId="7E6394C3">
      <w:pPr>
        <w:pStyle w:val="41"/>
        <w:rPr>
          <w:ins w:id="3940" w:author="Tayyab Mehboob" w:date="2025-03-26T13:35:00Z"/>
          <w:rFonts w:ascii="Times New Roman" w:hAnsi="Times New Roman" w:cs="Times New Roman"/>
          <w:b/>
          <w:bCs/>
          <w:sz w:val="32"/>
          <w:szCs w:val="32"/>
          <w:rPrChange w:id="3941" w:author="Tayyab Mehboob" w:date="2025-03-26T13:35:00Z">
            <w:rPr>
              <w:ins w:id="3942" w:author="Tayyab Mehboob" w:date="2025-03-26T13:35:00Z"/>
            </w:rPr>
          </w:rPrChange>
        </w:rPr>
        <w:pPrChange w:id="3939" w:author="SHARIF ULLAH" w:date="2026-10-07T18:21:00Z">
          <w:pPr/>
        </w:pPrChange>
      </w:pPr>
      <w:ins w:id="3943" w:author="SHARIF ULLAH" w:date="2026-10-07T18:22:00Z">
        <w:r>
          <w:rPr>
            <w:rFonts w:ascii="Arial"/>
            <w:b/>
            <w:sz w:val="6"/>
          </w:rPr>
          <w:drawing>
            <wp:inline distT="0" distB="0" distL="0" distR="0">
              <wp:extent cx="5943600" cy="4325620"/>
              <wp:effectExtent l="0" t="0" r="0" b="0"/>
              <wp:docPr id="1258780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0200" name="Picture 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325620"/>
                      </a:xfrm>
                      <a:prstGeom prst="rect">
                        <a:avLst/>
                      </a:prstGeom>
                    </pic:spPr>
                  </pic:pic>
                </a:graphicData>
              </a:graphic>
            </wp:inline>
          </w:drawing>
        </w:r>
      </w:ins>
    </w:p>
    <w:p w14:paraId="26CDD049">
      <w:pPr>
        <w:pStyle w:val="2"/>
        <w:rPr>
          <w:ins w:id="3946" w:author="Tayyab Mehboob" w:date="2025-03-26T13:36:00Z"/>
        </w:rPr>
        <w:pPrChange w:id="3945" w:author="MUHAMMAD HAMAD" w:date="2025-03-26T14:01:00Z">
          <w:pPr>
            <w:pStyle w:val="41"/>
            <w:numPr>
              <w:ilvl w:val="0"/>
              <w:numId w:val="115"/>
            </w:numPr>
            <w:ind w:hanging="360"/>
          </w:pPr>
        </w:pPrChange>
      </w:pPr>
      <w:ins w:id="3947" w:author="Tayyab Mehboob" w:date="2025-03-26T13:36:00Z">
        <w:bookmarkStart w:id="45" w:name="_Toc193890219"/>
        <w:r>
          <w:rPr/>
          <w:t>Use-case Diagram</w:t>
        </w:r>
        <w:bookmarkEnd w:id="45"/>
      </w:ins>
    </w:p>
    <w:p w14:paraId="40BC5856">
      <w:pPr>
        <w:pStyle w:val="41"/>
        <w:jc w:val="center"/>
        <w:rPr>
          <w:ins w:id="3949" w:author="Tayyab Mehboob" w:date="2025-03-26T13:36:00Z"/>
          <w:rFonts w:ascii="Times New Roman" w:hAnsi="Times New Roman" w:cs="Times New Roman"/>
          <w:b/>
          <w:bCs/>
          <w:sz w:val="32"/>
          <w:szCs w:val="32"/>
          <w:rPrChange w:id="3950" w:author="Tayyab Mehboob" w:date="2025-03-26T13:36:00Z">
            <w:rPr>
              <w:ins w:id="3951" w:author="Tayyab Mehboob" w:date="2025-03-26T13:36:00Z"/>
            </w:rPr>
          </w:rPrChange>
        </w:rPr>
        <w:pPrChange w:id="3948" w:author="Tayyab Mehboob" w:date="2025-03-26T13:40:00Z">
          <w:pPr/>
        </w:pPrChange>
      </w:pPr>
      <w:ins w:id="3952" w:author="Tayyab Mehboob" w:date="2025-03-26T13:40:00Z">
        <w:r>
          <w:rPr>
            <w:rFonts w:ascii="Times New Roman" w:hAnsi="Times New Roman" w:cs="Times New Roman"/>
            <w:b/>
            <w:bCs/>
            <w:sz w:val="32"/>
            <w:szCs w:val="32"/>
          </w:rPr>
          <w:drawing>
            <wp:inline distT="0" distB="0" distL="0" distR="0">
              <wp:extent cx="5745480" cy="5029200"/>
              <wp:effectExtent l="0" t="0" r="7620" b="0"/>
              <wp:docPr id="114957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102" name="Picture 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45978" cy="5029636"/>
                      </a:xfrm>
                      <a:prstGeom prst="rect">
                        <a:avLst/>
                      </a:prstGeom>
                    </pic:spPr>
                  </pic:pic>
                </a:graphicData>
              </a:graphic>
            </wp:inline>
          </w:drawing>
        </w:r>
      </w:ins>
    </w:p>
    <w:p w14:paraId="1495B097">
      <w:pPr>
        <w:jc w:val="center"/>
        <w:rPr>
          <w:ins w:id="3955" w:author="Tayyab Mehboob" w:date="2025-03-26T13:33:00Z"/>
          <w:rFonts w:ascii="Times New Roman" w:hAnsi="Times New Roman" w:cs="Times New Roman"/>
          <w:b/>
          <w:bCs/>
          <w:sz w:val="32"/>
          <w:szCs w:val="32"/>
        </w:rPr>
        <w:pPrChange w:id="3954" w:author="Tayyab Mehboob" w:date="2025-03-26T13:34:00Z">
          <w:pPr/>
        </w:pPrChange>
      </w:pPr>
    </w:p>
    <w:p w14:paraId="4DA4400F">
      <w:pPr>
        <w:rPr>
          <w:ins w:id="3956" w:author="Tayyab Mehboob" w:date="2025-03-26T13:33:00Z"/>
          <w:rFonts w:ascii="Times New Roman" w:hAnsi="Times New Roman" w:cs="Times New Roman"/>
          <w:b/>
          <w:bCs/>
          <w:sz w:val="32"/>
          <w:szCs w:val="32"/>
        </w:rPr>
      </w:pPr>
    </w:p>
    <w:p w14:paraId="313A69EC">
      <w:pPr>
        <w:rPr>
          <w:ins w:id="3957" w:author="Tayyab Mehboob" w:date="2025-03-26T13:33:00Z"/>
          <w:rFonts w:ascii="Times New Roman" w:hAnsi="Times New Roman" w:cs="Times New Roman"/>
          <w:b/>
          <w:bCs/>
          <w:sz w:val="32"/>
          <w:szCs w:val="32"/>
        </w:rPr>
      </w:pPr>
    </w:p>
    <w:p w14:paraId="28FE60D9">
      <w:pPr>
        <w:jc w:val="center"/>
        <w:rPr>
          <w:ins w:id="3959" w:author="Tayyab Mehboob" w:date="2025-03-26T13:32:00Z"/>
          <w:rFonts w:ascii="Times New Roman" w:hAnsi="Times New Roman" w:cs="Times New Roman"/>
          <w:b/>
          <w:bCs/>
          <w:sz w:val="32"/>
          <w:szCs w:val="32"/>
        </w:rPr>
        <w:pPrChange w:id="3958" w:author="Tayyab Mehboob" w:date="2025-03-26T13:32:00Z">
          <w:pPr/>
        </w:pPrChange>
      </w:pPr>
    </w:p>
    <w:p w14:paraId="41D61DB4">
      <w:pPr>
        <w:ind w:left="1440"/>
        <w:rPr>
          <w:rFonts w:ascii="Times New Roman" w:hAnsi="Times New Roman" w:cs="Times New Roman"/>
          <w:b/>
          <w:bCs/>
          <w:sz w:val="32"/>
          <w:szCs w:val="32"/>
          <w:rPrChange w:id="3961" w:author="Tayyab Mehboob" w:date="2025-03-26T13:25:00Z">
            <w:rPr>
              <w:rFonts w:ascii="Times New Roman" w:hAnsi="Times New Roman" w:cs="Times New Roman"/>
            </w:rPr>
          </w:rPrChange>
        </w:rPr>
        <w:pPrChange w:id="3960" w:author="Tayyab Mehboob" w:date="2025-03-26T13:29:00Z">
          <w:pPr/>
        </w:pPrChange>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swiss"/>
    <w:pitch w:val="default"/>
    <w:sig w:usb0="80000287" w:usb1="2ACF3C50" w:usb2="00000016" w:usb3="00000000" w:csb0="0004001F" w:csb1="00000000"/>
  </w:font>
  <w:font w:name="Arial MT">
    <w:altName w:val="Arial"/>
    <w:panose1 w:val="00000000000000000000"/>
    <w:charset w:val="01"/>
    <w:family w:val="swiss"/>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1">
    <w:nsid w:val="AFBE6969"/>
    <w:multiLevelType w:val="multilevel"/>
    <w:tmpl w:val="AFBE69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5E306ED"/>
    <w:multiLevelType w:val="multilevel"/>
    <w:tmpl w:val="B5E306ED"/>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694" w:hanging="233"/>
      </w:pPr>
      <w:rPr>
        <w:rFonts w:hint="default" w:ascii="MS Gothic" w:hAnsi="MS Gothic" w:eastAsia="MS Gothic" w:cs="MS Gothic"/>
        <w:b w:val="0"/>
        <w:bCs w:val="0"/>
        <w:i w:val="0"/>
        <w:iCs w:val="0"/>
        <w:spacing w:val="0"/>
        <w:w w:val="101"/>
        <w:sz w:val="18"/>
        <w:szCs w:val="18"/>
        <w:lang w:val="en-US" w:eastAsia="en-US" w:bidi="ar-SA"/>
      </w:rPr>
    </w:lvl>
    <w:lvl w:ilvl="2" w:tentative="0">
      <w:start w:val="0"/>
      <w:numFmt w:val="bullet"/>
      <w:lvlText w:val="•"/>
      <w:lvlJc w:val="left"/>
      <w:pPr>
        <w:ind w:left="1787" w:hanging="233"/>
      </w:pPr>
      <w:rPr>
        <w:rFonts w:hint="default"/>
        <w:lang w:val="en-US" w:eastAsia="en-US" w:bidi="ar-SA"/>
      </w:rPr>
    </w:lvl>
    <w:lvl w:ilvl="3" w:tentative="0">
      <w:start w:val="0"/>
      <w:numFmt w:val="bullet"/>
      <w:lvlText w:val="•"/>
      <w:lvlJc w:val="left"/>
      <w:pPr>
        <w:ind w:left="2875" w:hanging="233"/>
      </w:pPr>
      <w:rPr>
        <w:rFonts w:hint="default"/>
        <w:lang w:val="en-US" w:eastAsia="en-US" w:bidi="ar-SA"/>
      </w:rPr>
    </w:lvl>
    <w:lvl w:ilvl="4" w:tentative="0">
      <w:start w:val="0"/>
      <w:numFmt w:val="bullet"/>
      <w:lvlText w:val="•"/>
      <w:lvlJc w:val="left"/>
      <w:pPr>
        <w:ind w:left="3963" w:hanging="233"/>
      </w:pPr>
      <w:rPr>
        <w:rFonts w:hint="default"/>
        <w:lang w:val="en-US" w:eastAsia="en-US" w:bidi="ar-SA"/>
      </w:rPr>
    </w:lvl>
    <w:lvl w:ilvl="5" w:tentative="0">
      <w:start w:val="0"/>
      <w:numFmt w:val="bullet"/>
      <w:lvlText w:val="•"/>
      <w:lvlJc w:val="left"/>
      <w:pPr>
        <w:ind w:left="5050" w:hanging="233"/>
      </w:pPr>
      <w:rPr>
        <w:rFonts w:hint="default"/>
        <w:lang w:val="en-US" w:eastAsia="en-US" w:bidi="ar-SA"/>
      </w:rPr>
    </w:lvl>
    <w:lvl w:ilvl="6" w:tentative="0">
      <w:start w:val="0"/>
      <w:numFmt w:val="bullet"/>
      <w:lvlText w:val="•"/>
      <w:lvlJc w:val="left"/>
      <w:pPr>
        <w:ind w:left="6138" w:hanging="233"/>
      </w:pPr>
      <w:rPr>
        <w:rFonts w:hint="default"/>
        <w:lang w:val="en-US" w:eastAsia="en-US" w:bidi="ar-SA"/>
      </w:rPr>
    </w:lvl>
    <w:lvl w:ilvl="7" w:tentative="0">
      <w:start w:val="0"/>
      <w:numFmt w:val="bullet"/>
      <w:lvlText w:val="•"/>
      <w:lvlJc w:val="left"/>
      <w:pPr>
        <w:ind w:left="7226" w:hanging="233"/>
      </w:pPr>
      <w:rPr>
        <w:rFonts w:hint="default"/>
        <w:lang w:val="en-US" w:eastAsia="en-US" w:bidi="ar-SA"/>
      </w:rPr>
    </w:lvl>
    <w:lvl w:ilvl="8" w:tentative="0">
      <w:start w:val="0"/>
      <w:numFmt w:val="bullet"/>
      <w:lvlText w:val="•"/>
      <w:lvlJc w:val="left"/>
      <w:pPr>
        <w:ind w:left="8314" w:hanging="233"/>
      </w:pPr>
      <w:rPr>
        <w:rFonts w:hint="default"/>
        <w:lang w:val="en-US" w:eastAsia="en-US" w:bidi="ar-SA"/>
      </w:rPr>
    </w:lvl>
  </w:abstractNum>
  <w:abstractNum w:abstractNumId="3">
    <w:nsid w:val="BF205925"/>
    <w:multiLevelType w:val="multilevel"/>
    <w:tmpl w:val="BF205925"/>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390" w:hanging="117"/>
      </w:pPr>
      <w:rPr>
        <w:rFonts w:hint="default"/>
        <w:lang w:val="en-US" w:eastAsia="en-US" w:bidi="ar-SA"/>
      </w:rPr>
    </w:lvl>
    <w:lvl w:ilvl="2" w:tentative="0">
      <w:start w:val="0"/>
      <w:numFmt w:val="bullet"/>
      <w:lvlText w:val="•"/>
      <w:lvlJc w:val="left"/>
      <w:pPr>
        <w:ind w:left="2401" w:hanging="117"/>
      </w:pPr>
      <w:rPr>
        <w:rFonts w:hint="default"/>
        <w:lang w:val="en-US" w:eastAsia="en-US" w:bidi="ar-SA"/>
      </w:rPr>
    </w:lvl>
    <w:lvl w:ilvl="3" w:tentative="0">
      <w:start w:val="0"/>
      <w:numFmt w:val="bullet"/>
      <w:lvlText w:val="•"/>
      <w:lvlJc w:val="left"/>
      <w:pPr>
        <w:ind w:left="3412" w:hanging="117"/>
      </w:pPr>
      <w:rPr>
        <w:rFonts w:hint="default"/>
        <w:lang w:val="en-US" w:eastAsia="en-US" w:bidi="ar-SA"/>
      </w:rPr>
    </w:lvl>
    <w:lvl w:ilvl="4" w:tentative="0">
      <w:start w:val="0"/>
      <w:numFmt w:val="bullet"/>
      <w:lvlText w:val="•"/>
      <w:lvlJc w:val="left"/>
      <w:pPr>
        <w:ind w:left="4423" w:hanging="117"/>
      </w:pPr>
      <w:rPr>
        <w:rFonts w:hint="default"/>
        <w:lang w:val="en-US" w:eastAsia="en-US" w:bidi="ar-SA"/>
      </w:rPr>
    </w:lvl>
    <w:lvl w:ilvl="5" w:tentative="0">
      <w:start w:val="0"/>
      <w:numFmt w:val="bullet"/>
      <w:lvlText w:val="•"/>
      <w:lvlJc w:val="left"/>
      <w:pPr>
        <w:ind w:left="5434" w:hanging="117"/>
      </w:pPr>
      <w:rPr>
        <w:rFonts w:hint="default"/>
        <w:lang w:val="en-US" w:eastAsia="en-US" w:bidi="ar-SA"/>
      </w:rPr>
    </w:lvl>
    <w:lvl w:ilvl="6" w:tentative="0">
      <w:start w:val="0"/>
      <w:numFmt w:val="bullet"/>
      <w:lvlText w:val="•"/>
      <w:lvlJc w:val="left"/>
      <w:pPr>
        <w:ind w:left="6445" w:hanging="117"/>
      </w:pPr>
      <w:rPr>
        <w:rFonts w:hint="default"/>
        <w:lang w:val="en-US" w:eastAsia="en-US" w:bidi="ar-SA"/>
      </w:rPr>
    </w:lvl>
    <w:lvl w:ilvl="7" w:tentative="0">
      <w:start w:val="0"/>
      <w:numFmt w:val="bullet"/>
      <w:lvlText w:val="•"/>
      <w:lvlJc w:val="left"/>
      <w:pPr>
        <w:ind w:left="7456" w:hanging="117"/>
      </w:pPr>
      <w:rPr>
        <w:rFonts w:hint="default"/>
        <w:lang w:val="en-US" w:eastAsia="en-US" w:bidi="ar-SA"/>
      </w:rPr>
    </w:lvl>
    <w:lvl w:ilvl="8" w:tentative="0">
      <w:start w:val="0"/>
      <w:numFmt w:val="bullet"/>
      <w:lvlText w:val="•"/>
      <w:lvlJc w:val="left"/>
      <w:pPr>
        <w:ind w:left="8467" w:hanging="117"/>
      </w:pPr>
      <w:rPr>
        <w:rFonts w:hint="default"/>
        <w:lang w:val="en-US" w:eastAsia="en-US" w:bidi="ar-SA"/>
      </w:rPr>
    </w:lvl>
  </w:abstractNum>
  <w:abstractNum w:abstractNumId="4">
    <w:nsid w:val="C8879AEF"/>
    <w:multiLevelType w:val="multilevel"/>
    <w:tmpl w:val="C8879AEF"/>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5">
    <w:nsid w:val="CF092B84"/>
    <w:multiLevelType w:val="multilevel"/>
    <w:tmpl w:val="CF092B84"/>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6">
    <w:nsid w:val="DC342391"/>
    <w:multiLevelType w:val="multilevel"/>
    <w:tmpl w:val="DC3423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CBA6B53"/>
    <w:multiLevelType w:val="multilevel"/>
    <w:tmpl w:val="DCBA6B53"/>
    <w:lvl w:ilvl="0" w:tentative="0">
      <w:start w:val="0"/>
      <w:numFmt w:val="bullet"/>
      <w:lvlText w:val="■"/>
      <w:lvlJc w:val="left"/>
      <w:pPr>
        <w:ind w:left="694" w:hanging="233"/>
      </w:pPr>
      <w:rPr>
        <w:rFonts w:hint="default" w:ascii="MS Gothic" w:hAnsi="MS Gothic" w:eastAsia="MS Gothic" w:cs="MS Gothic"/>
        <w:b w:val="0"/>
        <w:bCs w:val="0"/>
        <w:i w:val="0"/>
        <w:iCs w:val="0"/>
        <w:spacing w:val="0"/>
        <w:w w:val="101"/>
        <w:sz w:val="18"/>
        <w:szCs w:val="18"/>
        <w:lang w:val="en-US" w:eastAsia="en-US" w:bidi="ar-SA"/>
      </w:rPr>
    </w:lvl>
    <w:lvl w:ilvl="1" w:tentative="0">
      <w:start w:val="0"/>
      <w:numFmt w:val="bullet"/>
      <w:lvlText w:val="•"/>
      <w:lvlJc w:val="left"/>
      <w:pPr>
        <w:ind w:left="1678" w:hanging="233"/>
      </w:pPr>
      <w:rPr>
        <w:rFonts w:hint="default"/>
        <w:lang w:val="en-US" w:eastAsia="en-US" w:bidi="ar-SA"/>
      </w:rPr>
    </w:lvl>
    <w:lvl w:ilvl="2" w:tentative="0">
      <w:start w:val="0"/>
      <w:numFmt w:val="bullet"/>
      <w:lvlText w:val="•"/>
      <w:lvlJc w:val="left"/>
      <w:pPr>
        <w:ind w:left="2657" w:hanging="233"/>
      </w:pPr>
      <w:rPr>
        <w:rFonts w:hint="default"/>
        <w:lang w:val="en-US" w:eastAsia="en-US" w:bidi="ar-SA"/>
      </w:rPr>
    </w:lvl>
    <w:lvl w:ilvl="3" w:tentative="0">
      <w:start w:val="0"/>
      <w:numFmt w:val="bullet"/>
      <w:lvlText w:val="•"/>
      <w:lvlJc w:val="left"/>
      <w:pPr>
        <w:ind w:left="3636" w:hanging="233"/>
      </w:pPr>
      <w:rPr>
        <w:rFonts w:hint="default"/>
        <w:lang w:val="en-US" w:eastAsia="en-US" w:bidi="ar-SA"/>
      </w:rPr>
    </w:lvl>
    <w:lvl w:ilvl="4" w:tentative="0">
      <w:start w:val="0"/>
      <w:numFmt w:val="bullet"/>
      <w:lvlText w:val="•"/>
      <w:lvlJc w:val="left"/>
      <w:pPr>
        <w:ind w:left="4615" w:hanging="233"/>
      </w:pPr>
      <w:rPr>
        <w:rFonts w:hint="default"/>
        <w:lang w:val="en-US" w:eastAsia="en-US" w:bidi="ar-SA"/>
      </w:rPr>
    </w:lvl>
    <w:lvl w:ilvl="5" w:tentative="0">
      <w:start w:val="0"/>
      <w:numFmt w:val="bullet"/>
      <w:lvlText w:val="•"/>
      <w:lvlJc w:val="left"/>
      <w:pPr>
        <w:ind w:left="5594" w:hanging="233"/>
      </w:pPr>
      <w:rPr>
        <w:rFonts w:hint="default"/>
        <w:lang w:val="en-US" w:eastAsia="en-US" w:bidi="ar-SA"/>
      </w:rPr>
    </w:lvl>
    <w:lvl w:ilvl="6" w:tentative="0">
      <w:start w:val="0"/>
      <w:numFmt w:val="bullet"/>
      <w:lvlText w:val="•"/>
      <w:lvlJc w:val="left"/>
      <w:pPr>
        <w:ind w:left="6573" w:hanging="233"/>
      </w:pPr>
      <w:rPr>
        <w:rFonts w:hint="default"/>
        <w:lang w:val="en-US" w:eastAsia="en-US" w:bidi="ar-SA"/>
      </w:rPr>
    </w:lvl>
    <w:lvl w:ilvl="7" w:tentative="0">
      <w:start w:val="0"/>
      <w:numFmt w:val="bullet"/>
      <w:lvlText w:val="•"/>
      <w:lvlJc w:val="left"/>
      <w:pPr>
        <w:ind w:left="7552" w:hanging="233"/>
      </w:pPr>
      <w:rPr>
        <w:rFonts w:hint="default"/>
        <w:lang w:val="en-US" w:eastAsia="en-US" w:bidi="ar-SA"/>
      </w:rPr>
    </w:lvl>
    <w:lvl w:ilvl="8" w:tentative="0">
      <w:start w:val="0"/>
      <w:numFmt w:val="bullet"/>
      <w:lvlText w:val="•"/>
      <w:lvlJc w:val="left"/>
      <w:pPr>
        <w:ind w:left="8531" w:hanging="233"/>
      </w:pPr>
      <w:rPr>
        <w:rFonts w:hint="default"/>
        <w:lang w:val="en-US" w:eastAsia="en-US" w:bidi="ar-SA"/>
      </w:rPr>
    </w:lvl>
  </w:abstractNum>
  <w:abstractNum w:abstractNumId="8">
    <w:nsid w:val="DD46E054"/>
    <w:multiLevelType w:val="multilevel"/>
    <w:tmpl w:val="DD46E0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0283BD7"/>
    <w:multiLevelType w:val="multilevel"/>
    <w:tmpl w:val="00283B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053208E"/>
    <w:multiLevelType w:val="multilevel"/>
    <w:tmpl w:val="0053208E"/>
    <w:lvl w:ilvl="0" w:tentative="0">
      <w:start w:val="1"/>
      <w:numFmt w:val="decimal"/>
      <w:lvlText w:val="%1."/>
      <w:lvlJc w:val="left"/>
      <w:pPr>
        <w:ind w:left="595" w:hanging="334"/>
      </w:pPr>
      <w:rPr>
        <w:rFonts w:hint="default"/>
        <w:spacing w:val="0"/>
        <w:w w:val="100"/>
        <w:lang w:val="en-US" w:eastAsia="en-US" w:bidi="ar-SA"/>
      </w:rPr>
    </w:lvl>
    <w:lvl w:ilvl="1" w:tentative="0">
      <w:start w:val="1"/>
      <w:numFmt w:val="decimal"/>
      <w:lvlText w:val="%2)"/>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1698" w:hanging="218"/>
      </w:pPr>
      <w:rPr>
        <w:rFonts w:hint="default"/>
        <w:lang w:val="en-US" w:eastAsia="en-US" w:bidi="ar-SA"/>
      </w:rPr>
    </w:lvl>
    <w:lvl w:ilvl="3" w:tentative="0">
      <w:start w:val="0"/>
      <w:numFmt w:val="bullet"/>
      <w:lvlText w:val="•"/>
      <w:lvlJc w:val="left"/>
      <w:pPr>
        <w:ind w:left="2797" w:hanging="218"/>
      </w:pPr>
      <w:rPr>
        <w:rFonts w:hint="default"/>
        <w:lang w:val="en-US" w:eastAsia="en-US" w:bidi="ar-SA"/>
      </w:rPr>
    </w:lvl>
    <w:lvl w:ilvl="4" w:tentative="0">
      <w:start w:val="0"/>
      <w:numFmt w:val="bullet"/>
      <w:lvlText w:val="•"/>
      <w:lvlJc w:val="left"/>
      <w:pPr>
        <w:ind w:left="3896" w:hanging="218"/>
      </w:pPr>
      <w:rPr>
        <w:rFonts w:hint="default"/>
        <w:lang w:val="en-US" w:eastAsia="en-US" w:bidi="ar-SA"/>
      </w:rPr>
    </w:lvl>
    <w:lvl w:ilvl="5" w:tentative="0">
      <w:start w:val="0"/>
      <w:numFmt w:val="bullet"/>
      <w:lvlText w:val="•"/>
      <w:lvlJc w:val="left"/>
      <w:pPr>
        <w:ind w:left="4995" w:hanging="218"/>
      </w:pPr>
      <w:rPr>
        <w:rFonts w:hint="default"/>
        <w:lang w:val="en-US" w:eastAsia="en-US" w:bidi="ar-SA"/>
      </w:rPr>
    </w:lvl>
    <w:lvl w:ilvl="6" w:tentative="0">
      <w:start w:val="0"/>
      <w:numFmt w:val="bullet"/>
      <w:lvlText w:val="•"/>
      <w:lvlJc w:val="left"/>
      <w:pPr>
        <w:ind w:left="6094" w:hanging="218"/>
      </w:pPr>
      <w:rPr>
        <w:rFonts w:hint="default"/>
        <w:lang w:val="en-US" w:eastAsia="en-US" w:bidi="ar-SA"/>
      </w:rPr>
    </w:lvl>
    <w:lvl w:ilvl="7" w:tentative="0">
      <w:start w:val="0"/>
      <w:numFmt w:val="bullet"/>
      <w:lvlText w:val="•"/>
      <w:lvlJc w:val="left"/>
      <w:pPr>
        <w:ind w:left="7193" w:hanging="218"/>
      </w:pPr>
      <w:rPr>
        <w:rFonts w:hint="default"/>
        <w:lang w:val="en-US" w:eastAsia="en-US" w:bidi="ar-SA"/>
      </w:rPr>
    </w:lvl>
    <w:lvl w:ilvl="8" w:tentative="0">
      <w:start w:val="0"/>
      <w:numFmt w:val="bullet"/>
      <w:lvlText w:val="•"/>
      <w:lvlJc w:val="left"/>
      <w:pPr>
        <w:ind w:left="8291" w:hanging="218"/>
      </w:pPr>
      <w:rPr>
        <w:rFonts w:hint="default"/>
        <w:lang w:val="en-US" w:eastAsia="en-US" w:bidi="ar-SA"/>
      </w:rPr>
    </w:lvl>
  </w:abstractNum>
  <w:abstractNum w:abstractNumId="11">
    <w:nsid w:val="00EE6177"/>
    <w:multiLevelType w:val="multilevel"/>
    <w:tmpl w:val="00EE61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119390D"/>
    <w:multiLevelType w:val="multilevel"/>
    <w:tmpl w:val="011939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0248C179"/>
    <w:multiLevelType w:val="multilevel"/>
    <w:tmpl w:val="0248C179"/>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694" w:hanging="233"/>
      </w:pPr>
      <w:rPr>
        <w:rFonts w:hint="default" w:ascii="MS Gothic" w:hAnsi="MS Gothic" w:eastAsia="MS Gothic" w:cs="MS Gothic"/>
        <w:b w:val="0"/>
        <w:bCs w:val="0"/>
        <w:i w:val="0"/>
        <w:iCs w:val="0"/>
        <w:spacing w:val="0"/>
        <w:w w:val="101"/>
        <w:sz w:val="18"/>
        <w:szCs w:val="18"/>
        <w:lang w:val="en-US" w:eastAsia="en-US" w:bidi="ar-SA"/>
      </w:r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14">
    <w:nsid w:val="02662836"/>
    <w:multiLevelType w:val="multilevel"/>
    <w:tmpl w:val="026628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49C7D8D"/>
    <w:multiLevelType w:val="multilevel"/>
    <w:tmpl w:val="049C7D8D"/>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1"/>
      <w:numFmt w:val="upperRoman"/>
      <w:lvlText w:val="%3."/>
      <w:lvlJc w:val="right"/>
      <w:pPr>
        <w:ind w:left="810" w:hanging="360"/>
      </w:p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16">
    <w:nsid w:val="049D1C2A"/>
    <w:multiLevelType w:val="multilevel"/>
    <w:tmpl w:val="049D1C2A"/>
    <w:lvl w:ilvl="0" w:tentative="0">
      <w:start w:val="1"/>
      <w:numFmt w:val="bullet"/>
      <w:lvlText w:val=""/>
      <w:lvlJc w:val="left"/>
      <w:pPr>
        <w:ind w:left="630" w:hanging="360"/>
      </w:pPr>
      <w:rPr>
        <w:rFonts w:hint="default" w:ascii="Symbol" w:hAnsi="Symbol"/>
      </w:rPr>
    </w:lvl>
    <w:lvl w:ilvl="1" w:tentative="0">
      <w:start w:val="1"/>
      <w:numFmt w:val="bullet"/>
      <w:lvlText w:val="o"/>
      <w:lvlJc w:val="left"/>
      <w:pPr>
        <w:ind w:left="1902" w:hanging="360"/>
      </w:pPr>
      <w:rPr>
        <w:rFonts w:hint="default" w:ascii="Courier New" w:hAnsi="Courier New" w:cs="Courier New"/>
      </w:rPr>
    </w:lvl>
    <w:lvl w:ilvl="2" w:tentative="0">
      <w:start w:val="1"/>
      <w:numFmt w:val="bullet"/>
      <w:lvlText w:val=""/>
      <w:lvlJc w:val="left"/>
      <w:pPr>
        <w:ind w:left="2622" w:hanging="360"/>
      </w:pPr>
      <w:rPr>
        <w:rFonts w:hint="default" w:ascii="Wingdings" w:hAnsi="Wingdings"/>
      </w:rPr>
    </w:lvl>
    <w:lvl w:ilvl="3" w:tentative="0">
      <w:start w:val="1"/>
      <w:numFmt w:val="bullet"/>
      <w:lvlText w:val=""/>
      <w:lvlJc w:val="left"/>
      <w:pPr>
        <w:ind w:left="3342" w:hanging="360"/>
      </w:pPr>
      <w:rPr>
        <w:rFonts w:hint="default" w:ascii="Symbol" w:hAnsi="Symbol"/>
      </w:rPr>
    </w:lvl>
    <w:lvl w:ilvl="4" w:tentative="0">
      <w:start w:val="1"/>
      <w:numFmt w:val="bullet"/>
      <w:lvlText w:val="o"/>
      <w:lvlJc w:val="left"/>
      <w:pPr>
        <w:ind w:left="4062" w:hanging="360"/>
      </w:pPr>
      <w:rPr>
        <w:rFonts w:hint="default" w:ascii="Courier New" w:hAnsi="Courier New" w:cs="Courier New"/>
      </w:rPr>
    </w:lvl>
    <w:lvl w:ilvl="5" w:tentative="0">
      <w:start w:val="1"/>
      <w:numFmt w:val="bullet"/>
      <w:lvlText w:val=""/>
      <w:lvlJc w:val="left"/>
      <w:pPr>
        <w:ind w:left="4782" w:hanging="360"/>
      </w:pPr>
      <w:rPr>
        <w:rFonts w:hint="default" w:ascii="Wingdings" w:hAnsi="Wingdings"/>
      </w:rPr>
    </w:lvl>
    <w:lvl w:ilvl="6" w:tentative="0">
      <w:start w:val="1"/>
      <w:numFmt w:val="bullet"/>
      <w:lvlText w:val=""/>
      <w:lvlJc w:val="left"/>
      <w:pPr>
        <w:ind w:left="5502" w:hanging="360"/>
      </w:pPr>
      <w:rPr>
        <w:rFonts w:hint="default" w:ascii="Symbol" w:hAnsi="Symbol"/>
      </w:rPr>
    </w:lvl>
    <w:lvl w:ilvl="7" w:tentative="0">
      <w:start w:val="1"/>
      <w:numFmt w:val="bullet"/>
      <w:lvlText w:val="o"/>
      <w:lvlJc w:val="left"/>
      <w:pPr>
        <w:ind w:left="6222" w:hanging="360"/>
      </w:pPr>
      <w:rPr>
        <w:rFonts w:hint="default" w:ascii="Courier New" w:hAnsi="Courier New" w:cs="Courier New"/>
      </w:rPr>
    </w:lvl>
    <w:lvl w:ilvl="8" w:tentative="0">
      <w:start w:val="1"/>
      <w:numFmt w:val="bullet"/>
      <w:lvlText w:val=""/>
      <w:lvlJc w:val="left"/>
      <w:pPr>
        <w:ind w:left="6942" w:hanging="360"/>
      </w:pPr>
      <w:rPr>
        <w:rFonts w:hint="default" w:ascii="Wingdings" w:hAnsi="Wingdings"/>
      </w:rPr>
    </w:lvl>
  </w:abstractNum>
  <w:abstractNum w:abstractNumId="17">
    <w:nsid w:val="05C8703E"/>
    <w:multiLevelType w:val="multilevel"/>
    <w:tmpl w:val="05C870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8A84CA8"/>
    <w:multiLevelType w:val="multilevel"/>
    <w:tmpl w:val="08A84C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B1D02B6"/>
    <w:multiLevelType w:val="multilevel"/>
    <w:tmpl w:val="0B1D02B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0DA23D66"/>
    <w:multiLevelType w:val="multilevel"/>
    <w:tmpl w:val="0DA23D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11686A91"/>
    <w:multiLevelType w:val="multilevel"/>
    <w:tmpl w:val="11686A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4843E0E"/>
    <w:multiLevelType w:val="multilevel"/>
    <w:tmpl w:val="14843E0E"/>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1"/>
      <w:numFmt w:val="upperRoman"/>
      <w:lvlText w:val="%3."/>
      <w:lvlJc w:val="right"/>
      <w:pPr>
        <w:ind w:left="810" w:hanging="360"/>
      </w:p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23">
    <w:nsid w:val="160D2178"/>
    <w:multiLevelType w:val="multilevel"/>
    <w:tmpl w:val="160D21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7315B3B"/>
    <w:multiLevelType w:val="multilevel"/>
    <w:tmpl w:val="17315B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7890CD5"/>
    <w:multiLevelType w:val="multilevel"/>
    <w:tmpl w:val="17890CD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18A70144"/>
    <w:multiLevelType w:val="multilevel"/>
    <w:tmpl w:val="18A701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1AB66907"/>
    <w:multiLevelType w:val="multilevel"/>
    <w:tmpl w:val="1AB6690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1B4673FC"/>
    <w:multiLevelType w:val="multilevel"/>
    <w:tmpl w:val="1B4673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B774C8E"/>
    <w:multiLevelType w:val="multilevel"/>
    <w:tmpl w:val="1B774C8E"/>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683" w:hanging="233"/>
      </w:pPr>
      <w:rPr>
        <w:rFonts w:hint="default" w:ascii="MS Gothic" w:hAnsi="MS Gothic" w:eastAsia="MS Gothic" w:cs="MS Gothic"/>
        <w:b w:val="0"/>
        <w:bCs w:val="0"/>
        <w:i w:val="0"/>
        <w:iCs w:val="0"/>
        <w:spacing w:val="0"/>
        <w:w w:val="101"/>
        <w:sz w:val="18"/>
        <w:szCs w:val="18"/>
        <w:lang w:val="en-US" w:eastAsia="en-US" w:bidi="ar-SA"/>
      </w:r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30">
    <w:nsid w:val="1C881F53"/>
    <w:multiLevelType w:val="multilevel"/>
    <w:tmpl w:val="1C881F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1EAB39AA"/>
    <w:multiLevelType w:val="multilevel"/>
    <w:tmpl w:val="1EAB39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1F443715"/>
    <w:multiLevelType w:val="multilevel"/>
    <w:tmpl w:val="1F4437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470EC97"/>
    <w:multiLevelType w:val="multilevel"/>
    <w:tmpl w:val="2470EC97"/>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34">
    <w:nsid w:val="25183735"/>
    <w:multiLevelType w:val="multilevel"/>
    <w:tmpl w:val="251837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5B654F3"/>
    <w:multiLevelType w:val="multilevel"/>
    <w:tmpl w:val="25B654F3"/>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36">
    <w:nsid w:val="2A7F107D"/>
    <w:multiLevelType w:val="multilevel"/>
    <w:tmpl w:val="2A7F10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2B47786A"/>
    <w:multiLevelType w:val="multilevel"/>
    <w:tmpl w:val="2B477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B807FC9"/>
    <w:multiLevelType w:val="multilevel"/>
    <w:tmpl w:val="2B807F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B965044"/>
    <w:multiLevelType w:val="multilevel"/>
    <w:tmpl w:val="2B9650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2BD96A96"/>
    <w:multiLevelType w:val="multilevel"/>
    <w:tmpl w:val="2BD96A9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34876BFA"/>
    <w:multiLevelType w:val="multilevel"/>
    <w:tmpl w:val="34876B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363127E2"/>
    <w:multiLevelType w:val="multilevel"/>
    <w:tmpl w:val="363127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369111C8"/>
    <w:multiLevelType w:val="multilevel"/>
    <w:tmpl w:val="369111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A896A9F"/>
    <w:multiLevelType w:val="multilevel"/>
    <w:tmpl w:val="3A896A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AA3360F"/>
    <w:multiLevelType w:val="multilevel"/>
    <w:tmpl w:val="3AA336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CA37E9D"/>
    <w:multiLevelType w:val="multilevel"/>
    <w:tmpl w:val="3CA37E9D"/>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3FC229B3"/>
    <w:multiLevelType w:val="multilevel"/>
    <w:tmpl w:val="3FC229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FD512C3"/>
    <w:multiLevelType w:val="multilevel"/>
    <w:tmpl w:val="3FD512C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40F94AE9"/>
    <w:multiLevelType w:val="multilevel"/>
    <w:tmpl w:val="40F94A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1994983"/>
    <w:multiLevelType w:val="multilevel"/>
    <w:tmpl w:val="41994983"/>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4208792E"/>
    <w:multiLevelType w:val="multilevel"/>
    <w:tmpl w:val="420879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29472CF"/>
    <w:multiLevelType w:val="multilevel"/>
    <w:tmpl w:val="429472CF"/>
    <w:lvl w:ilvl="0" w:tentative="0">
      <w:start w:val="1"/>
      <w:numFmt w:val="bullet"/>
      <w:lvlText w:val=""/>
      <w:lvlJc w:val="left"/>
      <w:pPr>
        <w:ind w:left="593" w:hanging="233"/>
      </w:pPr>
      <w:rPr>
        <w:rFonts w:hint="default" w:ascii="Symbol" w:hAnsi="Symbol"/>
        <w:b w:val="0"/>
        <w:bCs w:val="0"/>
        <w:i w:val="0"/>
        <w:iCs w:val="0"/>
        <w:spacing w:val="0"/>
        <w:w w:val="101"/>
        <w:sz w:val="18"/>
        <w:szCs w:val="18"/>
        <w:lang w:val="en-US" w:eastAsia="en-US" w:bidi="ar-SA"/>
      </w:rPr>
    </w:lvl>
    <w:lvl w:ilvl="1" w:tentative="0">
      <w:start w:val="0"/>
      <w:numFmt w:val="bullet"/>
      <w:lvlText w:val="•"/>
      <w:lvlJc w:val="left"/>
      <w:pPr>
        <w:ind w:left="1577" w:hanging="233"/>
      </w:pPr>
      <w:rPr>
        <w:rFonts w:hint="default"/>
        <w:lang w:val="en-US" w:eastAsia="en-US" w:bidi="ar-SA"/>
      </w:rPr>
    </w:lvl>
    <w:lvl w:ilvl="2" w:tentative="0">
      <w:start w:val="0"/>
      <w:numFmt w:val="bullet"/>
      <w:lvlText w:val="•"/>
      <w:lvlJc w:val="left"/>
      <w:pPr>
        <w:ind w:left="2556" w:hanging="233"/>
      </w:pPr>
      <w:rPr>
        <w:rFonts w:hint="default"/>
        <w:lang w:val="en-US" w:eastAsia="en-US" w:bidi="ar-SA"/>
      </w:rPr>
    </w:lvl>
    <w:lvl w:ilvl="3" w:tentative="0">
      <w:start w:val="0"/>
      <w:numFmt w:val="bullet"/>
      <w:lvlText w:val="•"/>
      <w:lvlJc w:val="left"/>
      <w:pPr>
        <w:ind w:left="3535" w:hanging="233"/>
      </w:pPr>
      <w:rPr>
        <w:rFonts w:hint="default"/>
        <w:lang w:val="en-US" w:eastAsia="en-US" w:bidi="ar-SA"/>
      </w:rPr>
    </w:lvl>
    <w:lvl w:ilvl="4" w:tentative="0">
      <w:start w:val="0"/>
      <w:numFmt w:val="bullet"/>
      <w:lvlText w:val="•"/>
      <w:lvlJc w:val="left"/>
      <w:pPr>
        <w:ind w:left="4514" w:hanging="233"/>
      </w:pPr>
      <w:rPr>
        <w:rFonts w:hint="default"/>
        <w:lang w:val="en-US" w:eastAsia="en-US" w:bidi="ar-SA"/>
      </w:rPr>
    </w:lvl>
    <w:lvl w:ilvl="5" w:tentative="0">
      <w:start w:val="0"/>
      <w:numFmt w:val="bullet"/>
      <w:lvlText w:val="•"/>
      <w:lvlJc w:val="left"/>
      <w:pPr>
        <w:ind w:left="5493" w:hanging="233"/>
      </w:pPr>
      <w:rPr>
        <w:rFonts w:hint="default"/>
        <w:lang w:val="en-US" w:eastAsia="en-US" w:bidi="ar-SA"/>
      </w:rPr>
    </w:lvl>
    <w:lvl w:ilvl="6" w:tentative="0">
      <w:start w:val="0"/>
      <w:numFmt w:val="bullet"/>
      <w:lvlText w:val="•"/>
      <w:lvlJc w:val="left"/>
      <w:pPr>
        <w:ind w:left="6472" w:hanging="233"/>
      </w:pPr>
      <w:rPr>
        <w:rFonts w:hint="default"/>
        <w:lang w:val="en-US" w:eastAsia="en-US" w:bidi="ar-SA"/>
      </w:rPr>
    </w:lvl>
    <w:lvl w:ilvl="7" w:tentative="0">
      <w:start w:val="0"/>
      <w:numFmt w:val="bullet"/>
      <w:lvlText w:val="•"/>
      <w:lvlJc w:val="left"/>
      <w:pPr>
        <w:ind w:left="7451" w:hanging="233"/>
      </w:pPr>
      <w:rPr>
        <w:rFonts w:hint="default"/>
        <w:lang w:val="en-US" w:eastAsia="en-US" w:bidi="ar-SA"/>
      </w:rPr>
    </w:lvl>
    <w:lvl w:ilvl="8" w:tentative="0">
      <w:start w:val="0"/>
      <w:numFmt w:val="bullet"/>
      <w:lvlText w:val="•"/>
      <w:lvlJc w:val="left"/>
      <w:pPr>
        <w:ind w:left="8430" w:hanging="233"/>
      </w:pPr>
      <w:rPr>
        <w:rFonts w:hint="default"/>
        <w:lang w:val="en-US" w:eastAsia="en-US" w:bidi="ar-SA"/>
      </w:rPr>
    </w:lvl>
  </w:abstractNum>
  <w:abstractNum w:abstractNumId="53">
    <w:nsid w:val="429B7397"/>
    <w:multiLevelType w:val="multilevel"/>
    <w:tmpl w:val="429B73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3706742"/>
    <w:multiLevelType w:val="multilevel"/>
    <w:tmpl w:val="437067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439915B4"/>
    <w:multiLevelType w:val="multilevel"/>
    <w:tmpl w:val="439915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44605F2"/>
    <w:multiLevelType w:val="multilevel"/>
    <w:tmpl w:val="444605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4ECED22"/>
    <w:multiLevelType w:val="multilevel"/>
    <w:tmpl w:val="44ECED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46B26C2D"/>
    <w:multiLevelType w:val="multilevel"/>
    <w:tmpl w:val="46B26C2D"/>
    <w:lvl w:ilvl="0" w:tentative="0">
      <w:start w:val="1"/>
      <w:numFmt w:val="bullet"/>
      <w:lvlText w:val=""/>
      <w:lvlJc w:val="left"/>
      <w:pPr>
        <w:tabs>
          <w:tab w:val="left" w:pos="990"/>
        </w:tabs>
        <w:ind w:left="990" w:hanging="360"/>
      </w:pPr>
      <w:rPr>
        <w:rFonts w:hint="default" w:ascii="Symbol" w:hAnsi="Symbol"/>
        <w:sz w:val="20"/>
      </w:rPr>
    </w:lvl>
    <w:lvl w:ilvl="1" w:tentative="0">
      <w:start w:val="1"/>
      <w:numFmt w:val="bullet"/>
      <w:lvlText w:val="o"/>
      <w:lvlJc w:val="left"/>
      <w:pPr>
        <w:tabs>
          <w:tab w:val="left" w:pos="1710"/>
        </w:tabs>
        <w:ind w:left="1710" w:hanging="360"/>
      </w:pPr>
      <w:rPr>
        <w:rFonts w:hint="default" w:ascii="Courier New" w:hAnsi="Courier New"/>
        <w:sz w:val="20"/>
      </w:rPr>
    </w:lvl>
    <w:lvl w:ilvl="2" w:tentative="0">
      <w:start w:val="1"/>
      <w:numFmt w:val="bullet"/>
      <w:lvlText w:val=""/>
      <w:lvlJc w:val="left"/>
      <w:pPr>
        <w:tabs>
          <w:tab w:val="left" w:pos="2430"/>
        </w:tabs>
        <w:ind w:left="2430" w:hanging="360"/>
      </w:pPr>
      <w:rPr>
        <w:rFonts w:hint="default" w:ascii="Wingdings" w:hAnsi="Wingdings"/>
        <w:sz w:val="20"/>
      </w:rPr>
    </w:lvl>
    <w:lvl w:ilvl="3" w:tentative="0">
      <w:start w:val="1"/>
      <w:numFmt w:val="bullet"/>
      <w:lvlText w:val=""/>
      <w:lvlJc w:val="left"/>
      <w:pPr>
        <w:tabs>
          <w:tab w:val="left" w:pos="3150"/>
        </w:tabs>
        <w:ind w:left="3150" w:hanging="360"/>
      </w:pPr>
      <w:rPr>
        <w:rFonts w:hint="default" w:ascii="Wingdings" w:hAnsi="Wingdings"/>
        <w:sz w:val="20"/>
      </w:rPr>
    </w:lvl>
    <w:lvl w:ilvl="4" w:tentative="0">
      <w:start w:val="1"/>
      <w:numFmt w:val="bullet"/>
      <w:lvlText w:val=""/>
      <w:lvlJc w:val="left"/>
      <w:pPr>
        <w:tabs>
          <w:tab w:val="left" w:pos="3870"/>
        </w:tabs>
        <w:ind w:left="3870" w:hanging="360"/>
      </w:pPr>
      <w:rPr>
        <w:rFonts w:hint="default" w:ascii="Wingdings" w:hAnsi="Wingdings"/>
        <w:sz w:val="20"/>
      </w:rPr>
    </w:lvl>
    <w:lvl w:ilvl="5" w:tentative="0">
      <w:start w:val="1"/>
      <w:numFmt w:val="bullet"/>
      <w:lvlText w:val=""/>
      <w:lvlJc w:val="left"/>
      <w:pPr>
        <w:tabs>
          <w:tab w:val="left" w:pos="4590"/>
        </w:tabs>
        <w:ind w:left="4590" w:hanging="360"/>
      </w:pPr>
      <w:rPr>
        <w:rFonts w:hint="default" w:ascii="Wingdings" w:hAnsi="Wingdings"/>
        <w:sz w:val="20"/>
      </w:rPr>
    </w:lvl>
    <w:lvl w:ilvl="6" w:tentative="0">
      <w:start w:val="1"/>
      <w:numFmt w:val="bullet"/>
      <w:lvlText w:val=""/>
      <w:lvlJc w:val="left"/>
      <w:pPr>
        <w:tabs>
          <w:tab w:val="left" w:pos="5310"/>
        </w:tabs>
        <w:ind w:left="5310" w:hanging="360"/>
      </w:pPr>
      <w:rPr>
        <w:rFonts w:hint="default" w:ascii="Wingdings" w:hAnsi="Wingdings"/>
        <w:sz w:val="20"/>
      </w:rPr>
    </w:lvl>
    <w:lvl w:ilvl="7" w:tentative="0">
      <w:start w:val="1"/>
      <w:numFmt w:val="bullet"/>
      <w:lvlText w:val=""/>
      <w:lvlJc w:val="left"/>
      <w:pPr>
        <w:tabs>
          <w:tab w:val="left" w:pos="6030"/>
        </w:tabs>
        <w:ind w:left="6030" w:hanging="360"/>
      </w:pPr>
      <w:rPr>
        <w:rFonts w:hint="default" w:ascii="Wingdings" w:hAnsi="Wingdings"/>
        <w:sz w:val="20"/>
      </w:rPr>
    </w:lvl>
    <w:lvl w:ilvl="8" w:tentative="0">
      <w:start w:val="1"/>
      <w:numFmt w:val="bullet"/>
      <w:lvlText w:val=""/>
      <w:lvlJc w:val="left"/>
      <w:pPr>
        <w:tabs>
          <w:tab w:val="left" w:pos="6750"/>
        </w:tabs>
        <w:ind w:left="6750" w:hanging="360"/>
      </w:pPr>
      <w:rPr>
        <w:rFonts w:hint="default" w:ascii="Wingdings" w:hAnsi="Wingdings"/>
        <w:sz w:val="20"/>
      </w:rPr>
    </w:lvl>
  </w:abstractNum>
  <w:abstractNum w:abstractNumId="59">
    <w:nsid w:val="485520C1"/>
    <w:multiLevelType w:val="multilevel"/>
    <w:tmpl w:val="485520C1"/>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0">
    <w:nsid w:val="4B59698A"/>
    <w:multiLevelType w:val="multilevel"/>
    <w:tmpl w:val="4B59698A"/>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1"/>
      <w:numFmt w:val="upperRoman"/>
      <w:lvlText w:val="%2."/>
      <w:lvlJc w:val="right"/>
      <w:pPr>
        <w:ind w:left="821" w:hanging="360"/>
      </w:pPr>
    </w:lvl>
    <w:lvl w:ilvl="2" w:tentative="0">
      <w:start w:val="0"/>
      <w:numFmt w:val="bullet"/>
      <w:lvlText w:val="•"/>
      <w:lvlJc w:val="left"/>
      <w:pPr>
        <w:ind w:left="1787" w:hanging="233"/>
      </w:pPr>
      <w:rPr>
        <w:rFonts w:hint="default"/>
        <w:lang w:val="en-US" w:eastAsia="en-US" w:bidi="ar-SA"/>
      </w:rPr>
    </w:lvl>
    <w:lvl w:ilvl="3" w:tentative="0">
      <w:start w:val="0"/>
      <w:numFmt w:val="bullet"/>
      <w:lvlText w:val="•"/>
      <w:lvlJc w:val="left"/>
      <w:pPr>
        <w:ind w:left="2875" w:hanging="233"/>
      </w:pPr>
      <w:rPr>
        <w:rFonts w:hint="default"/>
        <w:lang w:val="en-US" w:eastAsia="en-US" w:bidi="ar-SA"/>
      </w:rPr>
    </w:lvl>
    <w:lvl w:ilvl="4" w:tentative="0">
      <w:start w:val="0"/>
      <w:numFmt w:val="bullet"/>
      <w:lvlText w:val="•"/>
      <w:lvlJc w:val="left"/>
      <w:pPr>
        <w:ind w:left="3963" w:hanging="233"/>
      </w:pPr>
      <w:rPr>
        <w:rFonts w:hint="default"/>
        <w:lang w:val="en-US" w:eastAsia="en-US" w:bidi="ar-SA"/>
      </w:rPr>
    </w:lvl>
    <w:lvl w:ilvl="5" w:tentative="0">
      <w:start w:val="0"/>
      <w:numFmt w:val="bullet"/>
      <w:lvlText w:val="•"/>
      <w:lvlJc w:val="left"/>
      <w:pPr>
        <w:ind w:left="5050" w:hanging="233"/>
      </w:pPr>
      <w:rPr>
        <w:rFonts w:hint="default"/>
        <w:lang w:val="en-US" w:eastAsia="en-US" w:bidi="ar-SA"/>
      </w:rPr>
    </w:lvl>
    <w:lvl w:ilvl="6" w:tentative="0">
      <w:start w:val="0"/>
      <w:numFmt w:val="bullet"/>
      <w:lvlText w:val="•"/>
      <w:lvlJc w:val="left"/>
      <w:pPr>
        <w:ind w:left="6138" w:hanging="233"/>
      </w:pPr>
      <w:rPr>
        <w:rFonts w:hint="default"/>
        <w:lang w:val="en-US" w:eastAsia="en-US" w:bidi="ar-SA"/>
      </w:rPr>
    </w:lvl>
    <w:lvl w:ilvl="7" w:tentative="0">
      <w:start w:val="0"/>
      <w:numFmt w:val="bullet"/>
      <w:lvlText w:val="•"/>
      <w:lvlJc w:val="left"/>
      <w:pPr>
        <w:ind w:left="7226" w:hanging="233"/>
      </w:pPr>
      <w:rPr>
        <w:rFonts w:hint="default"/>
        <w:lang w:val="en-US" w:eastAsia="en-US" w:bidi="ar-SA"/>
      </w:rPr>
    </w:lvl>
    <w:lvl w:ilvl="8" w:tentative="0">
      <w:start w:val="0"/>
      <w:numFmt w:val="bullet"/>
      <w:lvlText w:val="•"/>
      <w:lvlJc w:val="left"/>
      <w:pPr>
        <w:ind w:left="8314" w:hanging="233"/>
      </w:pPr>
      <w:rPr>
        <w:rFonts w:hint="default"/>
        <w:lang w:val="en-US" w:eastAsia="en-US" w:bidi="ar-SA"/>
      </w:rPr>
    </w:lvl>
  </w:abstractNum>
  <w:abstractNum w:abstractNumId="61">
    <w:nsid w:val="4BFC4179"/>
    <w:multiLevelType w:val="multilevel"/>
    <w:tmpl w:val="4BFC41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4C32608C"/>
    <w:multiLevelType w:val="multilevel"/>
    <w:tmpl w:val="4C3260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4C494CBB"/>
    <w:multiLevelType w:val="multilevel"/>
    <w:tmpl w:val="4C494C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4C546584"/>
    <w:multiLevelType w:val="multilevel"/>
    <w:tmpl w:val="4C5465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4CAD3FB5"/>
    <w:multiLevelType w:val="multilevel"/>
    <w:tmpl w:val="4CAD3F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4D4DC07F"/>
    <w:multiLevelType w:val="multilevel"/>
    <w:tmpl w:val="4D4DC07F"/>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67">
    <w:nsid w:val="4DEF1BC8"/>
    <w:multiLevelType w:val="multilevel"/>
    <w:tmpl w:val="4DEF1B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4E4B4878"/>
    <w:multiLevelType w:val="multilevel"/>
    <w:tmpl w:val="4E4B48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4FB9236A"/>
    <w:multiLevelType w:val="multilevel"/>
    <w:tmpl w:val="4FB9236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0">
    <w:nsid w:val="4FC04108"/>
    <w:multiLevelType w:val="multilevel"/>
    <w:tmpl w:val="4FC04108"/>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1">
    <w:nsid w:val="506502F5"/>
    <w:multiLevelType w:val="multilevel"/>
    <w:tmpl w:val="506502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2">
    <w:nsid w:val="527D3F97"/>
    <w:multiLevelType w:val="multilevel"/>
    <w:tmpl w:val="527D3F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374607E"/>
    <w:multiLevelType w:val="multilevel"/>
    <w:tmpl w:val="537460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5422742F"/>
    <w:multiLevelType w:val="multilevel"/>
    <w:tmpl w:val="542274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55D63DA5"/>
    <w:multiLevelType w:val="multilevel"/>
    <w:tmpl w:val="55D63D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6">
    <w:nsid w:val="56B94CC8"/>
    <w:multiLevelType w:val="multilevel"/>
    <w:tmpl w:val="56B94C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570A6934"/>
    <w:multiLevelType w:val="multilevel"/>
    <w:tmpl w:val="570A6934"/>
    <w:lvl w:ilvl="0" w:tentative="0">
      <w:start w:val="1"/>
      <w:numFmt w:val="decimal"/>
      <w:lvlText w:val="%1."/>
      <w:lvlJc w:val="left"/>
      <w:pPr>
        <w:ind w:left="72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8">
    <w:nsid w:val="587557FB"/>
    <w:multiLevelType w:val="multilevel"/>
    <w:tmpl w:val="587557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59596D88"/>
    <w:multiLevelType w:val="multilevel"/>
    <w:tmpl w:val="59596D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0">
    <w:nsid w:val="59ADCABA"/>
    <w:multiLevelType w:val="multilevel"/>
    <w:tmpl w:val="59ADCABA"/>
    <w:lvl w:ilvl="0" w:tentative="0">
      <w:start w:val="1"/>
      <w:numFmt w:val="decimal"/>
      <w:lvlText w:val="%1."/>
      <w:lvlJc w:val="left"/>
      <w:pPr>
        <w:ind w:left="469" w:hanging="207"/>
      </w:pPr>
      <w:rPr>
        <w:rFonts w:hint="default"/>
        <w:spacing w:val="0"/>
        <w:w w:val="103"/>
        <w:lang w:val="en-US" w:eastAsia="en-US" w:bidi="ar-SA"/>
      </w:rPr>
    </w:lvl>
    <w:lvl w:ilvl="1"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2" w:tentative="0">
      <w:start w:val="0"/>
      <w:numFmt w:val="bullet"/>
      <w:lvlText w:val="➢"/>
      <w:lvlJc w:val="left"/>
      <w:pPr>
        <w:ind w:left="683" w:hanging="233"/>
      </w:pPr>
      <w:rPr>
        <w:rFonts w:hint="default" w:ascii="MS Gothic" w:hAnsi="MS Gothic" w:eastAsia="MS Gothic" w:cs="MS Gothic"/>
        <w:b w:val="0"/>
        <w:bCs w:val="0"/>
        <w:i w:val="0"/>
        <w:iCs w:val="0"/>
        <w:spacing w:val="0"/>
        <w:w w:val="101"/>
        <w:sz w:val="18"/>
        <w:szCs w:val="18"/>
        <w:lang w:val="en-US" w:eastAsia="en-US" w:bidi="ar-SA"/>
      </w:rPr>
    </w:lvl>
    <w:lvl w:ilvl="3" w:tentative="0">
      <w:start w:val="0"/>
      <w:numFmt w:val="bullet"/>
      <w:lvlText w:val="•"/>
      <w:lvlJc w:val="left"/>
      <w:pPr>
        <w:ind w:left="1923" w:hanging="233"/>
      </w:pPr>
      <w:rPr>
        <w:rFonts w:hint="default"/>
        <w:lang w:val="en-US" w:eastAsia="en-US" w:bidi="ar-SA"/>
      </w:rPr>
    </w:lvl>
    <w:lvl w:ilvl="4" w:tentative="0">
      <w:start w:val="0"/>
      <w:numFmt w:val="bullet"/>
      <w:lvlText w:val="•"/>
      <w:lvlJc w:val="left"/>
      <w:pPr>
        <w:ind w:left="3147" w:hanging="233"/>
      </w:pPr>
      <w:rPr>
        <w:rFonts w:hint="default"/>
        <w:lang w:val="en-US" w:eastAsia="en-US" w:bidi="ar-SA"/>
      </w:rPr>
    </w:lvl>
    <w:lvl w:ilvl="5" w:tentative="0">
      <w:start w:val="0"/>
      <w:numFmt w:val="bullet"/>
      <w:lvlText w:val="•"/>
      <w:lvlJc w:val="left"/>
      <w:pPr>
        <w:ind w:left="4371" w:hanging="233"/>
      </w:pPr>
      <w:rPr>
        <w:rFonts w:hint="default"/>
        <w:lang w:val="en-US" w:eastAsia="en-US" w:bidi="ar-SA"/>
      </w:rPr>
    </w:lvl>
    <w:lvl w:ilvl="6" w:tentative="0">
      <w:start w:val="0"/>
      <w:numFmt w:val="bullet"/>
      <w:lvlText w:val="•"/>
      <w:lvlJc w:val="left"/>
      <w:pPr>
        <w:ind w:left="5594" w:hanging="233"/>
      </w:pPr>
      <w:rPr>
        <w:rFonts w:hint="default"/>
        <w:lang w:val="en-US" w:eastAsia="en-US" w:bidi="ar-SA"/>
      </w:rPr>
    </w:lvl>
    <w:lvl w:ilvl="7" w:tentative="0">
      <w:start w:val="0"/>
      <w:numFmt w:val="bullet"/>
      <w:lvlText w:val="•"/>
      <w:lvlJc w:val="left"/>
      <w:pPr>
        <w:ind w:left="6818" w:hanging="233"/>
      </w:pPr>
      <w:rPr>
        <w:rFonts w:hint="default"/>
        <w:lang w:val="en-US" w:eastAsia="en-US" w:bidi="ar-SA"/>
      </w:rPr>
    </w:lvl>
    <w:lvl w:ilvl="8" w:tentative="0">
      <w:start w:val="0"/>
      <w:numFmt w:val="bullet"/>
      <w:lvlText w:val="•"/>
      <w:lvlJc w:val="left"/>
      <w:pPr>
        <w:ind w:left="8042" w:hanging="233"/>
      </w:pPr>
      <w:rPr>
        <w:rFonts w:hint="default"/>
        <w:lang w:val="en-US" w:eastAsia="en-US" w:bidi="ar-SA"/>
      </w:rPr>
    </w:lvl>
  </w:abstractNum>
  <w:abstractNum w:abstractNumId="81">
    <w:nsid w:val="5A241D34"/>
    <w:multiLevelType w:val="multilevel"/>
    <w:tmpl w:val="5A241D34"/>
    <w:lvl w:ilvl="0" w:tentative="0">
      <w:start w:val="1"/>
      <w:numFmt w:val="bullet"/>
      <w:lvlText w:val=""/>
      <w:lvlJc w:val="left"/>
      <w:pPr>
        <w:ind w:left="694" w:hanging="233"/>
      </w:pPr>
      <w:rPr>
        <w:rFonts w:hint="default" w:ascii="Symbol" w:hAnsi="Symbol"/>
        <w:b w:val="0"/>
        <w:bCs w:val="0"/>
        <w:i w:val="0"/>
        <w:iCs w:val="0"/>
        <w:spacing w:val="0"/>
        <w:w w:val="101"/>
        <w:sz w:val="18"/>
        <w:szCs w:val="18"/>
        <w:lang w:val="en-US" w:eastAsia="en-US" w:bidi="ar-SA"/>
      </w:rPr>
    </w:lvl>
    <w:lvl w:ilvl="1" w:tentative="0">
      <w:start w:val="0"/>
      <w:numFmt w:val="bullet"/>
      <w:lvlText w:val="•"/>
      <w:lvlJc w:val="left"/>
      <w:pPr>
        <w:ind w:left="1678" w:hanging="233"/>
      </w:pPr>
      <w:rPr>
        <w:rFonts w:hint="default"/>
        <w:b w:val="0"/>
        <w:bCs w:val="0"/>
        <w:i w:val="0"/>
        <w:iCs w:val="0"/>
        <w:spacing w:val="0"/>
        <w:w w:val="103"/>
        <w:sz w:val="18"/>
        <w:szCs w:val="18"/>
        <w:lang w:val="en-US" w:eastAsia="en-US" w:bidi="ar-SA"/>
      </w:rPr>
    </w:lvl>
    <w:lvl w:ilvl="2" w:tentative="0">
      <w:start w:val="0"/>
      <w:numFmt w:val="bullet"/>
      <w:lvlText w:val="•"/>
      <w:lvlJc w:val="left"/>
      <w:pPr>
        <w:ind w:left="2657" w:hanging="233"/>
      </w:pPr>
      <w:rPr>
        <w:rFonts w:hint="default"/>
        <w:lang w:val="en-US" w:eastAsia="en-US" w:bidi="ar-SA"/>
      </w:rPr>
    </w:lvl>
    <w:lvl w:ilvl="3" w:tentative="0">
      <w:start w:val="0"/>
      <w:numFmt w:val="bullet"/>
      <w:lvlText w:val="•"/>
      <w:lvlJc w:val="left"/>
      <w:pPr>
        <w:ind w:left="3636" w:hanging="233"/>
      </w:pPr>
      <w:rPr>
        <w:rFonts w:hint="default"/>
        <w:lang w:val="en-US" w:eastAsia="en-US" w:bidi="ar-SA"/>
      </w:rPr>
    </w:lvl>
    <w:lvl w:ilvl="4" w:tentative="0">
      <w:start w:val="0"/>
      <w:numFmt w:val="bullet"/>
      <w:lvlText w:val="•"/>
      <w:lvlJc w:val="left"/>
      <w:pPr>
        <w:ind w:left="4615" w:hanging="233"/>
      </w:pPr>
      <w:rPr>
        <w:rFonts w:hint="default"/>
        <w:lang w:val="en-US" w:eastAsia="en-US" w:bidi="ar-SA"/>
      </w:rPr>
    </w:lvl>
    <w:lvl w:ilvl="5" w:tentative="0">
      <w:start w:val="0"/>
      <w:numFmt w:val="bullet"/>
      <w:lvlText w:val="•"/>
      <w:lvlJc w:val="left"/>
      <w:pPr>
        <w:ind w:left="5594" w:hanging="233"/>
      </w:pPr>
      <w:rPr>
        <w:rFonts w:hint="default"/>
        <w:lang w:val="en-US" w:eastAsia="en-US" w:bidi="ar-SA"/>
      </w:rPr>
    </w:lvl>
    <w:lvl w:ilvl="6" w:tentative="0">
      <w:start w:val="0"/>
      <w:numFmt w:val="bullet"/>
      <w:lvlText w:val="•"/>
      <w:lvlJc w:val="left"/>
      <w:pPr>
        <w:ind w:left="6573" w:hanging="233"/>
      </w:pPr>
      <w:rPr>
        <w:rFonts w:hint="default"/>
        <w:lang w:val="en-US" w:eastAsia="en-US" w:bidi="ar-SA"/>
      </w:rPr>
    </w:lvl>
    <w:lvl w:ilvl="7" w:tentative="0">
      <w:start w:val="0"/>
      <w:numFmt w:val="bullet"/>
      <w:lvlText w:val="•"/>
      <w:lvlJc w:val="left"/>
      <w:pPr>
        <w:ind w:left="7552" w:hanging="233"/>
      </w:pPr>
      <w:rPr>
        <w:rFonts w:hint="default"/>
        <w:lang w:val="en-US" w:eastAsia="en-US" w:bidi="ar-SA"/>
      </w:rPr>
    </w:lvl>
    <w:lvl w:ilvl="8" w:tentative="0">
      <w:start w:val="0"/>
      <w:numFmt w:val="bullet"/>
      <w:lvlText w:val="•"/>
      <w:lvlJc w:val="left"/>
      <w:pPr>
        <w:ind w:left="8531" w:hanging="233"/>
      </w:pPr>
      <w:rPr>
        <w:rFonts w:hint="default"/>
        <w:lang w:val="en-US" w:eastAsia="en-US" w:bidi="ar-SA"/>
      </w:rPr>
    </w:lvl>
  </w:abstractNum>
  <w:abstractNum w:abstractNumId="82">
    <w:nsid w:val="5A8D0A63"/>
    <w:multiLevelType w:val="multilevel"/>
    <w:tmpl w:val="5A8D0A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3">
    <w:nsid w:val="5AEB2551"/>
    <w:multiLevelType w:val="multilevel"/>
    <w:tmpl w:val="5AEB255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4">
    <w:nsid w:val="5AEF3C8C"/>
    <w:multiLevelType w:val="multilevel"/>
    <w:tmpl w:val="5AEF3C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5BBE586F"/>
    <w:multiLevelType w:val="multilevel"/>
    <w:tmpl w:val="5BBE586F"/>
    <w:lvl w:ilvl="0" w:tentative="0">
      <w:start w:val="1"/>
      <w:numFmt w:val="decimal"/>
      <w:lvlText w:val="%1."/>
      <w:lvlJc w:val="left"/>
      <w:pPr>
        <w:ind w:left="479" w:hanging="218"/>
      </w:pPr>
      <w:rPr>
        <w:rFonts w:hint="defaul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86">
    <w:nsid w:val="5BED5588"/>
    <w:multiLevelType w:val="multilevel"/>
    <w:tmpl w:val="5BED558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5CB544F0"/>
    <w:multiLevelType w:val="multilevel"/>
    <w:tmpl w:val="5CB544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5E081A47"/>
    <w:multiLevelType w:val="multilevel"/>
    <w:tmpl w:val="5E081A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9">
    <w:nsid w:val="5ED0FE66"/>
    <w:multiLevelType w:val="multilevel"/>
    <w:tmpl w:val="5ED0FE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5FC250F0"/>
    <w:multiLevelType w:val="multilevel"/>
    <w:tmpl w:val="5FC250F0"/>
    <w:lvl w:ilvl="0" w:tentative="0">
      <w:start w:val="1"/>
      <w:numFmt w:val="bullet"/>
      <w:lvlText w:val=""/>
      <w:lvlJc w:val="left"/>
      <w:pPr>
        <w:ind w:left="694" w:hanging="233"/>
      </w:pPr>
      <w:rPr>
        <w:rFonts w:hint="default" w:ascii="Symbol" w:hAnsi="Symbol"/>
        <w:b w:val="0"/>
        <w:bCs w:val="0"/>
        <w:i w:val="0"/>
        <w:iCs w:val="0"/>
        <w:spacing w:val="0"/>
        <w:w w:val="101"/>
        <w:sz w:val="18"/>
        <w:szCs w:val="18"/>
        <w:lang w:val="en-US" w:eastAsia="en-US" w:bidi="ar-SA"/>
      </w:rPr>
    </w:lvl>
    <w:lvl w:ilvl="1" w:tentative="0">
      <w:start w:val="0"/>
      <w:numFmt w:val="bullet"/>
      <w:lvlText w:val="•"/>
      <w:lvlJc w:val="left"/>
      <w:pPr>
        <w:ind w:left="1678" w:hanging="233"/>
      </w:pPr>
      <w:rPr>
        <w:rFonts w:hint="default"/>
        <w:lang w:val="en-US" w:eastAsia="en-US" w:bidi="ar-SA"/>
      </w:rPr>
    </w:lvl>
    <w:lvl w:ilvl="2" w:tentative="0">
      <w:start w:val="0"/>
      <w:numFmt w:val="bullet"/>
      <w:lvlText w:val="•"/>
      <w:lvlJc w:val="left"/>
      <w:pPr>
        <w:ind w:left="2657" w:hanging="233"/>
      </w:pPr>
      <w:rPr>
        <w:rFonts w:hint="default"/>
        <w:lang w:val="en-US" w:eastAsia="en-US" w:bidi="ar-SA"/>
      </w:rPr>
    </w:lvl>
    <w:lvl w:ilvl="3" w:tentative="0">
      <w:start w:val="0"/>
      <w:numFmt w:val="bullet"/>
      <w:lvlText w:val="•"/>
      <w:lvlJc w:val="left"/>
      <w:pPr>
        <w:ind w:left="3636" w:hanging="233"/>
      </w:pPr>
      <w:rPr>
        <w:rFonts w:hint="default"/>
        <w:lang w:val="en-US" w:eastAsia="en-US" w:bidi="ar-SA"/>
      </w:rPr>
    </w:lvl>
    <w:lvl w:ilvl="4" w:tentative="0">
      <w:start w:val="0"/>
      <w:numFmt w:val="bullet"/>
      <w:lvlText w:val="•"/>
      <w:lvlJc w:val="left"/>
      <w:pPr>
        <w:ind w:left="4615" w:hanging="233"/>
      </w:pPr>
      <w:rPr>
        <w:rFonts w:hint="default"/>
        <w:lang w:val="en-US" w:eastAsia="en-US" w:bidi="ar-SA"/>
      </w:rPr>
    </w:lvl>
    <w:lvl w:ilvl="5" w:tentative="0">
      <w:start w:val="0"/>
      <w:numFmt w:val="bullet"/>
      <w:lvlText w:val="•"/>
      <w:lvlJc w:val="left"/>
      <w:pPr>
        <w:ind w:left="5594" w:hanging="233"/>
      </w:pPr>
      <w:rPr>
        <w:rFonts w:hint="default"/>
        <w:lang w:val="en-US" w:eastAsia="en-US" w:bidi="ar-SA"/>
      </w:rPr>
    </w:lvl>
    <w:lvl w:ilvl="6" w:tentative="0">
      <w:start w:val="0"/>
      <w:numFmt w:val="bullet"/>
      <w:lvlText w:val="•"/>
      <w:lvlJc w:val="left"/>
      <w:pPr>
        <w:ind w:left="6573" w:hanging="233"/>
      </w:pPr>
      <w:rPr>
        <w:rFonts w:hint="default"/>
        <w:lang w:val="en-US" w:eastAsia="en-US" w:bidi="ar-SA"/>
      </w:rPr>
    </w:lvl>
    <w:lvl w:ilvl="7" w:tentative="0">
      <w:start w:val="0"/>
      <w:numFmt w:val="bullet"/>
      <w:lvlText w:val="•"/>
      <w:lvlJc w:val="left"/>
      <w:pPr>
        <w:ind w:left="7552" w:hanging="233"/>
      </w:pPr>
      <w:rPr>
        <w:rFonts w:hint="default"/>
        <w:lang w:val="en-US" w:eastAsia="en-US" w:bidi="ar-SA"/>
      </w:rPr>
    </w:lvl>
    <w:lvl w:ilvl="8" w:tentative="0">
      <w:start w:val="0"/>
      <w:numFmt w:val="bullet"/>
      <w:lvlText w:val="•"/>
      <w:lvlJc w:val="left"/>
      <w:pPr>
        <w:ind w:left="8531" w:hanging="233"/>
      </w:pPr>
      <w:rPr>
        <w:rFonts w:hint="default"/>
        <w:lang w:val="en-US" w:eastAsia="en-US" w:bidi="ar-SA"/>
      </w:rPr>
    </w:lvl>
  </w:abstractNum>
  <w:abstractNum w:abstractNumId="91">
    <w:nsid w:val="5FE34976"/>
    <w:multiLevelType w:val="multilevel"/>
    <w:tmpl w:val="5FE34976"/>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2">
    <w:nsid w:val="600018CD"/>
    <w:multiLevelType w:val="multilevel"/>
    <w:tmpl w:val="600018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60242013"/>
    <w:multiLevelType w:val="multilevel"/>
    <w:tmpl w:val="60242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60323B8B"/>
    <w:multiLevelType w:val="multilevel"/>
    <w:tmpl w:val="60323B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5">
    <w:nsid w:val="64112E81"/>
    <w:multiLevelType w:val="multilevel"/>
    <w:tmpl w:val="64112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662E3B7E"/>
    <w:multiLevelType w:val="multilevel"/>
    <w:tmpl w:val="662E3B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6D2E3BEC"/>
    <w:multiLevelType w:val="multilevel"/>
    <w:tmpl w:val="6D2E3BE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8">
    <w:nsid w:val="6E6F5CCC"/>
    <w:multiLevelType w:val="multilevel"/>
    <w:tmpl w:val="6E6F5C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9">
    <w:nsid w:val="6E921FC8"/>
    <w:multiLevelType w:val="multilevel"/>
    <w:tmpl w:val="6E921FC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0">
    <w:nsid w:val="6F4F755D"/>
    <w:multiLevelType w:val="multilevel"/>
    <w:tmpl w:val="6F4F755D"/>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54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1">
    <w:nsid w:val="72183CF9"/>
    <w:multiLevelType w:val="multilevel"/>
    <w:tmpl w:val="72183CF9"/>
    <w:lvl w:ilvl="0" w:tentative="0">
      <w:start w:val="1"/>
      <w:numFmt w:val="decimal"/>
      <w:lvlText w:val="%1)"/>
      <w:lvlJc w:val="left"/>
      <w:pPr>
        <w:ind w:left="479" w:hanging="218"/>
      </w:pPr>
      <w:rPr>
        <w:rFonts w:hint="default" w:ascii="Arial MT" w:hAnsi="Arial MT" w:eastAsia="Arial MT" w:cs="Arial MT"/>
        <w:b w:val="0"/>
        <w:bCs w:val="0"/>
        <w:i w:val="0"/>
        <w:iCs w:val="0"/>
        <w:spacing w:val="0"/>
        <w:w w:val="103"/>
        <w:sz w:val="18"/>
        <w:szCs w:val="18"/>
        <w:lang w:val="en-US" w:eastAsia="en-US" w:bidi="ar-SA"/>
      </w:rPr>
    </w:lvl>
    <w:lvl w:ilvl="1" w:tentative="0">
      <w:start w:val="0"/>
      <w:numFmt w:val="bullet"/>
      <w:lvlText w:val="•"/>
      <w:lvlJc w:val="left"/>
      <w:pPr>
        <w:ind w:left="1480" w:hanging="218"/>
      </w:pPr>
      <w:rPr>
        <w:rFonts w:hint="default"/>
        <w:lang w:val="en-US" w:eastAsia="en-US" w:bidi="ar-SA"/>
      </w:rPr>
    </w:lvl>
    <w:lvl w:ilvl="2" w:tentative="0">
      <w:start w:val="0"/>
      <w:numFmt w:val="bullet"/>
      <w:lvlText w:val="•"/>
      <w:lvlJc w:val="left"/>
      <w:pPr>
        <w:ind w:left="2481" w:hanging="218"/>
      </w:pPr>
      <w:rPr>
        <w:rFonts w:hint="default"/>
        <w:lang w:val="en-US" w:eastAsia="en-US" w:bidi="ar-SA"/>
      </w:rPr>
    </w:lvl>
    <w:lvl w:ilvl="3" w:tentative="0">
      <w:start w:val="0"/>
      <w:numFmt w:val="bullet"/>
      <w:lvlText w:val="•"/>
      <w:lvlJc w:val="left"/>
      <w:pPr>
        <w:ind w:left="3482" w:hanging="218"/>
      </w:pPr>
      <w:rPr>
        <w:rFonts w:hint="default"/>
        <w:lang w:val="en-US" w:eastAsia="en-US" w:bidi="ar-SA"/>
      </w:rPr>
    </w:lvl>
    <w:lvl w:ilvl="4" w:tentative="0">
      <w:start w:val="0"/>
      <w:numFmt w:val="bullet"/>
      <w:lvlText w:val="•"/>
      <w:lvlJc w:val="left"/>
      <w:pPr>
        <w:ind w:left="4483" w:hanging="218"/>
      </w:pPr>
      <w:rPr>
        <w:rFonts w:hint="default"/>
        <w:lang w:val="en-US" w:eastAsia="en-US" w:bidi="ar-SA"/>
      </w:rPr>
    </w:lvl>
    <w:lvl w:ilvl="5" w:tentative="0">
      <w:start w:val="0"/>
      <w:numFmt w:val="bullet"/>
      <w:lvlText w:val="•"/>
      <w:lvlJc w:val="left"/>
      <w:pPr>
        <w:ind w:left="5484" w:hanging="218"/>
      </w:pPr>
      <w:rPr>
        <w:rFonts w:hint="default"/>
        <w:lang w:val="en-US" w:eastAsia="en-US" w:bidi="ar-SA"/>
      </w:rPr>
    </w:lvl>
    <w:lvl w:ilvl="6" w:tentative="0">
      <w:start w:val="0"/>
      <w:numFmt w:val="bullet"/>
      <w:lvlText w:val="•"/>
      <w:lvlJc w:val="left"/>
      <w:pPr>
        <w:ind w:left="6485" w:hanging="218"/>
      </w:pPr>
      <w:rPr>
        <w:rFonts w:hint="default"/>
        <w:lang w:val="en-US" w:eastAsia="en-US" w:bidi="ar-SA"/>
      </w:rPr>
    </w:lvl>
    <w:lvl w:ilvl="7" w:tentative="0">
      <w:start w:val="0"/>
      <w:numFmt w:val="bullet"/>
      <w:lvlText w:val="•"/>
      <w:lvlJc w:val="left"/>
      <w:pPr>
        <w:ind w:left="7486" w:hanging="218"/>
      </w:pPr>
      <w:rPr>
        <w:rFonts w:hint="default"/>
        <w:lang w:val="en-US" w:eastAsia="en-US" w:bidi="ar-SA"/>
      </w:rPr>
    </w:lvl>
    <w:lvl w:ilvl="8" w:tentative="0">
      <w:start w:val="0"/>
      <w:numFmt w:val="bullet"/>
      <w:lvlText w:val="•"/>
      <w:lvlJc w:val="left"/>
      <w:pPr>
        <w:ind w:left="8487" w:hanging="218"/>
      </w:pPr>
      <w:rPr>
        <w:rFonts w:hint="default"/>
        <w:lang w:val="en-US" w:eastAsia="en-US" w:bidi="ar-SA"/>
      </w:rPr>
    </w:lvl>
  </w:abstractNum>
  <w:abstractNum w:abstractNumId="102">
    <w:nsid w:val="76EE47DC"/>
    <w:multiLevelType w:val="multilevel"/>
    <w:tmpl w:val="76EE47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79EC214E"/>
    <w:multiLevelType w:val="multilevel"/>
    <w:tmpl w:val="79EC21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7A3B6BF1"/>
    <w:multiLevelType w:val="multilevel"/>
    <w:tmpl w:val="7A3B6BF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5">
    <w:nsid w:val="7C192C2D"/>
    <w:multiLevelType w:val="multilevel"/>
    <w:tmpl w:val="7C192C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6">
    <w:nsid w:val="7FE30584"/>
    <w:multiLevelType w:val="multilevel"/>
    <w:tmpl w:val="7FE30584"/>
    <w:lvl w:ilvl="0" w:tentative="0">
      <w:start w:val="0"/>
      <w:numFmt w:val="bullet"/>
      <w:lvlText w:val="•"/>
      <w:lvlJc w:val="left"/>
      <w:pPr>
        <w:ind w:left="379" w:hanging="117"/>
      </w:pPr>
      <w:rPr>
        <w:rFonts w:hint="default" w:ascii="Arial MT" w:hAnsi="Arial MT" w:eastAsia="Arial MT" w:cs="Arial MT"/>
        <w:b w:val="0"/>
        <w:bCs w:val="0"/>
        <w:i w:val="0"/>
        <w:iCs w:val="0"/>
        <w:spacing w:val="0"/>
        <w:w w:val="103"/>
        <w:sz w:val="18"/>
        <w:szCs w:val="18"/>
        <w:lang w:val="en-US" w:eastAsia="en-US" w:bidi="ar-SA"/>
      </w:rPr>
    </w:lvl>
    <w:lvl w:ilvl="1" w:tentative="0">
      <w:start w:val="1"/>
      <w:numFmt w:val="upperRoman"/>
      <w:lvlText w:val="%2."/>
      <w:lvlJc w:val="right"/>
      <w:pPr>
        <w:ind w:left="821" w:hanging="360"/>
      </w:pPr>
    </w:lvl>
    <w:lvl w:ilvl="2" w:tentative="0">
      <w:start w:val="0"/>
      <w:numFmt w:val="bullet"/>
      <w:lvlText w:val="•"/>
      <w:lvlJc w:val="left"/>
      <w:pPr>
        <w:ind w:left="1787" w:hanging="233"/>
      </w:pPr>
      <w:rPr>
        <w:rFonts w:hint="default"/>
        <w:lang w:val="en-US" w:eastAsia="en-US" w:bidi="ar-SA"/>
      </w:rPr>
    </w:lvl>
    <w:lvl w:ilvl="3" w:tentative="0">
      <w:start w:val="0"/>
      <w:numFmt w:val="bullet"/>
      <w:lvlText w:val="•"/>
      <w:lvlJc w:val="left"/>
      <w:pPr>
        <w:ind w:left="2875" w:hanging="233"/>
      </w:pPr>
      <w:rPr>
        <w:rFonts w:hint="default"/>
        <w:lang w:val="en-US" w:eastAsia="en-US" w:bidi="ar-SA"/>
      </w:rPr>
    </w:lvl>
    <w:lvl w:ilvl="4" w:tentative="0">
      <w:start w:val="0"/>
      <w:numFmt w:val="bullet"/>
      <w:lvlText w:val="•"/>
      <w:lvlJc w:val="left"/>
      <w:pPr>
        <w:ind w:left="3963" w:hanging="233"/>
      </w:pPr>
      <w:rPr>
        <w:rFonts w:hint="default"/>
        <w:lang w:val="en-US" w:eastAsia="en-US" w:bidi="ar-SA"/>
      </w:rPr>
    </w:lvl>
    <w:lvl w:ilvl="5" w:tentative="0">
      <w:start w:val="0"/>
      <w:numFmt w:val="bullet"/>
      <w:lvlText w:val="•"/>
      <w:lvlJc w:val="left"/>
      <w:pPr>
        <w:ind w:left="5050" w:hanging="233"/>
      </w:pPr>
      <w:rPr>
        <w:rFonts w:hint="default"/>
        <w:lang w:val="en-US" w:eastAsia="en-US" w:bidi="ar-SA"/>
      </w:rPr>
    </w:lvl>
    <w:lvl w:ilvl="6" w:tentative="0">
      <w:start w:val="0"/>
      <w:numFmt w:val="bullet"/>
      <w:lvlText w:val="•"/>
      <w:lvlJc w:val="left"/>
      <w:pPr>
        <w:ind w:left="6138" w:hanging="233"/>
      </w:pPr>
      <w:rPr>
        <w:rFonts w:hint="default"/>
        <w:lang w:val="en-US" w:eastAsia="en-US" w:bidi="ar-SA"/>
      </w:rPr>
    </w:lvl>
    <w:lvl w:ilvl="7" w:tentative="0">
      <w:start w:val="0"/>
      <w:numFmt w:val="bullet"/>
      <w:lvlText w:val="•"/>
      <w:lvlJc w:val="left"/>
      <w:pPr>
        <w:ind w:left="7226" w:hanging="233"/>
      </w:pPr>
      <w:rPr>
        <w:rFonts w:hint="default"/>
        <w:lang w:val="en-US" w:eastAsia="en-US" w:bidi="ar-SA"/>
      </w:rPr>
    </w:lvl>
    <w:lvl w:ilvl="8" w:tentative="0">
      <w:start w:val="0"/>
      <w:numFmt w:val="bullet"/>
      <w:lvlText w:val="•"/>
      <w:lvlJc w:val="left"/>
      <w:pPr>
        <w:ind w:left="8314" w:hanging="233"/>
      </w:pPr>
      <w:rPr>
        <w:rFonts w:hint="default"/>
        <w:lang w:val="en-US" w:eastAsia="en-US" w:bidi="ar-SA"/>
      </w:rPr>
    </w:lvl>
  </w:abstractNum>
  <w:num w:numId="1">
    <w:abstractNumId w:val="97"/>
  </w:num>
  <w:num w:numId="2">
    <w:abstractNumId w:val="70"/>
  </w:num>
  <w:num w:numId="3">
    <w:abstractNumId w:val="48"/>
  </w:num>
  <w:num w:numId="4">
    <w:abstractNumId w:val="64"/>
  </w:num>
  <w:num w:numId="5">
    <w:abstractNumId w:val="91"/>
  </w:num>
  <w:num w:numId="6">
    <w:abstractNumId w:val="47"/>
  </w:num>
  <w:num w:numId="7">
    <w:abstractNumId w:val="84"/>
  </w:num>
  <w:num w:numId="8">
    <w:abstractNumId w:val="21"/>
  </w:num>
  <w:num w:numId="9">
    <w:abstractNumId w:val="76"/>
  </w:num>
  <w:num w:numId="10">
    <w:abstractNumId w:val="68"/>
  </w:num>
  <w:num w:numId="11">
    <w:abstractNumId w:val="57"/>
  </w:num>
  <w:num w:numId="1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9"/>
  </w:num>
  <w:num w:numId="21">
    <w:abstractNumId w:val="30"/>
  </w:num>
  <w:num w:numId="22">
    <w:abstractNumId w:val="6"/>
  </w:num>
  <w:num w:numId="23">
    <w:abstractNumId w:val="1"/>
  </w:num>
  <w:num w:numId="24">
    <w:abstractNumId w:val="8"/>
  </w:num>
  <w:num w:numId="25">
    <w:abstractNumId w:val="102"/>
  </w:num>
  <w:num w:numId="26">
    <w:abstractNumId w:val="45"/>
  </w:num>
  <w:num w:numId="27">
    <w:abstractNumId w:val="11"/>
  </w:num>
  <w:num w:numId="28">
    <w:abstractNumId w:val="44"/>
  </w:num>
  <w:num w:numId="29">
    <w:abstractNumId w:val="32"/>
  </w:num>
  <w:num w:numId="30">
    <w:abstractNumId w:val="10"/>
  </w:num>
  <w:num w:numId="31">
    <w:abstractNumId w:val="5"/>
  </w:num>
  <w:num w:numId="32">
    <w:abstractNumId w:val="80"/>
  </w:num>
  <w:num w:numId="33">
    <w:abstractNumId w:val="3"/>
  </w:num>
  <w:num w:numId="34">
    <w:abstractNumId w:val="77"/>
  </w:num>
  <w:num w:numId="35">
    <w:abstractNumId w:val="2"/>
  </w:num>
  <w:num w:numId="36">
    <w:abstractNumId w:val="60"/>
  </w:num>
  <w:num w:numId="37">
    <w:abstractNumId w:val="16"/>
  </w:num>
  <w:num w:numId="38">
    <w:abstractNumId w:val="106"/>
  </w:num>
  <w:num w:numId="39">
    <w:abstractNumId w:val="52"/>
  </w:num>
  <w:num w:numId="40">
    <w:abstractNumId w:val="20"/>
  </w:num>
  <w:num w:numId="41">
    <w:abstractNumId w:val="86"/>
  </w:num>
  <w:num w:numId="42">
    <w:abstractNumId w:val="67"/>
  </w:num>
  <w:num w:numId="43">
    <w:abstractNumId w:val="25"/>
  </w:num>
  <w:num w:numId="44">
    <w:abstractNumId w:val="105"/>
  </w:num>
  <w:num w:numId="45">
    <w:abstractNumId w:val="95"/>
  </w:num>
  <w:num w:numId="46">
    <w:abstractNumId w:val="99"/>
  </w:num>
  <w:num w:numId="47">
    <w:abstractNumId w:val="39"/>
  </w:num>
  <w:num w:numId="48">
    <w:abstractNumId w:val="14"/>
  </w:num>
  <w:num w:numId="49">
    <w:abstractNumId w:val="82"/>
  </w:num>
  <w:num w:numId="50">
    <w:abstractNumId w:val="42"/>
  </w:num>
  <w:num w:numId="51">
    <w:abstractNumId w:val="72"/>
  </w:num>
  <w:num w:numId="52">
    <w:abstractNumId w:val="59"/>
  </w:num>
  <w:num w:numId="53">
    <w:abstractNumId w:val="35"/>
  </w:num>
  <w:num w:numId="54">
    <w:abstractNumId w:val="101"/>
  </w:num>
  <w:num w:numId="55">
    <w:abstractNumId w:val="13"/>
  </w:num>
  <w:num w:numId="56">
    <w:abstractNumId w:val="0"/>
  </w:num>
  <w:num w:numId="57">
    <w:abstractNumId w:val="29"/>
  </w:num>
  <w:num w:numId="58">
    <w:abstractNumId w:val="22"/>
  </w:num>
  <w:num w:numId="59">
    <w:abstractNumId w:val="90"/>
  </w:num>
  <w:num w:numId="60">
    <w:abstractNumId w:val="15"/>
  </w:num>
  <w:num w:numId="61">
    <w:abstractNumId w:val="81"/>
  </w:num>
  <w:num w:numId="62">
    <w:abstractNumId w:val="26"/>
  </w:num>
  <w:num w:numId="63">
    <w:abstractNumId w:val="40"/>
  </w:num>
  <w:num w:numId="64">
    <w:abstractNumId w:val="87"/>
  </w:num>
  <w:num w:numId="65">
    <w:abstractNumId w:val="12"/>
  </w:num>
  <w:num w:numId="66">
    <w:abstractNumId w:val="17"/>
  </w:num>
  <w:num w:numId="67">
    <w:abstractNumId w:val="55"/>
  </w:num>
  <w:num w:numId="68">
    <w:abstractNumId w:val="104"/>
  </w:num>
  <w:num w:numId="69">
    <w:abstractNumId w:val="75"/>
  </w:num>
  <w:num w:numId="70">
    <w:abstractNumId w:val="37"/>
  </w:num>
  <w:num w:numId="71">
    <w:abstractNumId w:val="83"/>
  </w:num>
  <w:num w:numId="72">
    <w:abstractNumId w:val="79"/>
  </w:num>
  <w:num w:numId="73">
    <w:abstractNumId w:val="24"/>
  </w:num>
  <w:num w:numId="74">
    <w:abstractNumId w:val="4"/>
  </w:num>
  <w:num w:numId="75">
    <w:abstractNumId w:val="66"/>
  </w:num>
  <w:num w:numId="76">
    <w:abstractNumId w:val="85"/>
  </w:num>
  <w:num w:numId="77">
    <w:abstractNumId w:val="33"/>
  </w:num>
  <w:num w:numId="78">
    <w:abstractNumId w:val="7"/>
  </w:num>
  <w:num w:numId="79">
    <w:abstractNumId w:val="100"/>
  </w:num>
  <w:num w:numId="80">
    <w:abstractNumId w:val="98"/>
  </w:num>
  <w:num w:numId="81">
    <w:abstractNumId w:val="88"/>
  </w:num>
  <w:num w:numId="82">
    <w:abstractNumId w:val="96"/>
  </w:num>
  <w:num w:numId="83">
    <w:abstractNumId w:val="27"/>
  </w:num>
  <w:num w:numId="84">
    <w:abstractNumId w:val="94"/>
  </w:num>
  <w:num w:numId="85">
    <w:abstractNumId w:val="73"/>
  </w:num>
  <w:num w:numId="86">
    <w:abstractNumId w:val="19"/>
  </w:num>
  <w:num w:numId="87">
    <w:abstractNumId w:val="65"/>
  </w:num>
  <w:num w:numId="88">
    <w:abstractNumId w:val="63"/>
  </w:num>
  <w:num w:numId="89">
    <w:abstractNumId w:val="36"/>
  </w:num>
  <w:num w:numId="90">
    <w:abstractNumId w:val="41"/>
  </w:num>
  <w:num w:numId="91">
    <w:abstractNumId w:val="53"/>
  </w:num>
  <w:num w:numId="92">
    <w:abstractNumId w:val="69"/>
  </w:num>
  <w:num w:numId="93">
    <w:abstractNumId w:val="54"/>
  </w:num>
  <w:num w:numId="94">
    <w:abstractNumId w:val="31"/>
  </w:num>
  <w:num w:numId="95">
    <w:abstractNumId w:val="71"/>
  </w:num>
  <w:num w:numId="96">
    <w:abstractNumId w:val="62"/>
  </w:num>
  <w:num w:numId="97">
    <w:abstractNumId w:val="78"/>
  </w:num>
  <w:num w:numId="98">
    <w:abstractNumId w:val="92"/>
  </w:num>
  <w:num w:numId="99">
    <w:abstractNumId w:val="43"/>
  </w:num>
  <w:num w:numId="100">
    <w:abstractNumId w:val="28"/>
  </w:num>
  <w:num w:numId="101">
    <w:abstractNumId w:val="38"/>
  </w:num>
  <w:num w:numId="102">
    <w:abstractNumId w:val="56"/>
  </w:num>
  <w:num w:numId="103">
    <w:abstractNumId w:val="50"/>
  </w:num>
  <w:num w:numId="104">
    <w:abstractNumId w:val="58"/>
  </w:num>
  <w:num w:numId="105">
    <w:abstractNumId w:val="9"/>
  </w:num>
  <w:num w:numId="106">
    <w:abstractNumId w:val="51"/>
  </w:num>
  <w:num w:numId="107">
    <w:abstractNumId w:val="49"/>
  </w:num>
  <w:num w:numId="108">
    <w:abstractNumId w:val="93"/>
  </w:num>
  <w:num w:numId="109">
    <w:abstractNumId w:val="61"/>
  </w:num>
  <w:num w:numId="110">
    <w:abstractNumId w:val="46"/>
  </w:num>
  <w:num w:numId="111">
    <w:abstractNumId w:val="103"/>
  </w:num>
  <w:num w:numId="112">
    <w:abstractNumId w:val="23"/>
  </w:num>
  <w:num w:numId="113">
    <w:abstractNumId w:val="74"/>
  </w:num>
  <w:num w:numId="114">
    <w:abstractNumId w:val="34"/>
  </w:num>
  <w:num w:numId="115">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HARIF ULLAH">
    <w15:presenceInfo w15:providerId="AD" w15:userId="S::sharif.42413006@cs.qau.edu.pk::6b223a43-1bc5-4a97-bdb6-1116348d92b0"/>
  </w15:person>
  <w15:person w15:author="Sayed Mehmood">
    <w15:presenceInfo w15:providerId="None" w15:userId="Sayed Mehmood"/>
  </w15:person>
  <w15:person w15:author="MUHAMMAD HAMAD">
    <w15:presenceInfo w15:providerId="AD" w15:userId="S::04072213023@student.qau.edu.pk::26b70d5b-5b64-4990-b0fb-f3b533e105ae"/>
  </w15:person>
  <w15:person w15:author="Tayyab Mehboob">
    <w15:presenceInfo w15:providerId="Windows Live" w15:userId="d58c4d6d1202b744"/>
  </w15:person>
  <w15:person w15:author="Sayed Mehmood [2]">
    <w15:presenceInfo w15:providerId="WPS Office" w15:userId="66059101843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trackRevisions w:val="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8CF"/>
    <w:rsid w:val="000D5F65"/>
    <w:rsid w:val="002768E0"/>
    <w:rsid w:val="00411F65"/>
    <w:rsid w:val="00420AFB"/>
    <w:rsid w:val="00473E8A"/>
    <w:rsid w:val="0053165F"/>
    <w:rsid w:val="005E2BA5"/>
    <w:rsid w:val="006C7C99"/>
    <w:rsid w:val="006F71AE"/>
    <w:rsid w:val="00726DC6"/>
    <w:rsid w:val="0078744C"/>
    <w:rsid w:val="007C4196"/>
    <w:rsid w:val="007D5819"/>
    <w:rsid w:val="00911281"/>
    <w:rsid w:val="00912154"/>
    <w:rsid w:val="009135ED"/>
    <w:rsid w:val="00925597"/>
    <w:rsid w:val="009405F4"/>
    <w:rsid w:val="00994A2D"/>
    <w:rsid w:val="00A06947"/>
    <w:rsid w:val="00A408CF"/>
    <w:rsid w:val="00A73016"/>
    <w:rsid w:val="00B15A58"/>
    <w:rsid w:val="00B307AE"/>
    <w:rsid w:val="00BE0C1A"/>
    <w:rsid w:val="00CD2047"/>
    <w:rsid w:val="00D33818"/>
    <w:rsid w:val="00DA6DAD"/>
    <w:rsid w:val="00E0028D"/>
    <w:rsid w:val="00E568C6"/>
    <w:rsid w:val="00F74F45"/>
    <w:rsid w:val="00FB1D33"/>
    <w:rsid w:val="00FF1D8E"/>
    <w:rsid w:val="1953639C"/>
    <w:rsid w:val="33CF58C2"/>
    <w:rsid w:val="34F51E89"/>
    <w:rsid w:val="3DF35B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link w:val="2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link w:val="3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qFormat/>
    <w:uiPriority w:val="1"/>
    <w:pPr>
      <w:spacing w:before="183"/>
      <w:ind w:left="694" w:hanging="232"/>
    </w:pPr>
    <w:rPr>
      <w:sz w:val="18"/>
      <w:szCs w:val="18"/>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11"/>
    <w:qFormat/>
    <w:uiPriority w:val="22"/>
    <w:rPr>
      <w:b/>
      <w:bCs/>
    </w:rPr>
  </w:style>
  <w:style w:type="paragraph" w:styleId="17">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toc 4"/>
    <w:basedOn w:val="1"/>
    <w:next w:val="1"/>
    <w:autoRedefine/>
    <w:unhideWhenUsed/>
    <w:qFormat/>
    <w:uiPriority w:val="39"/>
    <w:pPr>
      <w:spacing w:after="100" w:line="278" w:lineRule="auto"/>
      <w:ind w:left="720"/>
    </w:pPr>
    <w:rPr>
      <w:rFonts w:eastAsiaTheme="minorEastAsia"/>
      <w:sz w:val="24"/>
      <w:szCs w:val="24"/>
    </w:rPr>
  </w:style>
  <w:style w:type="paragraph" w:styleId="23">
    <w:name w:val="toc 5"/>
    <w:basedOn w:val="1"/>
    <w:next w:val="1"/>
    <w:autoRedefine/>
    <w:unhideWhenUsed/>
    <w:qFormat/>
    <w:uiPriority w:val="39"/>
    <w:pPr>
      <w:spacing w:after="100" w:line="278" w:lineRule="auto"/>
      <w:ind w:left="960"/>
    </w:pPr>
    <w:rPr>
      <w:rFonts w:eastAsiaTheme="minorEastAsia"/>
      <w:sz w:val="24"/>
      <w:szCs w:val="24"/>
    </w:rPr>
  </w:style>
  <w:style w:type="paragraph" w:styleId="24">
    <w:name w:val="toc 6"/>
    <w:basedOn w:val="1"/>
    <w:next w:val="1"/>
    <w:autoRedefine/>
    <w:unhideWhenUsed/>
    <w:uiPriority w:val="39"/>
    <w:pPr>
      <w:spacing w:after="100" w:line="278" w:lineRule="auto"/>
      <w:ind w:left="1200"/>
    </w:pPr>
    <w:rPr>
      <w:rFonts w:eastAsiaTheme="minorEastAsia"/>
      <w:sz w:val="24"/>
      <w:szCs w:val="24"/>
    </w:rPr>
  </w:style>
  <w:style w:type="paragraph" w:styleId="25">
    <w:name w:val="toc 7"/>
    <w:basedOn w:val="1"/>
    <w:next w:val="1"/>
    <w:autoRedefine/>
    <w:unhideWhenUsed/>
    <w:uiPriority w:val="39"/>
    <w:pPr>
      <w:spacing w:after="100" w:line="278" w:lineRule="auto"/>
      <w:ind w:left="1440"/>
    </w:pPr>
    <w:rPr>
      <w:rFonts w:eastAsiaTheme="minorEastAsia"/>
      <w:sz w:val="24"/>
      <w:szCs w:val="24"/>
    </w:rPr>
  </w:style>
  <w:style w:type="paragraph" w:styleId="26">
    <w:name w:val="toc 8"/>
    <w:basedOn w:val="1"/>
    <w:next w:val="1"/>
    <w:autoRedefine/>
    <w:unhideWhenUsed/>
    <w:uiPriority w:val="39"/>
    <w:pPr>
      <w:spacing w:after="100" w:line="278" w:lineRule="auto"/>
      <w:ind w:left="1680"/>
    </w:pPr>
    <w:rPr>
      <w:rFonts w:eastAsiaTheme="minorEastAsia"/>
      <w:sz w:val="24"/>
      <w:szCs w:val="24"/>
    </w:rPr>
  </w:style>
  <w:style w:type="paragraph" w:styleId="27">
    <w:name w:val="toc 9"/>
    <w:basedOn w:val="1"/>
    <w:next w:val="1"/>
    <w:autoRedefine/>
    <w:unhideWhenUsed/>
    <w:uiPriority w:val="39"/>
    <w:pPr>
      <w:spacing w:after="100" w:line="278" w:lineRule="auto"/>
      <w:ind w:left="1920"/>
    </w:pPr>
    <w:rPr>
      <w:rFonts w:eastAsiaTheme="minorEastAsia"/>
      <w:sz w:val="24"/>
      <w:szCs w:val="24"/>
    </w:r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qFormat/>
    <w:uiPriority w:val="9"/>
    <w:rPr>
      <w:rFonts w:eastAsiaTheme="majorEastAsia" w:cstheme="majorBidi"/>
      <w:color w:val="104862" w:themeColor="accent1" w:themeShade="BF"/>
      <w:sz w:val="28"/>
      <w:szCs w:val="28"/>
    </w:rPr>
  </w:style>
  <w:style w:type="character" w:customStyle="1" w:styleId="31">
    <w:name w:val="Heading 4 Char"/>
    <w:basedOn w:val="11"/>
    <w:link w:val="5"/>
    <w:qFormat/>
    <w:uiPriority w:val="9"/>
    <w:rPr>
      <w:rFonts w:eastAsiaTheme="majorEastAsia" w:cstheme="majorBidi"/>
      <w:i/>
      <w:iCs/>
      <w:color w:val="104862" w:themeColor="accent1" w:themeShade="BF"/>
    </w:rPr>
  </w:style>
  <w:style w:type="character" w:customStyle="1" w:styleId="32">
    <w:name w:val="Heading 5 Char"/>
    <w:basedOn w:val="11"/>
    <w:link w:val="6"/>
    <w:semiHidden/>
    <w:qFormat/>
    <w:uiPriority w:val="9"/>
    <w:rPr>
      <w:rFonts w:eastAsiaTheme="majorEastAsia" w:cstheme="majorBidi"/>
      <w:color w:val="104862"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1"/>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uiPriority w:val="30"/>
    <w:rPr>
      <w:i/>
      <w:iCs/>
      <w:color w:val="104862" w:themeColor="accent1" w:themeShade="BF"/>
    </w:rPr>
  </w:style>
  <w:style w:type="character" w:customStyle="1" w:styleId="45">
    <w:name w:val="Intense Reference1"/>
    <w:basedOn w:val="11"/>
    <w:qFormat/>
    <w:uiPriority w:val="32"/>
    <w:rPr>
      <w:b/>
      <w:bCs/>
      <w:smallCaps/>
      <w:color w:val="104862" w:themeColor="accent1" w:themeShade="BF"/>
      <w:spacing w:val="5"/>
    </w:rPr>
  </w:style>
  <w:style w:type="table" w:customStyle="1" w:styleId="46">
    <w:name w:val="Plain Table 11"/>
    <w:basedOn w:val="12"/>
    <w:qFormat/>
    <w:uiPriority w:val="41"/>
    <w:rPr>
      <w:sz w:val="22"/>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47">
    <w:name w:val="Revision1"/>
    <w:hidden/>
    <w:semiHidden/>
    <w:qFormat/>
    <w:uiPriority w:val="99"/>
    <w:rPr>
      <w:rFonts w:asciiTheme="minorHAnsi" w:hAnsiTheme="minorHAnsi" w:eastAsiaTheme="minorHAnsi" w:cstheme="minorBidi"/>
      <w:kern w:val="2"/>
      <w:sz w:val="22"/>
      <w:szCs w:val="22"/>
      <w:lang w:val="en-US" w:eastAsia="en-US" w:bidi="ar-SA"/>
      <w14:ligatures w14:val="standardContextual"/>
    </w:rPr>
  </w:style>
  <w:style w:type="table" w:customStyle="1" w:styleId="48">
    <w:name w:val="Grid Table 41"/>
    <w:basedOn w:val="12"/>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paragraph" w:customStyle="1" w:styleId="49">
    <w:name w:val="TOC Heading1"/>
    <w:basedOn w:val="2"/>
    <w:next w:val="1"/>
    <w:unhideWhenUsed/>
    <w:qFormat/>
    <w:uiPriority w:val="39"/>
    <w:pPr>
      <w:spacing w:before="240" w:after="0"/>
      <w:outlineLvl w:val="9"/>
    </w:pPr>
    <w:rPr>
      <w:kern w:val="0"/>
      <w:sz w:val="32"/>
      <w:szCs w:val="32"/>
      <w14:ligatures w14:val="none"/>
    </w:rPr>
  </w:style>
  <w:style w:type="paragraph" w:customStyle="1" w:styleId="50">
    <w:name w:val="Revision"/>
    <w:hidden/>
    <w:unhideWhenUsed/>
    <w:uiPriority w:val="99"/>
    <w:rPr>
      <w:rFonts w:asciiTheme="minorHAnsi" w:hAnsiTheme="minorHAnsi" w:eastAsiaTheme="minorHAnsi" w:cstheme="minorBidi"/>
      <w:kern w:val="2"/>
      <w:sz w:val="22"/>
      <w:szCs w:val="22"/>
      <w:lang w:val="en-US" w:eastAsia="en-US" w:bidi="ar-SA"/>
      <w14:ligatures w14:val="standardContextual"/>
    </w:rPr>
  </w:style>
  <w:style w:type="paragraph" w:customStyle="1" w:styleId="51">
    <w:name w:val="TOC Heading"/>
    <w:basedOn w:val="2"/>
    <w:next w:val="1"/>
    <w:unhideWhenUsed/>
    <w:qFormat/>
    <w:uiPriority w:val="39"/>
    <w:pPr>
      <w:spacing w:before="240" w:after="0"/>
      <w:outlineLvl w:val="9"/>
    </w:pPr>
    <w:rPr>
      <w:kern w:val="0"/>
      <w:sz w:val="32"/>
      <w:szCs w:val="32"/>
      <w14:ligatures w14:val="none"/>
    </w:rPr>
  </w:style>
  <w:style w:type="character" w:customStyle="1" w:styleId="5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4.xml"/><Relationship Id="rId24" Type="http://schemas.openxmlformats.org/officeDocument/2006/relationships/customXml" Target="../customXml/item3.xml"/><Relationship Id="rId23" Type="http://schemas.openxmlformats.org/officeDocument/2006/relationships/customXml" Target="../customXml/item2.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f59191dc-2109-46f5-b4c3-6a80e13c97d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9" ma:contentTypeDescription="Create a new document." ma:contentTypeScope="" ma:versionID="fa5eded6e7160d23f2c686011249d773">
  <xsd:schema xmlns:xsd="http://www.w3.org/2001/XMLSchema" xmlns:xs="http://www.w3.org/2001/XMLSchema" xmlns:p="http://schemas.microsoft.com/office/2006/metadata/properties" xmlns:ns2="f59191dc-2109-46f5-b4c3-6a80e13c97d1" xmlns:ns3="6daf0cd5-979e-4d1b-9aeb-4261006da413" targetNamespace="http://schemas.microsoft.com/office/2006/metadata/properties" ma:root="true" ma:fieldsID="f585cbb2cae6fffb936f82c4c3ea3293" ns2:_="" ns3:_="">
    <xsd:import namespace="f59191dc-2109-46f5-b4c3-6a80e13c97d1"/>
    <xsd:import namespace="6daf0cd5-979e-4d1b-9aeb-4261006da4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191dc-2109-46f5-b4c3-6a80e13c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1947D0-A9AC-48E0-8282-23A9CC2D8792}">
  <ds:schemaRefs/>
</ds:datastoreItem>
</file>

<file path=customXml/itemProps2.xml><?xml version="1.0" encoding="utf-8"?>
<ds:datastoreItem xmlns:ds="http://schemas.openxmlformats.org/officeDocument/2006/customXml" ds:itemID="{5B105678-0F5B-453E-95E4-1D6572CFFF5E}">
  <ds:schemaRefs/>
</ds:datastoreItem>
</file>

<file path=customXml/itemProps3.xml><?xml version="1.0" encoding="utf-8"?>
<ds:datastoreItem xmlns:ds="http://schemas.openxmlformats.org/officeDocument/2006/customXml" ds:itemID="{1AACF8E2-6E4A-49DA-8FE3-91B87615AD27}">
  <ds:schemaRefs/>
</ds:datastoreItem>
</file>

<file path=customXml/itemProps4.xml><?xml version="1.0" encoding="utf-8"?>
<ds:datastoreItem xmlns:ds="http://schemas.openxmlformats.org/officeDocument/2006/customXml" ds:itemID="{88F217C8-06C8-4E97-B30E-486E77A8F6AF}">
  <ds:schemaRefs/>
</ds:datastoreItem>
</file>

<file path=docProps/app.xml><?xml version="1.0" encoding="utf-8"?>
<Properties xmlns="http://schemas.openxmlformats.org/officeDocument/2006/extended-properties" xmlns:vt="http://schemas.openxmlformats.org/officeDocument/2006/docPropsVTypes">
  <Template>Normal</Template>
  <Company>MRT www.Win2Farsi.com</Company>
  <Pages>36</Pages>
  <Words>667</Words>
  <Characters>4758</Characters>
  <Lines>439</Lines>
  <Paragraphs>123</Paragraphs>
  <TotalTime>27</TotalTime>
  <ScaleCrop>false</ScaleCrop>
  <LinksUpToDate>false</LinksUpToDate>
  <CharactersWithSpaces>6390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2026-10-07T13:40:00Z</dcterms:created>
  <dc:creator>Tayyab Mehboob</dc:creator>
  <cp:lastModifiedBy>Sayed Mehmood</cp:lastModifiedBy>
  <dcterms:modified xsi:type="dcterms:W3CDTF">2026-10-07T15:08:59Z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y fmtid="{D5CDD505-2E9C-101B-9397-08002B2CF9AE}" pid="3" name="MediaServiceImageTags">
    <vt:lpwstr/>
  </property>
  <property fmtid="{D5CDD505-2E9C-101B-9397-08002B2CF9AE}" pid="4" name="KSOTemplateDocerSaveRecord">
    <vt:lpwstr>eyJoZGlkIjoiYmM1MjcyNjE2MjM1NTRkY2FmMDU1ZDg1OWQzMzdlNDQiLCJ1c2VySWQiOiIxOTQxOTY1MDg4MDY2In0=</vt:lpwstr>
  </property>
  <property fmtid="{D5CDD505-2E9C-101B-9397-08002B2CF9AE}" pid="5" name="KSOProductBuildVer">
    <vt:lpwstr>1033-12.1.0.28485</vt:lpwstr>
  </property>
  <property fmtid="{D5CDD505-2E9C-101B-9397-08002B2CF9AE}" pid="6" name="ICV">
    <vt:lpwstr>B1737252B4824BF4942E1ABDBCC2C64D_13</vt:lpwstr>
  </property>
</Properties>
</file>