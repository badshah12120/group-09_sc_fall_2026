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E853" w14:textId="77777777" w:rsidR="00A408CF" w:rsidRPr="00A408CF" w:rsidRDefault="00A408CF" w:rsidP="00A408CF">
      <w:pPr>
        <w:ind w:left="2160"/>
        <w:rPr>
          <w:rFonts w:ascii="Times New Roman" w:hAnsi="Times New Roman" w:cs="Times New Roman"/>
          <w:b/>
          <w:bCs/>
          <w:sz w:val="40"/>
          <w:szCs w:val="40"/>
        </w:rPr>
      </w:pPr>
      <w:r w:rsidRPr="00A408CF">
        <w:rPr>
          <w:rFonts w:ascii="Times New Roman" w:hAnsi="Times New Roman" w:cs="Times New Roman"/>
          <w:b/>
          <w:bCs/>
          <w:sz w:val="40"/>
          <w:szCs w:val="40"/>
        </w:rPr>
        <w:t>CS-322 Software Construction</w:t>
      </w:r>
    </w:p>
    <w:p w14:paraId="513D9BCE" w14:textId="77777777" w:rsidR="00A408CF" w:rsidRPr="00A408CF" w:rsidRDefault="00A408CF" w:rsidP="00A408CF">
      <w:pPr>
        <w:ind w:left="3600"/>
        <w:rPr>
          <w:rFonts w:ascii="Times New Roman" w:hAnsi="Times New Roman" w:cs="Times New Roman"/>
          <w:b/>
          <w:bCs/>
          <w:sz w:val="40"/>
          <w:szCs w:val="40"/>
        </w:rPr>
      </w:pPr>
      <w:r w:rsidRPr="00A408CF">
        <w:rPr>
          <w:rFonts w:ascii="Times New Roman" w:hAnsi="Times New Roman" w:cs="Times New Roman"/>
          <w:b/>
          <w:bCs/>
          <w:sz w:val="40"/>
          <w:szCs w:val="40"/>
        </w:rPr>
        <w:t>Project Plan</w:t>
      </w:r>
    </w:p>
    <w:p w14:paraId="438F1E27" w14:textId="77777777" w:rsidR="00A408CF" w:rsidRPr="00A408CF" w:rsidRDefault="00A408CF" w:rsidP="00A408CF">
      <w:pPr>
        <w:ind w:left="1440"/>
        <w:rPr>
          <w:rFonts w:ascii="Times New Roman" w:hAnsi="Times New Roman" w:cs="Times New Roman"/>
          <w:b/>
          <w:bCs/>
          <w:sz w:val="40"/>
          <w:szCs w:val="40"/>
        </w:rPr>
      </w:pPr>
      <w:r w:rsidRPr="00A408CF">
        <w:rPr>
          <w:rFonts w:ascii="Times New Roman" w:hAnsi="Times New Roman" w:cs="Times New Roman"/>
          <w:noProof/>
          <w:sz w:val="28"/>
          <w:szCs w:val="28"/>
          <w:u w:val="single"/>
        </w:rPr>
        <w:drawing>
          <wp:anchor distT="0" distB="0" distL="114300" distR="114300" simplePos="0" relativeHeight="251657728" behindDoc="0" locked="0" layoutInCell="1" allowOverlap="1" wp14:anchorId="03FEFE41" wp14:editId="686CBA02">
            <wp:simplePos x="0" y="0"/>
            <wp:positionH relativeFrom="column">
              <wp:posOffset>1455420</wp:posOffset>
            </wp:positionH>
            <wp:positionV relativeFrom="paragraph">
              <wp:posOffset>233045</wp:posOffset>
            </wp:positionV>
            <wp:extent cx="3131820" cy="306813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rcRect t="1100"/>
                    <a:stretch>
                      <a:fillRect/>
                    </a:stretch>
                  </pic:blipFill>
                  <pic:spPr>
                    <a:xfrm>
                      <a:off x="0" y="0"/>
                      <a:ext cx="3131820" cy="3068131"/>
                    </a:xfrm>
                    <a:prstGeom prst="rect">
                      <a:avLst/>
                    </a:prstGeom>
                    <a:ln>
                      <a:noFill/>
                    </a:ln>
                  </pic:spPr>
                </pic:pic>
              </a:graphicData>
            </a:graphic>
            <wp14:sizeRelH relativeFrom="margin">
              <wp14:pctWidth>0</wp14:pctWidth>
            </wp14:sizeRelH>
            <wp14:sizeRelV relativeFrom="margin">
              <wp14:pctHeight>0</wp14:pctHeight>
            </wp14:sizeRelV>
          </wp:anchor>
        </w:drawing>
      </w:r>
    </w:p>
    <w:p w14:paraId="6484A2B8" w14:textId="77777777" w:rsidR="00A408CF" w:rsidRPr="00A408CF" w:rsidRDefault="00A408CF" w:rsidP="00A408CF">
      <w:pPr>
        <w:ind w:left="1440"/>
        <w:rPr>
          <w:rFonts w:ascii="Times New Roman" w:hAnsi="Times New Roman" w:cs="Times New Roman"/>
          <w:b/>
          <w:bCs/>
          <w:sz w:val="40"/>
          <w:szCs w:val="40"/>
        </w:rPr>
      </w:pPr>
    </w:p>
    <w:p w14:paraId="4F6363E7" w14:textId="77777777" w:rsidR="00A408CF" w:rsidRPr="00A408CF" w:rsidRDefault="00A408CF" w:rsidP="00A408CF">
      <w:pPr>
        <w:ind w:left="1440"/>
        <w:rPr>
          <w:rFonts w:ascii="Times New Roman" w:hAnsi="Times New Roman" w:cs="Times New Roman"/>
          <w:b/>
          <w:bCs/>
          <w:sz w:val="40"/>
          <w:szCs w:val="40"/>
        </w:rPr>
      </w:pPr>
    </w:p>
    <w:p w14:paraId="32FC86CF" w14:textId="77777777" w:rsidR="00A408CF" w:rsidRPr="00A408CF" w:rsidRDefault="00A408CF" w:rsidP="00A408CF">
      <w:pPr>
        <w:ind w:left="1440"/>
        <w:rPr>
          <w:rFonts w:ascii="Times New Roman" w:hAnsi="Times New Roman" w:cs="Times New Roman"/>
          <w:b/>
          <w:bCs/>
          <w:sz w:val="40"/>
          <w:szCs w:val="40"/>
        </w:rPr>
      </w:pPr>
    </w:p>
    <w:p w14:paraId="1CCC90A3" w14:textId="77777777" w:rsidR="00A408CF" w:rsidRPr="00A408CF" w:rsidRDefault="00A408CF" w:rsidP="00A408CF">
      <w:pPr>
        <w:ind w:left="1440"/>
        <w:rPr>
          <w:rFonts w:ascii="Times New Roman" w:hAnsi="Times New Roman" w:cs="Times New Roman"/>
          <w:b/>
          <w:bCs/>
          <w:sz w:val="40"/>
          <w:szCs w:val="40"/>
        </w:rPr>
      </w:pPr>
    </w:p>
    <w:p w14:paraId="6ED58418" w14:textId="77777777" w:rsidR="00A408CF" w:rsidRPr="00A408CF" w:rsidRDefault="00A408CF" w:rsidP="00A408CF">
      <w:pPr>
        <w:ind w:left="1440"/>
        <w:rPr>
          <w:rFonts w:ascii="Times New Roman" w:hAnsi="Times New Roman" w:cs="Times New Roman"/>
          <w:b/>
          <w:bCs/>
          <w:sz w:val="40"/>
          <w:szCs w:val="40"/>
        </w:rPr>
      </w:pPr>
    </w:p>
    <w:p w14:paraId="1039867B" w14:textId="77777777" w:rsidR="00A408CF" w:rsidRPr="00A408CF" w:rsidRDefault="00A408CF" w:rsidP="00A408CF">
      <w:pPr>
        <w:ind w:left="1440"/>
        <w:rPr>
          <w:rFonts w:ascii="Times New Roman" w:hAnsi="Times New Roman" w:cs="Times New Roman"/>
          <w:b/>
          <w:bCs/>
          <w:sz w:val="40"/>
          <w:szCs w:val="40"/>
        </w:rPr>
      </w:pPr>
    </w:p>
    <w:p w14:paraId="09E8D69B" w14:textId="77777777" w:rsidR="00A408CF" w:rsidRPr="00A408CF" w:rsidRDefault="00A408CF" w:rsidP="00A408CF">
      <w:pPr>
        <w:rPr>
          <w:rFonts w:ascii="Times New Roman" w:hAnsi="Times New Roman" w:cs="Times New Roman"/>
          <w:b/>
          <w:bCs/>
          <w:sz w:val="40"/>
          <w:szCs w:val="40"/>
        </w:rPr>
      </w:pPr>
    </w:p>
    <w:p w14:paraId="447DBB72" w14:textId="77777777" w:rsidR="00A408CF" w:rsidRPr="00A408CF" w:rsidRDefault="00A408CF" w:rsidP="00A408CF">
      <w:pPr>
        <w:ind w:left="2880"/>
        <w:rPr>
          <w:rFonts w:ascii="Times New Roman" w:hAnsi="Times New Roman" w:cs="Times New Roman"/>
          <w:b/>
          <w:bCs/>
          <w:sz w:val="24"/>
          <w:szCs w:val="24"/>
        </w:rPr>
      </w:pPr>
      <w:r w:rsidRPr="00A408CF">
        <w:rPr>
          <w:rFonts w:ascii="Times New Roman" w:hAnsi="Times New Roman" w:cs="Times New Roman"/>
          <w:b/>
          <w:bCs/>
          <w:sz w:val="32"/>
          <w:szCs w:val="32"/>
        </w:rPr>
        <w:t>Project Management System</w:t>
      </w:r>
      <w:r w:rsidRPr="00A408CF">
        <w:rPr>
          <w:rFonts w:ascii="Times New Roman" w:hAnsi="Times New Roman" w:cs="Times New Roman"/>
          <w:b/>
          <w:bCs/>
          <w:sz w:val="24"/>
          <w:szCs w:val="24"/>
        </w:rPr>
        <w:t xml:space="preserve">  </w:t>
      </w:r>
    </w:p>
    <w:p w14:paraId="268CD4AA" w14:textId="77777777" w:rsidR="00A408CF" w:rsidRPr="00A408CF" w:rsidRDefault="00A408CF" w:rsidP="00A408CF">
      <w:pPr>
        <w:rPr>
          <w:rFonts w:ascii="Times New Roman" w:hAnsi="Times New Roman" w:cs="Times New Roman"/>
          <w:sz w:val="24"/>
          <w:szCs w:val="24"/>
        </w:rPr>
      </w:pPr>
    </w:p>
    <w:p w14:paraId="03C745D8" w14:textId="77777777" w:rsidR="00A408CF" w:rsidRPr="00A408CF" w:rsidRDefault="00A408CF" w:rsidP="00A408CF">
      <w:pPr>
        <w:ind w:left="3600"/>
        <w:jc w:val="both"/>
        <w:rPr>
          <w:rFonts w:ascii="Times New Roman" w:hAnsi="Times New Roman" w:cs="Times New Roman"/>
          <w:b/>
          <w:bCs/>
          <w:sz w:val="32"/>
          <w:szCs w:val="32"/>
        </w:rPr>
      </w:pPr>
      <w:r w:rsidRPr="00A408CF">
        <w:rPr>
          <w:rFonts w:ascii="Times New Roman" w:hAnsi="Times New Roman" w:cs="Times New Roman"/>
          <w:b/>
          <w:bCs/>
          <w:sz w:val="32"/>
          <w:szCs w:val="32"/>
        </w:rPr>
        <w:t xml:space="preserve">PRESENTED BY </w:t>
      </w:r>
    </w:p>
    <w:p w14:paraId="0ECF18E8" w14:textId="77777777" w:rsidR="00A408CF" w:rsidRPr="00A408CF" w:rsidRDefault="00A408CF" w:rsidP="00A408CF">
      <w:pPr>
        <w:jc w:val="center"/>
        <w:rPr>
          <w:rFonts w:ascii="Times New Roman" w:hAnsi="Times New Roman" w:cs="Times New Roman"/>
          <w:sz w:val="24"/>
          <w:szCs w:val="24"/>
        </w:rPr>
      </w:pPr>
      <w:r w:rsidRPr="00A408CF">
        <w:rPr>
          <w:rFonts w:ascii="Times New Roman" w:hAnsi="Times New Roman" w:cs="Times New Roman"/>
          <w:sz w:val="24"/>
          <w:szCs w:val="24"/>
        </w:rPr>
        <w:t>MEMBER 1: Tayyab Mehboob (LEADER) (04072213035)</w:t>
      </w:r>
    </w:p>
    <w:p w14:paraId="39FB40EB" w14:textId="77777777" w:rsidR="00A408CF" w:rsidRPr="00A408CF" w:rsidRDefault="00A408CF" w:rsidP="00A408CF">
      <w:pPr>
        <w:jc w:val="center"/>
        <w:rPr>
          <w:rFonts w:ascii="Times New Roman" w:hAnsi="Times New Roman" w:cs="Times New Roman"/>
          <w:sz w:val="24"/>
          <w:szCs w:val="24"/>
        </w:rPr>
      </w:pPr>
      <w:r w:rsidRPr="00A408CF">
        <w:rPr>
          <w:rFonts w:ascii="Times New Roman" w:hAnsi="Times New Roman" w:cs="Times New Roman"/>
          <w:sz w:val="24"/>
          <w:szCs w:val="24"/>
        </w:rPr>
        <w:t>MEMBER 2: M. Hamad (04072213023)</w:t>
      </w:r>
    </w:p>
    <w:p w14:paraId="76F63988" w14:textId="77777777" w:rsidR="00A408CF" w:rsidRPr="00A408CF" w:rsidRDefault="00A408CF" w:rsidP="00A408CF">
      <w:pPr>
        <w:jc w:val="center"/>
        <w:rPr>
          <w:rFonts w:ascii="Times New Roman" w:hAnsi="Times New Roman" w:cs="Times New Roman"/>
          <w:sz w:val="24"/>
          <w:szCs w:val="24"/>
        </w:rPr>
      </w:pPr>
      <w:r w:rsidRPr="00A408CF">
        <w:rPr>
          <w:rFonts w:ascii="Times New Roman" w:hAnsi="Times New Roman" w:cs="Times New Roman"/>
          <w:sz w:val="24"/>
          <w:szCs w:val="24"/>
        </w:rPr>
        <w:t>MEMBER 3: M. Ehtisham (04072213026)</w:t>
      </w:r>
    </w:p>
    <w:p w14:paraId="5F09FF28" w14:textId="77777777" w:rsidR="00A408CF" w:rsidRPr="00A408CF" w:rsidRDefault="00A408CF" w:rsidP="00A408CF">
      <w:pPr>
        <w:jc w:val="center"/>
        <w:rPr>
          <w:rFonts w:ascii="Times New Roman" w:hAnsi="Times New Roman" w:cs="Times New Roman"/>
          <w:sz w:val="24"/>
          <w:szCs w:val="24"/>
        </w:rPr>
      </w:pPr>
      <w:r w:rsidRPr="00A408CF">
        <w:rPr>
          <w:rFonts w:ascii="Times New Roman" w:hAnsi="Times New Roman" w:cs="Times New Roman"/>
          <w:sz w:val="24"/>
          <w:szCs w:val="24"/>
        </w:rPr>
        <w:t>Member 4: M. Rayyan (04072312024)</w:t>
      </w:r>
    </w:p>
    <w:p w14:paraId="1D8E78FA" w14:textId="77777777" w:rsidR="00A408CF" w:rsidRPr="00A408CF" w:rsidRDefault="00A408CF" w:rsidP="00A408CF">
      <w:pPr>
        <w:jc w:val="center"/>
        <w:rPr>
          <w:rFonts w:ascii="Times New Roman" w:hAnsi="Times New Roman" w:cs="Times New Roman"/>
          <w:sz w:val="24"/>
          <w:szCs w:val="24"/>
        </w:rPr>
      </w:pPr>
    </w:p>
    <w:p w14:paraId="7DC3C152" w14:textId="77777777" w:rsidR="00A408CF" w:rsidRPr="00A408CF" w:rsidRDefault="00A408CF" w:rsidP="00A408CF">
      <w:pPr>
        <w:jc w:val="center"/>
        <w:rPr>
          <w:rFonts w:ascii="Times New Roman" w:hAnsi="Times New Roman" w:cs="Times New Roman"/>
          <w:b/>
          <w:bCs/>
          <w:sz w:val="24"/>
          <w:szCs w:val="24"/>
        </w:rPr>
      </w:pPr>
      <w:r w:rsidRPr="00A408CF">
        <w:rPr>
          <w:rFonts w:ascii="Times New Roman" w:hAnsi="Times New Roman" w:cs="Times New Roman"/>
          <w:b/>
          <w:bCs/>
          <w:sz w:val="28"/>
          <w:szCs w:val="28"/>
        </w:rPr>
        <w:t>SUPERVISED BY</w:t>
      </w:r>
      <w:r w:rsidRPr="00A408CF">
        <w:rPr>
          <w:rFonts w:ascii="Times New Roman" w:hAnsi="Times New Roman" w:cs="Times New Roman"/>
          <w:b/>
          <w:bCs/>
          <w:sz w:val="24"/>
          <w:szCs w:val="24"/>
        </w:rPr>
        <w:t xml:space="preserve"> </w:t>
      </w:r>
    </w:p>
    <w:p w14:paraId="59DC50F6" w14:textId="77777777" w:rsidR="00A408CF" w:rsidRPr="00A408CF" w:rsidRDefault="00A408CF" w:rsidP="00A408CF">
      <w:pPr>
        <w:jc w:val="center"/>
        <w:rPr>
          <w:rFonts w:ascii="Times New Roman" w:hAnsi="Times New Roman" w:cs="Times New Roman"/>
          <w:sz w:val="24"/>
          <w:szCs w:val="24"/>
        </w:rPr>
      </w:pPr>
      <w:r w:rsidRPr="00A408CF">
        <w:rPr>
          <w:rFonts w:ascii="Times New Roman" w:hAnsi="Times New Roman" w:cs="Times New Roman"/>
          <w:sz w:val="24"/>
          <w:szCs w:val="24"/>
        </w:rPr>
        <w:t xml:space="preserve">Dr. </w:t>
      </w:r>
      <w:proofErr w:type="spellStart"/>
      <w:r w:rsidRPr="00A408CF">
        <w:rPr>
          <w:rFonts w:ascii="Times New Roman" w:hAnsi="Times New Roman" w:cs="Times New Roman"/>
          <w:sz w:val="24"/>
          <w:szCs w:val="24"/>
        </w:rPr>
        <w:t>Onaiza</w:t>
      </w:r>
      <w:proofErr w:type="spellEnd"/>
      <w:r w:rsidRPr="00A408CF">
        <w:rPr>
          <w:rFonts w:ascii="Times New Roman" w:hAnsi="Times New Roman" w:cs="Times New Roman"/>
          <w:sz w:val="24"/>
          <w:szCs w:val="24"/>
        </w:rPr>
        <w:t xml:space="preserve"> Maqbool</w:t>
      </w:r>
    </w:p>
    <w:p w14:paraId="741AD60A" w14:textId="77777777" w:rsidR="00A408CF" w:rsidRPr="00A408CF" w:rsidRDefault="00A408CF" w:rsidP="00A408CF">
      <w:pPr>
        <w:jc w:val="center"/>
        <w:rPr>
          <w:rFonts w:ascii="Times New Roman" w:hAnsi="Times New Roman" w:cs="Times New Roman"/>
          <w:sz w:val="24"/>
          <w:szCs w:val="24"/>
        </w:rPr>
      </w:pPr>
    </w:p>
    <w:p w14:paraId="44923452" w14:textId="77777777" w:rsidR="00A408CF" w:rsidRPr="00A408CF" w:rsidRDefault="00A408CF" w:rsidP="00A408CF">
      <w:pPr>
        <w:jc w:val="center"/>
        <w:rPr>
          <w:rFonts w:ascii="Times New Roman" w:hAnsi="Times New Roman" w:cs="Times New Roman"/>
          <w:sz w:val="24"/>
          <w:szCs w:val="24"/>
        </w:rPr>
      </w:pPr>
      <w:r w:rsidRPr="00A408CF">
        <w:rPr>
          <w:rFonts w:ascii="Times New Roman" w:hAnsi="Times New Roman" w:cs="Times New Roman"/>
          <w:sz w:val="24"/>
          <w:szCs w:val="24"/>
        </w:rPr>
        <w:t xml:space="preserve">Department of Computer Science </w:t>
      </w:r>
    </w:p>
    <w:p w14:paraId="37EDFCD7" w14:textId="77777777" w:rsidR="00A408CF" w:rsidRPr="00A408CF" w:rsidRDefault="00A408CF" w:rsidP="00A408CF">
      <w:pPr>
        <w:jc w:val="center"/>
        <w:rPr>
          <w:rFonts w:ascii="Times New Roman" w:hAnsi="Times New Roman" w:cs="Times New Roman"/>
          <w:sz w:val="24"/>
          <w:szCs w:val="24"/>
        </w:rPr>
      </w:pPr>
      <w:r w:rsidRPr="00A408CF">
        <w:rPr>
          <w:rFonts w:ascii="Times New Roman" w:hAnsi="Times New Roman" w:cs="Times New Roman"/>
          <w:sz w:val="24"/>
          <w:szCs w:val="24"/>
        </w:rPr>
        <w:t>Quaid-e-Azam University, Islamabad</w:t>
      </w:r>
    </w:p>
    <w:p w14:paraId="40098FC9" w14:textId="77777777" w:rsidR="00A408CF" w:rsidRPr="00A408CF" w:rsidRDefault="00A408CF" w:rsidP="00A408CF">
      <w:pPr>
        <w:jc w:val="center"/>
        <w:rPr>
          <w:rFonts w:ascii="Times New Roman" w:hAnsi="Times New Roman" w:cs="Times New Roman"/>
          <w:b/>
          <w:bCs/>
          <w:sz w:val="28"/>
          <w:szCs w:val="28"/>
        </w:rPr>
      </w:pPr>
      <w:r w:rsidRPr="00A408CF">
        <w:rPr>
          <w:rFonts w:ascii="Times New Roman" w:hAnsi="Times New Roman" w:cs="Times New Roman"/>
          <w:b/>
          <w:bCs/>
          <w:sz w:val="28"/>
          <w:szCs w:val="28"/>
        </w:rPr>
        <w:lastRenderedPageBreak/>
        <w:t>Project Plan Document Approval Signatures</w:t>
      </w:r>
    </w:p>
    <w:p w14:paraId="49DDD707"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Project Manager</w:t>
      </w:r>
    </w:p>
    <w:p w14:paraId="5E8F0C8B"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______________________                                                                  _______________________</w:t>
      </w:r>
    </w:p>
    <w:p w14:paraId="30E12B01" w14:textId="77777777" w:rsidR="00A408CF" w:rsidRPr="00A408CF" w:rsidRDefault="00A408CF" w:rsidP="00A408CF">
      <w:pPr>
        <w:ind w:left="720"/>
        <w:rPr>
          <w:rFonts w:ascii="Times New Roman" w:hAnsi="Times New Roman" w:cs="Times New Roman"/>
          <w:b/>
          <w:bCs/>
          <w:sz w:val="24"/>
          <w:szCs w:val="24"/>
        </w:rPr>
      </w:pPr>
      <w:r w:rsidRPr="00A408CF">
        <w:rPr>
          <w:rFonts w:ascii="Times New Roman" w:hAnsi="Times New Roman" w:cs="Times New Roman"/>
        </w:rPr>
        <w:t>Signature                                                                                                             Date</w:t>
      </w:r>
    </w:p>
    <w:p w14:paraId="493B9E87"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Tayyab Mehboob</w:t>
      </w:r>
    </w:p>
    <w:p w14:paraId="0F3D80BB"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Student, QAU Islamabad</w:t>
      </w:r>
    </w:p>
    <w:p w14:paraId="458037B0"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Member 1</w:t>
      </w:r>
    </w:p>
    <w:p w14:paraId="62E525CA"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______________________                                                                  _______________________</w:t>
      </w:r>
    </w:p>
    <w:p w14:paraId="0BE7A1D5" w14:textId="77777777" w:rsidR="00A408CF" w:rsidRPr="00A408CF" w:rsidRDefault="00A408CF" w:rsidP="00A408CF">
      <w:pPr>
        <w:ind w:left="720"/>
        <w:rPr>
          <w:rFonts w:ascii="Times New Roman" w:hAnsi="Times New Roman" w:cs="Times New Roman"/>
        </w:rPr>
      </w:pPr>
      <w:r w:rsidRPr="00A408CF">
        <w:rPr>
          <w:rFonts w:ascii="Times New Roman" w:hAnsi="Times New Roman" w:cs="Times New Roman"/>
        </w:rPr>
        <w:t>Signature                                                                                                             Date</w:t>
      </w:r>
    </w:p>
    <w:p w14:paraId="50382DFD"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M. Hamad</w:t>
      </w:r>
    </w:p>
    <w:p w14:paraId="164912F0"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Student, QAU Islamabad</w:t>
      </w:r>
    </w:p>
    <w:p w14:paraId="0C68345E"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Member 2</w:t>
      </w:r>
    </w:p>
    <w:p w14:paraId="14ADAFF3"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______________________                                                                  _______________________</w:t>
      </w:r>
    </w:p>
    <w:p w14:paraId="6643C0C9" w14:textId="77777777" w:rsidR="00A408CF" w:rsidRPr="00A408CF" w:rsidRDefault="00A408CF" w:rsidP="00A408CF">
      <w:pPr>
        <w:ind w:left="720"/>
        <w:rPr>
          <w:rFonts w:ascii="Times New Roman" w:hAnsi="Times New Roman" w:cs="Times New Roman"/>
        </w:rPr>
      </w:pPr>
      <w:r w:rsidRPr="00A408CF">
        <w:rPr>
          <w:rFonts w:ascii="Times New Roman" w:hAnsi="Times New Roman" w:cs="Times New Roman"/>
        </w:rPr>
        <w:t>Signature                                                                                                             Date</w:t>
      </w:r>
    </w:p>
    <w:p w14:paraId="5047D21C"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M. Ehtisham</w:t>
      </w:r>
    </w:p>
    <w:p w14:paraId="6E545602"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Student, QAU Islamabad</w:t>
      </w:r>
    </w:p>
    <w:p w14:paraId="347482C3" w14:textId="77777777" w:rsidR="00A408CF" w:rsidRPr="00A408CF" w:rsidRDefault="00A408CF" w:rsidP="00A408CF">
      <w:pPr>
        <w:rPr>
          <w:rFonts w:ascii="Times New Roman" w:hAnsi="Times New Roman" w:cs="Times New Roman"/>
          <w:sz w:val="24"/>
          <w:szCs w:val="24"/>
        </w:rPr>
      </w:pPr>
    </w:p>
    <w:p w14:paraId="74C94C60"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Member 2</w:t>
      </w:r>
    </w:p>
    <w:p w14:paraId="69840166"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______________________                                                                  _______________________</w:t>
      </w:r>
    </w:p>
    <w:p w14:paraId="08369015" w14:textId="77777777" w:rsidR="00A408CF" w:rsidRPr="00A408CF" w:rsidRDefault="00A408CF" w:rsidP="00A408CF">
      <w:pPr>
        <w:ind w:left="720"/>
        <w:rPr>
          <w:rFonts w:ascii="Times New Roman" w:hAnsi="Times New Roman" w:cs="Times New Roman"/>
        </w:rPr>
      </w:pPr>
      <w:r w:rsidRPr="00A408CF">
        <w:rPr>
          <w:rFonts w:ascii="Times New Roman" w:hAnsi="Times New Roman" w:cs="Times New Roman"/>
        </w:rPr>
        <w:t>Signature                                                                                                             Date</w:t>
      </w:r>
    </w:p>
    <w:p w14:paraId="304229EE"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M. Rayyan</w:t>
      </w:r>
    </w:p>
    <w:p w14:paraId="754F610E"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Student, QAU Islamabad</w:t>
      </w:r>
    </w:p>
    <w:p w14:paraId="014B4EE0" w14:textId="77777777" w:rsidR="00A408CF" w:rsidRPr="00A408CF" w:rsidRDefault="00A408CF" w:rsidP="00A408CF">
      <w:pPr>
        <w:rPr>
          <w:rFonts w:ascii="Times New Roman" w:hAnsi="Times New Roman" w:cs="Times New Roman"/>
          <w:sz w:val="24"/>
          <w:szCs w:val="24"/>
        </w:rPr>
      </w:pPr>
    </w:p>
    <w:p w14:paraId="411D935C"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Stakeholder</w:t>
      </w:r>
    </w:p>
    <w:p w14:paraId="26AAFBCE"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______________________                                                                  _______________________</w:t>
      </w:r>
    </w:p>
    <w:p w14:paraId="088AC270" w14:textId="77777777" w:rsidR="00A408CF" w:rsidRPr="00A408CF" w:rsidRDefault="00A408CF" w:rsidP="00A408CF">
      <w:pPr>
        <w:ind w:left="720"/>
        <w:rPr>
          <w:rFonts w:ascii="Times New Roman" w:hAnsi="Times New Roman" w:cs="Times New Roman"/>
        </w:rPr>
      </w:pPr>
      <w:r w:rsidRPr="00A408CF">
        <w:rPr>
          <w:rFonts w:ascii="Times New Roman" w:hAnsi="Times New Roman" w:cs="Times New Roman"/>
        </w:rPr>
        <w:t>Signature                                                                                                             Date</w:t>
      </w:r>
    </w:p>
    <w:p w14:paraId="4E5209CB"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 xml:space="preserve">Dr. </w:t>
      </w:r>
      <w:proofErr w:type="spellStart"/>
      <w:r w:rsidRPr="00A408CF">
        <w:rPr>
          <w:rFonts w:ascii="Times New Roman" w:hAnsi="Times New Roman" w:cs="Times New Roman"/>
          <w:b/>
          <w:bCs/>
          <w:sz w:val="24"/>
          <w:szCs w:val="24"/>
        </w:rPr>
        <w:t>Onaiza</w:t>
      </w:r>
      <w:proofErr w:type="spellEnd"/>
      <w:r w:rsidRPr="00A408CF">
        <w:rPr>
          <w:rFonts w:ascii="Times New Roman" w:hAnsi="Times New Roman" w:cs="Times New Roman"/>
          <w:b/>
          <w:bCs/>
          <w:sz w:val="24"/>
          <w:szCs w:val="24"/>
        </w:rPr>
        <w:t xml:space="preserve"> Maqbool</w:t>
      </w:r>
    </w:p>
    <w:p w14:paraId="3C4E990C"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Professor, QAU Islamabad</w:t>
      </w:r>
    </w:p>
    <w:p w14:paraId="2E523535" w14:textId="77777777" w:rsidR="00A408CF" w:rsidRPr="00A408CF" w:rsidRDefault="00A408CF" w:rsidP="00A408CF">
      <w:pPr>
        <w:rPr>
          <w:rFonts w:ascii="Times New Roman" w:hAnsi="Times New Roman" w:cs="Times New Roman"/>
          <w:b/>
          <w:bCs/>
          <w:sz w:val="32"/>
          <w:szCs w:val="32"/>
        </w:rPr>
      </w:pPr>
      <w:r w:rsidRPr="00A408CF">
        <w:rPr>
          <w:rFonts w:ascii="Times New Roman" w:hAnsi="Times New Roman" w:cs="Times New Roman"/>
          <w:b/>
          <w:bCs/>
          <w:sz w:val="32"/>
          <w:szCs w:val="32"/>
        </w:rPr>
        <w:lastRenderedPageBreak/>
        <w:t>Change History</w:t>
      </w:r>
    </w:p>
    <w:p w14:paraId="22CFEF8C" w14:textId="77777777" w:rsidR="00A408CF" w:rsidRPr="00A408CF" w:rsidRDefault="00A408CF" w:rsidP="00A408CF">
      <w:pPr>
        <w:rPr>
          <w:rFonts w:ascii="Times New Roman" w:hAnsi="Times New Roman" w:cs="Times New Roman"/>
          <w:sz w:val="24"/>
          <w:szCs w:val="24"/>
        </w:rPr>
      </w:pPr>
    </w:p>
    <w:tbl>
      <w:tblPr>
        <w:tblStyle w:val="PlainTable1"/>
        <w:tblW w:w="9716" w:type="dxa"/>
        <w:tblLook w:val="04A0" w:firstRow="1" w:lastRow="0" w:firstColumn="1" w:lastColumn="0" w:noHBand="0" w:noVBand="1"/>
      </w:tblPr>
      <w:tblGrid>
        <w:gridCol w:w="1165"/>
        <w:gridCol w:w="1800"/>
        <w:gridCol w:w="2250"/>
        <w:gridCol w:w="4501"/>
      </w:tblGrid>
      <w:tr w:rsidR="00A408CF" w:rsidRPr="00A408CF" w14:paraId="45CB2B43" w14:textId="77777777" w:rsidTr="00C41E1D">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1165" w:type="dxa"/>
          </w:tcPr>
          <w:p w14:paraId="1E2597AB" w14:textId="77777777" w:rsidR="00A408CF" w:rsidRPr="00A408CF" w:rsidRDefault="00A408CF" w:rsidP="00C41E1D">
            <w:pPr>
              <w:rPr>
                <w:rFonts w:ascii="Times New Roman" w:hAnsi="Times New Roman" w:cs="Times New Roman"/>
                <w:b w:val="0"/>
                <w:bCs w:val="0"/>
                <w:sz w:val="24"/>
                <w:szCs w:val="24"/>
              </w:rPr>
            </w:pPr>
            <w:r w:rsidRPr="00A408CF">
              <w:rPr>
                <w:rFonts w:ascii="Times New Roman" w:hAnsi="Times New Roman" w:cs="Times New Roman"/>
                <w:sz w:val="24"/>
                <w:szCs w:val="24"/>
              </w:rPr>
              <w:t xml:space="preserve">         Version                               No.</w:t>
            </w:r>
          </w:p>
        </w:tc>
        <w:tc>
          <w:tcPr>
            <w:tcW w:w="1800" w:type="dxa"/>
          </w:tcPr>
          <w:p w14:paraId="23382B61" w14:textId="77777777" w:rsidR="00A408CF" w:rsidRPr="00A408CF" w:rsidRDefault="00A408CF" w:rsidP="00C41E1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08CF">
              <w:rPr>
                <w:rFonts w:ascii="Times New Roman" w:hAnsi="Times New Roman" w:cs="Times New Roman"/>
                <w:b w:val="0"/>
                <w:bCs w:val="0"/>
                <w:sz w:val="24"/>
                <w:szCs w:val="24"/>
              </w:rPr>
              <w:t xml:space="preserve">        </w:t>
            </w:r>
          </w:p>
          <w:p w14:paraId="3CE4DAD1" w14:textId="77777777" w:rsidR="00A408CF" w:rsidRPr="00A408CF" w:rsidRDefault="00A408CF" w:rsidP="00C41E1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08CF">
              <w:rPr>
                <w:rFonts w:ascii="Times New Roman" w:hAnsi="Times New Roman" w:cs="Times New Roman"/>
                <w:b w:val="0"/>
                <w:bCs w:val="0"/>
                <w:sz w:val="24"/>
                <w:szCs w:val="24"/>
              </w:rPr>
              <w:t xml:space="preserve">        </w:t>
            </w:r>
            <w:r w:rsidRPr="00A408CF">
              <w:rPr>
                <w:rFonts w:ascii="Times New Roman" w:hAnsi="Times New Roman" w:cs="Times New Roman"/>
                <w:sz w:val="24"/>
                <w:szCs w:val="24"/>
              </w:rPr>
              <w:t>Date</w:t>
            </w:r>
          </w:p>
        </w:tc>
        <w:tc>
          <w:tcPr>
            <w:tcW w:w="2250" w:type="dxa"/>
          </w:tcPr>
          <w:p w14:paraId="32AB4EB5" w14:textId="77777777" w:rsidR="00A408CF" w:rsidRPr="00A408CF" w:rsidRDefault="00A408CF" w:rsidP="00C41E1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408CF">
              <w:rPr>
                <w:rFonts w:ascii="Times New Roman" w:hAnsi="Times New Roman" w:cs="Times New Roman"/>
                <w:sz w:val="24"/>
                <w:szCs w:val="24"/>
              </w:rPr>
              <w:t xml:space="preserve">  </w:t>
            </w:r>
          </w:p>
          <w:p w14:paraId="70F733DE" w14:textId="77777777" w:rsidR="00A408CF" w:rsidRPr="00A408CF" w:rsidRDefault="00A408CF" w:rsidP="00C41E1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408CF">
              <w:rPr>
                <w:rFonts w:ascii="Times New Roman" w:hAnsi="Times New Roman" w:cs="Times New Roman"/>
                <w:sz w:val="24"/>
                <w:szCs w:val="24"/>
              </w:rPr>
              <w:t xml:space="preserve">          Modified </w:t>
            </w:r>
          </w:p>
          <w:p w14:paraId="568DBBBD" w14:textId="77777777" w:rsidR="00A408CF" w:rsidRPr="00A408CF" w:rsidRDefault="00A408CF" w:rsidP="00C41E1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08CF">
              <w:rPr>
                <w:rFonts w:ascii="Times New Roman" w:hAnsi="Times New Roman" w:cs="Times New Roman"/>
                <w:sz w:val="24"/>
                <w:szCs w:val="24"/>
              </w:rPr>
              <w:t xml:space="preserve">              By</w:t>
            </w:r>
          </w:p>
        </w:tc>
        <w:tc>
          <w:tcPr>
            <w:tcW w:w="4501" w:type="dxa"/>
          </w:tcPr>
          <w:p w14:paraId="166837AD" w14:textId="77777777" w:rsidR="00A408CF" w:rsidRPr="00A408CF" w:rsidRDefault="00A408CF" w:rsidP="00C41E1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408CF">
              <w:rPr>
                <w:rFonts w:ascii="Times New Roman" w:hAnsi="Times New Roman" w:cs="Times New Roman"/>
                <w:b w:val="0"/>
                <w:bCs w:val="0"/>
                <w:sz w:val="24"/>
                <w:szCs w:val="24"/>
              </w:rPr>
              <w:t xml:space="preserve">            </w:t>
            </w:r>
          </w:p>
          <w:p w14:paraId="372C9E8C" w14:textId="77777777" w:rsidR="00A408CF" w:rsidRPr="00A408CF" w:rsidRDefault="00A408CF" w:rsidP="00C41E1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08CF">
              <w:rPr>
                <w:rFonts w:ascii="Times New Roman" w:hAnsi="Times New Roman" w:cs="Times New Roman"/>
                <w:sz w:val="24"/>
                <w:szCs w:val="24"/>
              </w:rPr>
              <w:t xml:space="preserve">                        Changes</w:t>
            </w:r>
          </w:p>
        </w:tc>
      </w:tr>
      <w:tr w:rsidR="00A408CF" w:rsidRPr="00A408CF" w14:paraId="37B7B894" w14:textId="77777777" w:rsidTr="00C41E1D">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1165" w:type="dxa"/>
          </w:tcPr>
          <w:p w14:paraId="1E479158" w14:textId="77777777" w:rsidR="00A408CF" w:rsidRPr="00A408CF" w:rsidRDefault="00A408CF" w:rsidP="00C41E1D">
            <w:pPr>
              <w:rPr>
                <w:rFonts w:ascii="Times New Roman" w:hAnsi="Times New Roman" w:cs="Times New Roman"/>
                <w:sz w:val="24"/>
                <w:szCs w:val="24"/>
              </w:rPr>
            </w:pPr>
            <w:r w:rsidRPr="00A408CF">
              <w:rPr>
                <w:rFonts w:ascii="Times New Roman" w:hAnsi="Times New Roman" w:cs="Times New Roman"/>
                <w:b w:val="0"/>
                <w:bCs w:val="0"/>
                <w:sz w:val="24"/>
                <w:szCs w:val="24"/>
              </w:rPr>
              <w:t xml:space="preserve">     </w:t>
            </w:r>
          </w:p>
          <w:p w14:paraId="3A9F94F1" w14:textId="77777777" w:rsidR="00A408CF" w:rsidRPr="00A408CF" w:rsidRDefault="00A408CF" w:rsidP="00C41E1D">
            <w:pPr>
              <w:rPr>
                <w:rFonts w:ascii="Times New Roman" w:hAnsi="Times New Roman" w:cs="Times New Roman"/>
                <w:b w:val="0"/>
                <w:bCs w:val="0"/>
                <w:sz w:val="24"/>
                <w:szCs w:val="24"/>
              </w:rPr>
            </w:pPr>
            <w:r w:rsidRPr="00A408CF">
              <w:rPr>
                <w:rFonts w:ascii="Times New Roman" w:hAnsi="Times New Roman" w:cs="Times New Roman"/>
                <w:b w:val="0"/>
                <w:bCs w:val="0"/>
                <w:sz w:val="24"/>
                <w:szCs w:val="24"/>
              </w:rPr>
              <w:t xml:space="preserve">     </w:t>
            </w:r>
            <w:r w:rsidRPr="00A408CF">
              <w:rPr>
                <w:rFonts w:ascii="Times New Roman" w:hAnsi="Times New Roman" w:cs="Times New Roman"/>
                <w:b w:val="0"/>
                <w:bCs w:val="0"/>
                <w:sz w:val="36"/>
                <w:szCs w:val="36"/>
              </w:rPr>
              <w:t>1</w:t>
            </w:r>
          </w:p>
        </w:tc>
        <w:tc>
          <w:tcPr>
            <w:tcW w:w="1800" w:type="dxa"/>
          </w:tcPr>
          <w:p w14:paraId="1721AF54" w14:textId="77777777" w:rsidR="00A408CF" w:rsidRPr="00A408CF" w:rsidRDefault="00A408CF" w:rsidP="00C41E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p w14:paraId="024FF1D3" w14:textId="77777777" w:rsidR="00A408CF" w:rsidRPr="00A408CF" w:rsidRDefault="00A408CF" w:rsidP="00C41E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A408CF">
              <w:rPr>
                <w:rFonts w:ascii="Times New Roman" w:hAnsi="Times New Roman" w:cs="Times New Roman"/>
                <w:b/>
                <w:bCs/>
                <w:sz w:val="24"/>
                <w:szCs w:val="24"/>
              </w:rPr>
              <w:t xml:space="preserve">  03/03/2025</w:t>
            </w:r>
          </w:p>
        </w:tc>
        <w:tc>
          <w:tcPr>
            <w:tcW w:w="2250" w:type="dxa"/>
          </w:tcPr>
          <w:p w14:paraId="4FFCE9FE" w14:textId="77777777" w:rsidR="00A408CF" w:rsidRPr="00A408CF" w:rsidRDefault="00A408CF" w:rsidP="00C41E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A408CF">
              <w:rPr>
                <w:rFonts w:ascii="Times New Roman" w:hAnsi="Times New Roman" w:cs="Times New Roman"/>
                <w:b/>
                <w:bCs/>
                <w:sz w:val="24"/>
                <w:szCs w:val="24"/>
              </w:rPr>
              <w:t xml:space="preserve">     </w:t>
            </w:r>
          </w:p>
          <w:p w14:paraId="34A993E9" w14:textId="77777777" w:rsidR="00A408CF" w:rsidRPr="00A408CF" w:rsidRDefault="00A408CF" w:rsidP="00C41E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A408CF">
              <w:rPr>
                <w:rFonts w:ascii="Times New Roman" w:hAnsi="Times New Roman" w:cs="Times New Roman"/>
                <w:b/>
                <w:bCs/>
                <w:sz w:val="24"/>
                <w:szCs w:val="24"/>
              </w:rPr>
              <w:t xml:space="preserve">  Tayyab Mehboob</w:t>
            </w:r>
          </w:p>
        </w:tc>
        <w:tc>
          <w:tcPr>
            <w:tcW w:w="4501" w:type="dxa"/>
          </w:tcPr>
          <w:p w14:paraId="689C2BEE" w14:textId="77777777" w:rsidR="00A408CF" w:rsidRPr="00A408CF" w:rsidRDefault="00A408CF" w:rsidP="00C41E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p w14:paraId="4A4E44F1" w14:textId="77777777" w:rsidR="00A408CF" w:rsidRPr="00A408CF" w:rsidRDefault="00A408CF" w:rsidP="00C41E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A408CF">
              <w:rPr>
                <w:rFonts w:ascii="Times New Roman" w:hAnsi="Times New Roman" w:cs="Times New Roman"/>
                <w:b/>
                <w:bCs/>
                <w:sz w:val="24"/>
                <w:szCs w:val="24"/>
              </w:rPr>
              <w:t xml:space="preserve">  Original</w:t>
            </w:r>
          </w:p>
        </w:tc>
      </w:tr>
      <w:tr w:rsidR="00A408CF" w:rsidRPr="00A408CF" w14:paraId="7C89101D" w14:textId="77777777" w:rsidTr="00C41E1D">
        <w:trPr>
          <w:trHeight w:val="998"/>
        </w:trPr>
        <w:tc>
          <w:tcPr>
            <w:cnfStyle w:val="001000000000" w:firstRow="0" w:lastRow="0" w:firstColumn="1" w:lastColumn="0" w:oddVBand="0" w:evenVBand="0" w:oddHBand="0" w:evenHBand="0" w:firstRowFirstColumn="0" w:firstRowLastColumn="0" w:lastRowFirstColumn="0" w:lastRowLastColumn="0"/>
            <w:tcW w:w="1165" w:type="dxa"/>
          </w:tcPr>
          <w:p w14:paraId="1E30D63E" w14:textId="77777777" w:rsidR="00A408CF" w:rsidRPr="00A408CF" w:rsidRDefault="00A408CF" w:rsidP="00C41E1D">
            <w:pPr>
              <w:rPr>
                <w:rFonts w:ascii="Times New Roman" w:hAnsi="Times New Roman" w:cs="Times New Roman"/>
                <w:b w:val="0"/>
                <w:bCs w:val="0"/>
                <w:sz w:val="24"/>
                <w:szCs w:val="24"/>
              </w:rPr>
            </w:pPr>
          </w:p>
        </w:tc>
        <w:tc>
          <w:tcPr>
            <w:tcW w:w="1800" w:type="dxa"/>
          </w:tcPr>
          <w:p w14:paraId="5297BF25" w14:textId="77777777" w:rsidR="00A408CF" w:rsidRPr="00A408CF" w:rsidRDefault="00A408CF" w:rsidP="00C41E1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2250" w:type="dxa"/>
          </w:tcPr>
          <w:p w14:paraId="228CD83E" w14:textId="77777777" w:rsidR="00A408CF" w:rsidRPr="00A408CF" w:rsidRDefault="00A408CF" w:rsidP="00C41E1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4501" w:type="dxa"/>
          </w:tcPr>
          <w:p w14:paraId="10508849" w14:textId="77777777" w:rsidR="00A408CF" w:rsidRPr="00A408CF" w:rsidRDefault="00A408CF" w:rsidP="00C41E1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r>
      <w:tr w:rsidR="00A408CF" w:rsidRPr="00A408CF" w14:paraId="44A20423" w14:textId="77777777" w:rsidTr="00C41E1D">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1165" w:type="dxa"/>
          </w:tcPr>
          <w:p w14:paraId="313C2032" w14:textId="77777777" w:rsidR="00A408CF" w:rsidRPr="00A408CF" w:rsidRDefault="00A408CF" w:rsidP="00C41E1D">
            <w:pPr>
              <w:rPr>
                <w:rFonts w:ascii="Times New Roman" w:hAnsi="Times New Roman" w:cs="Times New Roman"/>
                <w:b w:val="0"/>
                <w:bCs w:val="0"/>
                <w:sz w:val="24"/>
                <w:szCs w:val="24"/>
              </w:rPr>
            </w:pPr>
          </w:p>
        </w:tc>
        <w:tc>
          <w:tcPr>
            <w:tcW w:w="1800" w:type="dxa"/>
          </w:tcPr>
          <w:p w14:paraId="6AABFB26" w14:textId="77777777" w:rsidR="00A408CF" w:rsidRPr="00A408CF" w:rsidRDefault="00A408CF" w:rsidP="00C41E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2250" w:type="dxa"/>
          </w:tcPr>
          <w:p w14:paraId="62CECA9A" w14:textId="77777777" w:rsidR="00A408CF" w:rsidRPr="00A408CF" w:rsidRDefault="00A408CF" w:rsidP="00C41E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4501" w:type="dxa"/>
          </w:tcPr>
          <w:p w14:paraId="323F6211" w14:textId="77777777" w:rsidR="00A408CF" w:rsidRPr="00A408CF" w:rsidRDefault="00A408CF" w:rsidP="00C41E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r>
      <w:tr w:rsidR="00A408CF" w:rsidRPr="00A408CF" w14:paraId="7409488F" w14:textId="77777777" w:rsidTr="00C41E1D">
        <w:trPr>
          <w:trHeight w:val="1043"/>
        </w:trPr>
        <w:tc>
          <w:tcPr>
            <w:cnfStyle w:val="001000000000" w:firstRow="0" w:lastRow="0" w:firstColumn="1" w:lastColumn="0" w:oddVBand="0" w:evenVBand="0" w:oddHBand="0" w:evenHBand="0" w:firstRowFirstColumn="0" w:firstRowLastColumn="0" w:lastRowFirstColumn="0" w:lastRowLastColumn="0"/>
            <w:tcW w:w="1165" w:type="dxa"/>
          </w:tcPr>
          <w:p w14:paraId="16858404" w14:textId="77777777" w:rsidR="00A408CF" w:rsidRPr="00A408CF" w:rsidRDefault="00A408CF" w:rsidP="00C41E1D">
            <w:pPr>
              <w:rPr>
                <w:rFonts w:ascii="Times New Roman" w:hAnsi="Times New Roman" w:cs="Times New Roman"/>
                <w:b w:val="0"/>
                <w:bCs w:val="0"/>
                <w:sz w:val="24"/>
                <w:szCs w:val="24"/>
              </w:rPr>
            </w:pPr>
          </w:p>
        </w:tc>
        <w:tc>
          <w:tcPr>
            <w:tcW w:w="1800" w:type="dxa"/>
          </w:tcPr>
          <w:p w14:paraId="1B264401" w14:textId="77777777" w:rsidR="00A408CF" w:rsidRPr="00A408CF" w:rsidRDefault="00A408CF" w:rsidP="00C41E1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2250" w:type="dxa"/>
          </w:tcPr>
          <w:p w14:paraId="260B96D5" w14:textId="77777777" w:rsidR="00A408CF" w:rsidRPr="00A408CF" w:rsidRDefault="00A408CF" w:rsidP="00C41E1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4501" w:type="dxa"/>
          </w:tcPr>
          <w:p w14:paraId="25A63343" w14:textId="77777777" w:rsidR="00A408CF" w:rsidRPr="00A408CF" w:rsidRDefault="00A408CF" w:rsidP="00C41E1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r>
      <w:tr w:rsidR="00A408CF" w:rsidRPr="00A408CF" w14:paraId="138137D2" w14:textId="77777777" w:rsidTr="00C41E1D">
        <w:trPr>
          <w:cnfStyle w:val="000000100000" w:firstRow="0" w:lastRow="0" w:firstColumn="0" w:lastColumn="0" w:oddVBand="0" w:evenVBand="0" w:oddHBand="1" w:evenHBand="0" w:firstRowFirstColumn="0" w:firstRowLastColumn="0" w:lastRowFirstColumn="0" w:lastRowLastColumn="0"/>
          <w:trHeight w:val="1443"/>
        </w:trPr>
        <w:tc>
          <w:tcPr>
            <w:cnfStyle w:val="001000000000" w:firstRow="0" w:lastRow="0" w:firstColumn="1" w:lastColumn="0" w:oddVBand="0" w:evenVBand="0" w:oddHBand="0" w:evenHBand="0" w:firstRowFirstColumn="0" w:firstRowLastColumn="0" w:lastRowFirstColumn="0" w:lastRowLastColumn="0"/>
            <w:tcW w:w="1165" w:type="dxa"/>
          </w:tcPr>
          <w:p w14:paraId="23319122" w14:textId="77777777" w:rsidR="00A408CF" w:rsidRPr="00A408CF" w:rsidRDefault="00A408CF" w:rsidP="00C41E1D">
            <w:pPr>
              <w:rPr>
                <w:rFonts w:ascii="Times New Roman" w:hAnsi="Times New Roman" w:cs="Times New Roman"/>
                <w:b w:val="0"/>
                <w:bCs w:val="0"/>
                <w:sz w:val="24"/>
                <w:szCs w:val="24"/>
              </w:rPr>
            </w:pPr>
          </w:p>
        </w:tc>
        <w:tc>
          <w:tcPr>
            <w:tcW w:w="1800" w:type="dxa"/>
          </w:tcPr>
          <w:p w14:paraId="3F999081" w14:textId="77777777" w:rsidR="00A408CF" w:rsidRPr="00A408CF" w:rsidRDefault="00A408CF" w:rsidP="00C41E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2250" w:type="dxa"/>
          </w:tcPr>
          <w:p w14:paraId="014985D3" w14:textId="77777777" w:rsidR="00A408CF" w:rsidRPr="00A408CF" w:rsidRDefault="00A408CF" w:rsidP="00C41E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4501" w:type="dxa"/>
          </w:tcPr>
          <w:p w14:paraId="7C9FA4C6" w14:textId="77777777" w:rsidR="00A408CF" w:rsidRPr="00A408CF" w:rsidRDefault="00A408CF" w:rsidP="00C41E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r>
    </w:tbl>
    <w:p w14:paraId="5F4723EA" w14:textId="77777777" w:rsidR="00A408CF" w:rsidRPr="00A408CF" w:rsidRDefault="00A408CF" w:rsidP="00A408CF">
      <w:pPr>
        <w:rPr>
          <w:rFonts w:ascii="Times New Roman" w:hAnsi="Times New Roman" w:cs="Times New Roman"/>
          <w:b/>
          <w:bCs/>
          <w:sz w:val="24"/>
          <w:szCs w:val="24"/>
        </w:rPr>
      </w:pPr>
    </w:p>
    <w:p w14:paraId="4739C3CA" w14:textId="77777777" w:rsidR="00A408CF" w:rsidRPr="00A408CF" w:rsidRDefault="00A408CF" w:rsidP="00A408CF">
      <w:pPr>
        <w:rPr>
          <w:rFonts w:ascii="Times New Roman" w:hAnsi="Times New Roman" w:cs="Times New Roman"/>
          <w:b/>
          <w:bCs/>
          <w:sz w:val="24"/>
          <w:szCs w:val="24"/>
        </w:rPr>
      </w:pPr>
    </w:p>
    <w:p w14:paraId="0E18F8EC" w14:textId="77777777" w:rsidR="00A408CF" w:rsidRPr="00A408CF" w:rsidRDefault="00A408CF" w:rsidP="00A408CF">
      <w:pPr>
        <w:rPr>
          <w:rFonts w:ascii="Times New Roman" w:hAnsi="Times New Roman" w:cs="Times New Roman"/>
          <w:b/>
          <w:bCs/>
          <w:sz w:val="28"/>
          <w:szCs w:val="28"/>
        </w:rPr>
      </w:pPr>
      <w:r w:rsidRPr="00A408CF">
        <w:rPr>
          <w:rFonts w:ascii="Times New Roman" w:hAnsi="Times New Roman" w:cs="Times New Roman"/>
          <w:b/>
          <w:bCs/>
          <w:sz w:val="28"/>
          <w:szCs w:val="28"/>
        </w:rPr>
        <w:t>Remarks</w:t>
      </w:r>
    </w:p>
    <w:p w14:paraId="6F1235B8" w14:textId="77777777" w:rsidR="00A408CF" w:rsidRPr="00A408CF" w:rsidRDefault="00A408CF" w:rsidP="00A408CF">
      <w:pPr>
        <w:rPr>
          <w:rFonts w:ascii="Times New Roman" w:hAnsi="Times New Roman" w:cs="Times New Roman"/>
          <w:b/>
          <w:bCs/>
          <w:sz w:val="28"/>
          <w:szCs w:val="28"/>
        </w:rPr>
      </w:pPr>
    </w:p>
    <w:p w14:paraId="28A3D8B2" w14:textId="77777777" w:rsidR="00A408CF" w:rsidRPr="00A408CF" w:rsidRDefault="00A408CF" w:rsidP="00A408CF">
      <w:pPr>
        <w:pBdr>
          <w:top w:val="single" w:sz="12" w:space="1" w:color="auto"/>
          <w:bottom w:val="single" w:sz="12" w:space="1" w:color="auto"/>
        </w:pBdr>
        <w:rPr>
          <w:rFonts w:ascii="Times New Roman" w:hAnsi="Times New Roman" w:cs="Times New Roman"/>
          <w:b/>
          <w:bCs/>
          <w:sz w:val="28"/>
          <w:szCs w:val="28"/>
        </w:rPr>
      </w:pPr>
    </w:p>
    <w:p w14:paraId="30BCDA17" w14:textId="77777777" w:rsidR="00A408CF" w:rsidRPr="00A408CF" w:rsidRDefault="00A408CF" w:rsidP="00A408CF">
      <w:pPr>
        <w:pBdr>
          <w:top w:val="single" w:sz="12" w:space="1" w:color="auto"/>
          <w:bottom w:val="single" w:sz="12" w:space="1" w:color="auto"/>
        </w:pBdr>
        <w:rPr>
          <w:rFonts w:ascii="Times New Roman" w:hAnsi="Times New Roman" w:cs="Times New Roman"/>
          <w:b/>
          <w:bCs/>
          <w:sz w:val="28"/>
          <w:szCs w:val="28"/>
        </w:rPr>
      </w:pPr>
    </w:p>
    <w:p w14:paraId="58076B63" w14:textId="77777777" w:rsidR="00A408CF" w:rsidRPr="00A408CF" w:rsidRDefault="00A408CF" w:rsidP="00A408CF">
      <w:pPr>
        <w:rPr>
          <w:rFonts w:ascii="Times New Roman" w:hAnsi="Times New Roman" w:cs="Times New Roman"/>
          <w:sz w:val="24"/>
          <w:szCs w:val="24"/>
        </w:rPr>
      </w:pPr>
    </w:p>
    <w:p w14:paraId="2FAF964C" w14:textId="77777777" w:rsidR="00A408CF" w:rsidRPr="00A408CF" w:rsidRDefault="00A408CF" w:rsidP="00A408CF">
      <w:pPr>
        <w:pStyle w:val="ListParagraph"/>
        <w:ind w:left="360"/>
        <w:jc w:val="right"/>
        <w:rPr>
          <w:rFonts w:ascii="Times New Roman" w:hAnsi="Times New Roman" w:cs="Times New Roman"/>
          <w:sz w:val="24"/>
          <w:szCs w:val="24"/>
        </w:rPr>
      </w:pPr>
      <w:r w:rsidRPr="00A408CF">
        <w:rPr>
          <w:rFonts w:ascii="Times New Roman" w:hAnsi="Times New Roman" w:cs="Times New Roman"/>
          <w:sz w:val="24"/>
          <w:szCs w:val="24"/>
        </w:rPr>
        <w:t xml:space="preserve">____________________ </w:t>
      </w:r>
    </w:p>
    <w:p w14:paraId="7E25B992" w14:textId="77777777" w:rsidR="00A408CF" w:rsidRPr="00A408CF" w:rsidRDefault="00A408CF" w:rsidP="00A408CF">
      <w:pPr>
        <w:pStyle w:val="ListParagraph"/>
        <w:ind w:left="7200"/>
        <w:rPr>
          <w:rFonts w:ascii="Times New Roman" w:hAnsi="Times New Roman" w:cs="Times New Roman"/>
          <w:sz w:val="24"/>
          <w:szCs w:val="24"/>
        </w:rPr>
      </w:pPr>
      <w:r w:rsidRPr="00A408CF">
        <w:rPr>
          <w:rFonts w:ascii="Times New Roman" w:hAnsi="Times New Roman" w:cs="Times New Roman"/>
          <w:sz w:val="24"/>
          <w:szCs w:val="24"/>
        </w:rPr>
        <w:t xml:space="preserve">        </w:t>
      </w:r>
      <w:r w:rsidRPr="00A408CF">
        <w:rPr>
          <w:rFonts w:ascii="Times New Roman" w:hAnsi="Times New Roman" w:cs="Times New Roman"/>
        </w:rPr>
        <w:t>Signature</w:t>
      </w:r>
      <w:r w:rsidRPr="00A408CF">
        <w:rPr>
          <w:rFonts w:ascii="Times New Roman" w:hAnsi="Times New Roman" w:cs="Times New Roman"/>
          <w:sz w:val="24"/>
          <w:szCs w:val="24"/>
        </w:rPr>
        <w:t xml:space="preserve"> </w:t>
      </w:r>
    </w:p>
    <w:p w14:paraId="084D1FB0" w14:textId="77777777" w:rsidR="00A408CF" w:rsidRPr="00A408CF" w:rsidRDefault="00A408CF" w:rsidP="00A408CF">
      <w:pPr>
        <w:pStyle w:val="ListParagraph"/>
        <w:ind w:left="360"/>
        <w:rPr>
          <w:rFonts w:ascii="Times New Roman" w:hAnsi="Times New Roman" w:cs="Times New Roman"/>
          <w:sz w:val="24"/>
          <w:szCs w:val="24"/>
        </w:rPr>
      </w:pPr>
    </w:p>
    <w:p w14:paraId="11C549FA" w14:textId="77777777" w:rsidR="00A408CF" w:rsidRPr="00A408CF" w:rsidRDefault="00A408CF" w:rsidP="00A408CF">
      <w:pPr>
        <w:ind w:left="6480"/>
        <w:rPr>
          <w:rFonts w:ascii="Times New Roman" w:hAnsi="Times New Roman" w:cs="Times New Roman"/>
          <w:b/>
          <w:bCs/>
          <w:sz w:val="24"/>
          <w:szCs w:val="24"/>
        </w:rPr>
      </w:pPr>
      <w:r w:rsidRPr="00A408CF">
        <w:rPr>
          <w:rFonts w:ascii="Times New Roman" w:hAnsi="Times New Roman" w:cs="Times New Roman"/>
          <w:b/>
          <w:bCs/>
          <w:sz w:val="24"/>
          <w:szCs w:val="24"/>
        </w:rPr>
        <w:t xml:space="preserve">          Dr. </w:t>
      </w:r>
      <w:proofErr w:type="spellStart"/>
      <w:r w:rsidRPr="00A408CF">
        <w:rPr>
          <w:rFonts w:ascii="Times New Roman" w:hAnsi="Times New Roman" w:cs="Times New Roman"/>
          <w:b/>
          <w:bCs/>
          <w:sz w:val="24"/>
          <w:szCs w:val="24"/>
        </w:rPr>
        <w:t>Onaiza</w:t>
      </w:r>
      <w:proofErr w:type="spellEnd"/>
      <w:r w:rsidRPr="00A408CF">
        <w:rPr>
          <w:rFonts w:ascii="Times New Roman" w:hAnsi="Times New Roman" w:cs="Times New Roman"/>
          <w:b/>
          <w:bCs/>
          <w:sz w:val="24"/>
          <w:szCs w:val="24"/>
        </w:rPr>
        <w:t xml:space="preserve"> Maqbool</w:t>
      </w:r>
    </w:p>
    <w:p w14:paraId="58B3C7A6" w14:textId="77777777" w:rsidR="00A408CF" w:rsidRPr="00A408CF" w:rsidRDefault="00A408CF" w:rsidP="00A408CF">
      <w:pPr>
        <w:ind w:left="6480"/>
        <w:rPr>
          <w:rFonts w:ascii="Times New Roman" w:hAnsi="Times New Roman" w:cs="Times New Roman"/>
          <w:sz w:val="24"/>
          <w:szCs w:val="24"/>
        </w:rPr>
      </w:pPr>
      <w:r w:rsidRPr="00A408CF">
        <w:rPr>
          <w:rFonts w:ascii="Times New Roman" w:hAnsi="Times New Roman" w:cs="Times New Roman"/>
          <w:sz w:val="24"/>
          <w:szCs w:val="24"/>
        </w:rPr>
        <w:t xml:space="preserve">    Professor, QAU Islamabad</w:t>
      </w:r>
    </w:p>
    <w:p w14:paraId="4FFC9A81" w14:textId="1F79BC89" w:rsidR="00A408CF" w:rsidRPr="00A408CF" w:rsidDel="0053165F" w:rsidRDefault="00A408CF" w:rsidP="00A408CF">
      <w:pPr>
        <w:rPr>
          <w:del w:id="0" w:author="MUHAMMAD HAMAD" w:date="2025-03-26T13:58:00Z" w16du:dateUtc="2025-03-26T08:58:00Z"/>
          <w:rFonts w:ascii="Times New Roman" w:hAnsi="Times New Roman" w:cs="Times New Roman"/>
          <w:b/>
          <w:bCs/>
          <w:sz w:val="32"/>
          <w:szCs w:val="32"/>
        </w:rPr>
      </w:pPr>
      <w:del w:id="1" w:author="MUHAMMAD HAMAD" w:date="2025-03-26T13:58:00Z" w16du:dateUtc="2025-03-26T08:58:00Z">
        <w:r w:rsidRPr="00A408CF" w:rsidDel="0053165F">
          <w:rPr>
            <w:rFonts w:ascii="Times New Roman" w:hAnsi="Times New Roman" w:cs="Times New Roman"/>
            <w:b/>
            <w:bCs/>
            <w:sz w:val="32"/>
            <w:szCs w:val="32"/>
          </w:rPr>
          <w:lastRenderedPageBreak/>
          <w:delText>Table of Contents</w:delText>
        </w:r>
      </w:del>
    </w:p>
    <w:p w14:paraId="28C0273A" w14:textId="28CF68FE" w:rsidR="00A408CF" w:rsidRPr="00A408CF" w:rsidDel="0053165F" w:rsidRDefault="00A408CF" w:rsidP="00A408CF">
      <w:pPr>
        <w:spacing w:line="360" w:lineRule="auto"/>
        <w:rPr>
          <w:del w:id="2" w:author="MUHAMMAD HAMAD" w:date="2025-03-26T13:58:00Z" w16du:dateUtc="2025-03-26T08:58:00Z"/>
          <w:rFonts w:ascii="Times New Roman" w:hAnsi="Times New Roman" w:cs="Times New Roman"/>
          <w:sz w:val="24"/>
          <w:szCs w:val="24"/>
        </w:rPr>
      </w:pPr>
      <w:del w:id="3" w:author="MUHAMMAD HAMAD" w:date="2025-03-26T13:58:00Z" w16du:dateUtc="2025-03-26T08:58:00Z">
        <w:r w:rsidRPr="00A408CF" w:rsidDel="0053165F">
          <w:rPr>
            <w:rFonts w:ascii="Times New Roman" w:hAnsi="Times New Roman" w:cs="Times New Roman"/>
            <w:sz w:val="24"/>
            <w:szCs w:val="24"/>
          </w:rPr>
          <w:delText>List of figures……………………………………………………………………………5</w:delText>
        </w:r>
      </w:del>
    </w:p>
    <w:p w14:paraId="6EAD96D0" w14:textId="4C0FA9AD" w:rsidR="00A408CF" w:rsidRPr="00A408CF" w:rsidDel="0053165F" w:rsidRDefault="00A408CF" w:rsidP="00A408CF">
      <w:pPr>
        <w:spacing w:line="360" w:lineRule="auto"/>
        <w:rPr>
          <w:del w:id="4" w:author="MUHAMMAD HAMAD" w:date="2025-03-26T13:58:00Z" w16du:dateUtc="2025-03-26T08:58:00Z"/>
          <w:rFonts w:ascii="Times New Roman" w:hAnsi="Times New Roman" w:cs="Times New Roman"/>
          <w:sz w:val="24"/>
          <w:szCs w:val="24"/>
        </w:rPr>
      </w:pPr>
      <w:del w:id="5" w:author="MUHAMMAD HAMAD" w:date="2025-03-26T13:58:00Z" w16du:dateUtc="2025-03-26T08:58:00Z">
        <w:r w:rsidRPr="00A408CF" w:rsidDel="0053165F">
          <w:rPr>
            <w:rFonts w:ascii="Times New Roman" w:hAnsi="Times New Roman" w:cs="Times New Roman"/>
            <w:sz w:val="24"/>
            <w:szCs w:val="24"/>
          </w:rPr>
          <w:delText>List of tables…………………………………………………………………………….5</w:delText>
        </w:r>
      </w:del>
    </w:p>
    <w:p w14:paraId="147F92FD" w14:textId="17A95C83" w:rsidR="00A408CF" w:rsidRPr="00A408CF" w:rsidDel="0053165F" w:rsidRDefault="00A408CF" w:rsidP="00A408CF">
      <w:pPr>
        <w:spacing w:line="360" w:lineRule="auto"/>
        <w:rPr>
          <w:del w:id="6" w:author="MUHAMMAD HAMAD" w:date="2025-03-26T13:58:00Z" w16du:dateUtc="2025-03-26T08:58:00Z"/>
          <w:rFonts w:ascii="Times New Roman" w:hAnsi="Times New Roman" w:cs="Times New Roman"/>
          <w:sz w:val="24"/>
          <w:szCs w:val="24"/>
        </w:rPr>
      </w:pPr>
      <w:del w:id="7" w:author="MUHAMMAD HAMAD" w:date="2025-03-26T13:58:00Z" w16du:dateUtc="2025-03-26T08:58:00Z">
        <w:r w:rsidRPr="00A408CF" w:rsidDel="0053165F">
          <w:rPr>
            <w:rFonts w:ascii="Times New Roman" w:hAnsi="Times New Roman" w:cs="Times New Roman"/>
            <w:sz w:val="24"/>
            <w:szCs w:val="24"/>
          </w:rPr>
          <w:delText>1. Project Overview …………………………………………………………………….5</w:delText>
        </w:r>
      </w:del>
    </w:p>
    <w:p w14:paraId="7D36BD43" w14:textId="0293C363" w:rsidR="00A408CF" w:rsidRPr="00A408CF" w:rsidDel="0053165F" w:rsidRDefault="00A408CF" w:rsidP="00A408CF">
      <w:pPr>
        <w:spacing w:line="360" w:lineRule="auto"/>
        <w:rPr>
          <w:del w:id="8" w:author="MUHAMMAD HAMAD" w:date="2025-03-26T13:58:00Z" w16du:dateUtc="2025-03-26T08:58:00Z"/>
          <w:rFonts w:ascii="Times New Roman" w:hAnsi="Times New Roman" w:cs="Times New Roman"/>
          <w:sz w:val="24"/>
          <w:szCs w:val="24"/>
        </w:rPr>
      </w:pPr>
      <w:del w:id="9" w:author="MUHAMMAD HAMAD" w:date="2025-03-26T13:58:00Z" w16du:dateUtc="2025-03-26T08:58:00Z">
        <w:r w:rsidRPr="00A408CF" w:rsidDel="0053165F">
          <w:rPr>
            <w:rFonts w:ascii="Times New Roman" w:hAnsi="Times New Roman" w:cs="Times New Roman"/>
            <w:sz w:val="24"/>
            <w:szCs w:val="24"/>
          </w:rPr>
          <w:delText xml:space="preserve">   1.1 Project Summary …………………………………………………………………5</w:delText>
        </w:r>
      </w:del>
    </w:p>
    <w:p w14:paraId="3807ACE0" w14:textId="24E29B8E" w:rsidR="00A408CF" w:rsidRPr="00A408CF" w:rsidDel="0053165F" w:rsidRDefault="00A408CF" w:rsidP="00A408CF">
      <w:pPr>
        <w:spacing w:line="360" w:lineRule="auto"/>
        <w:rPr>
          <w:del w:id="10" w:author="MUHAMMAD HAMAD" w:date="2025-03-26T13:58:00Z" w16du:dateUtc="2025-03-26T08:58:00Z"/>
          <w:rFonts w:ascii="Times New Roman" w:hAnsi="Times New Roman" w:cs="Times New Roman"/>
          <w:sz w:val="24"/>
          <w:szCs w:val="24"/>
        </w:rPr>
      </w:pPr>
      <w:del w:id="11" w:author="MUHAMMAD HAMAD" w:date="2025-03-26T13:58:00Z" w16du:dateUtc="2025-03-26T08:58:00Z">
        <w:r w:rsidRPr="00A408CF" w:rsidDel="0053165F">
          <w:rPr>
            <w:rFonts w:ascii="Times New Roman" w:hAnsi="Times New Roman" w:cs="Times New Roman"/>
            <w:sz w:val="24"/>
            <w:szCs w:val="24"/>
          </w:rPr>
          <w:delText xml:space="preserve">   1.2 Purpose, Scope, and Objectives ………………………………………………….5</w:delText>
        </w:r>
      </w:del>
    </w:p>
    <w:p w14:paraId="197FD8D5" w14:textId="6AB34615" w:rsidR="00A408CF" w:rsidRPr="00A408CF" w:rsidDel="0053165F" w:rsidRDefault="00A408CF" w:rsidP="00A408CF">
      <w:pPr>
        <w:spacing w:line="360" w:lineRule="auto"/>
        <w:rPr>
          <w:del w:id="12" w:author="MUHAMMAD HAMAD" w:date="2025-03-26T13:58:00Z" w16du:dateUtc="2025-03-26T08:58:00Z"/>
          <w:rFonts w:ascii="Times New Roman" w:hAnsi="Times New Roman" w:cs="Times New Roman"/>
          <w:sz w:val="24"/>
          <w:szCs w:val="24"/>
        </w:rPr>
      </w:pPr>
      <w:del w:id="13" w:author="MUHAMMAD HAMAD" w:date="2025-03-26T13:58:00Z" w16du:dateUtc="2025-03-26T08:58:00Z">
        <w:r w:rsidRPr="00A408CF" w:rsidDel="0053165F">
          <w:rPr>
            <w:rFonts w:ascii="Times New Roman" w:hAnsi="Times New Roman" w:cs="Times New Roman"/>
            <w:sz w:val="24"/>
            <w:szCs w:val="24"/>
          </w:rPr>
          <w:delText xml:space="preserve">   1.3 Assumptions and Constraints …………………………………………………….6</w:delText>
        </w:r>
      </w:del>
    </w:p>
    <w:p w14:paraId="58AE137B" w14:textId="30402C54" w:rsidR="00A408CF" w:rsidRPr="00A408CF" w:rsidDel="0053165F" w:rsidRDefault="00A408CF" w:rsidP="00A408CF">
      <w:pPr>
        <w:spacing w:line="360" w:lineRule="auto"/>
        <w:rPr>
          <w:del w:id="14" w:author="MUHAMMAD HAMAD" w:date="2025-03-26T13:58:00Z" w16du:dateUtc="2025-03-26T08:58:00Z"/>
          <w:rFonts w:ascii="Times New Roman" w:hAnsi="Times New Roman" w:cs="Times New Roman"/>
          <w:sz w:val="24"/>
          <w:szCs w:val="24"/>
        </w:rPr>
      </w:pPr>
      <w:del w:id="15" w:author="MUHAMMAD HAMAD" w:date="2025-03-26T13:58:00Z" w16du:dateUtc="2025-03-26T08:58:00Z">
        <w:r w:rsidRPr="00A408CF" w:rsidDel="0053165F">
          <w:rPr>
            <w:rFonts w:ascii="Times New Roman" w:hAnsi="Times New Roman" w:cs="Times New Roman"/>
            <w:sz w:val="24"/>
            <w:szCs w:val="24"/>
          </w:rPr>
          <w:delText xml:space="preserve">   1.4 Project Deliverables ……………………………………………………………...6</w:delText>
        </w:r>
      </w:del>
    </w:p>
    <w:p w14:paraId="292E470D" w14:textId="50133986" w:rsidR="00A408CF" w:rsidRPr="00A408CF" w:rsidDel="0053165F" w:rsidRDefault="00A408CF" w:rsidP="00A408CF">
      <w:pPr>
        <w:spacing w:line="360" w:lineRule="auto"/>
        <w:rPr>
          <w:del w:id="16" w:author="MUHAMMAD HAMAD" w:date="2025-03-26T13:58:00Z" w16du:dateUtc="2025-03-26T08:58:00Z"/>
          <w:rFonts w:ascii="Times New Roman" w:hAnsi="Times New Roman" w:cs="Times New Roman"/>
          <w:sz w:val="24"/>
          <w:szCs w:val="24"/>
        </w:rPr>
      </w:pPr>
      <w:del w:id="17" w:author="MUHAMMAD HAMAD" w:date="2025-03-26T13:58:00Z" w16du:dateUtc="2025-03-26T08:58:00Z">
        <w:r w:rsidRPr="00A408CF" w:rsidDel="0053165F">
          <w:rPr>
            <w:rFonts w:ascii="Times New Roman" w:hAnsi="Times New Roman" w:cs="Times New Roman"/>
            <w:sz w:val="24"/>
            <w:szCs w:val="24"/>
          </w:rPr>
          <w:delText xml:space="preserve">   1.5 Schedule Summary ……………………………………………………………….7</w:delText>
        </w:r>
      </w:del>
    </w:p>
    <w:p w14:paraId="6F6890BE" w14:textId="72472396" w:rsidR="00A408CF" w:rsidRPr="00A408CF" w:rsidDel="0053165F" w:rsidRDefault="00A408CF" w:rsidP="00A408CF">
      <w:pPr>
        <w:spacing w:line="360" w:lineRule="auto"/>
        <w:rPr>
          <w:del w:id="18" w:author="MUHAMMAD HAMAD" w:date="2025-03-26T13:58:00Z" w16du:dateUtc="2025-03-26T08:58:00Z"/>
          <w:rFonts w:ascii="Times New Roman" w:hAnsi="Times New Roman" w:cs="Times New Roman"/>
          <w:sz w:val="24"/>
          <w:szCs w:val="24"/>
        </w:rPr>
      </w:pPr>
      <w:del w:id="19" w:author="MUHAMMAD HAMAD" w:date="2025-03-26T13:58:00Z" w16du:dateUtc="2025-03-26T08:58:00Z">
        <w:r w:rsidRPr="00A408CF" w:rsidDel="0053165F">
          <w:rPr>
            <w:rFonts w:ascii="Times New Roman" w:hAnsi="Times New Roman" w:cs="Times New Roman"/>
            <w:sz w:val="24"/>
            <w:szCs w:val="24"/>
          </w:rPr>
          <w:delText>2. References ……………………………………………………………………………7</w:delText>
        </w:r>
      </w:del>
    </w:p>
    <w:p w14:paraId="1985ACC1" w14:textId="162053B1" w:rsidR="00A408CF" w:rsidRPr="00A408CF" w:rsidDel="0053165F" w:rsidRDefault="00A408CF" w:rsidP="00A408CF">
      <w:pPr>
        <w:spacing w:line="360" w:lineRule="auto"/>
        <w:rPr>
          <w:del w:id="20" w:author="MUHAMMAD HAMAD" w:date="2025-03-26T13:58:00Z" w16du:dateUtc="2025-03-26T08:58:00Z"/>
          <w:rFonts w:ascii="Times New Roman" w:hAnsi="Times New Roman" w:cs="Times New Roman"/>
          <w:sz w:val="24"/>
          <w:szCs w:val="24"/>
        </w:rPr>
      </w:pPr>
      <w:del w:id="21" w:author="MUHAMMAD HAMAD" w:date="2025-03-26T13:58:00Z" w16du:dateUtc="2025-03-26T08:58:00Z">
        <w:r w:rsidRPr="00A408CF" w:rsidDel="0053165F">
          <w:rPr>
            <w:rFonts w:ascii="Times New Roman" w:hAnsi="Times New Roman" w:cs="Times New Roman"/>
            <w:sz w:val="24"/>
            <w:szCs w:val="24"/>
          </w:rPr>
          <w:delText>3. Definitions …………………………………………………………………………...7</w:delText>
        </w:r>
      </w:del>
    </w:p>
    <w:p w14:paraId="384138F6" w14:textId="74CAA0FD" w:rsidR="00A408CF" w:rsidRPr="00A408CF" w:rsidDel="0053165F" w:rsidRDefault="00A408CF" w:rsidP="00A408CF">
      <w:pPr>
        <w:spacing w:line="360" w:lineRule="auto"/>
        <w:rPr>
          <w:del w:id="22" w:author="MUHAMMAD HAMAD" w:date="2025-03-26T13:58:00Z" w16du:dateUtc="2025-03-26T08:58:00Z"/>
          <w:rFonts w:ascii="Times New Roman" w:hAnsi="Times New Roman" w:cs="Times New Roman"/>
          <w:sz w:val="24"/>
          <w:szCs w:val="24"/>
        </w:rPr>
      </w:pPr>
      <w:del w:id="23" w:author="MUHAMMAD HAMAD" w:date="2025-03-26T13:58:00Z" w16du:dateUtc="2025-03-26T08:58:00Z">
        <w:r w:rsidRPr="00A408CF" w:rsidDel="0053165F">
          <w:rPr>
            <w:rFonts w:ascii="Times New Roman" w:hAnsi="Times New Roman" w:cs="Times New Roman"/>
            <w:sz w:val="24"/>
            <w:szCs w:val="24"/>
          </w:rPr>
          <w:delText>4. Project Context ……………………………………………………………………….7</w:delText>
        </w:r>
      </w:del>
    </w:p>
    <w:p w14:paraId="39330ED5" w14:textId="33C0AC19" w:rsidR="00A408CF" w:rsidRPr="00A408CF" w:rsidDel="0053165F" w:rsidRDefault="00A408CF" w:rsidP="00A408CF">
      <w:pPr>
        <w:spacing w:line="360" w:lineRule="auto"/>
        <w:rPr>
          <w:del w:id="24" w:author="MUHAMMAD HAMAD" w:date="2025-03-26T13:58:00Z" w16du:dateUtc="2025-03-26T08:58:00Z"/>
          <w:rFonts w:ascii="Times New Roman" w:hAnsi="Times New Roman" w:cs="Times New Roman"/>
          <w:sz w:val="24"/>
          <w:szCs w:val="24"/>
        </w:rPr>
      </w:pPr>
      <w:del w:id="25" w:author="MUHAMMAD HAMAD" w:date="2025-03-26T13:58:00Z" w16du:dateUtc="2025-03-26T08:58:00Z">
        <w:r w:rsidRPr="00A408CF" w:rsidDel="0053165F">
          <w:rPr>
            <w:rFonts w:ascii="Times New Roman" w:hAnsi="Times New Roman" w:cs="Times New Roman"/>
            <w:sz w:val="24"/>
            <w:szCs w:val="24"/>
          </w:rPr>
          <w:delText xml:space="preserve">   4.1 Process Model …………………………………………………………………….7</w:delText>
        </w:r>
      </w:del>
    </w:p>
    <w:p w14:paraId="76CCD692" w14:textId="19B76E2E" w:rsidR="00A408CF" w:rsidRPr="00A408CF" w:rsidDel="0053165F" w:rsidRDefault="00A408CF" w:rsidP="00A408CF">
      <w:pPr>
        <w:spacing w:line="360" w:lineRule="auto"/>
        <w:rPr>
          <w:del w:id="26" w:author="MUHAMMAD HAMAD" w:date="2025-03-26T13:58:00Z" w16du:dateUtc="2025-03-26T08:58:00Z"/>
          <w:rFonts w:ascii="Times New Roman" w:hAnsi="Times New Roman" w:cs="Times New Roman"/>
          <w:sz w:val="24"/>
          <w:szCs w:val="24"/>
        </w:rPr>
      </w:pPr>
      <w:del w:id="27" w:author="MUHAMMAD HAMAD" w:date="2025-03-26T13:58:00Z" w16du:dateUtc="2025-03-26T08:58:00Z">
        <w:r w:rsidRPr="00A408CF" w:rsidDel="0053165F">
          <w:rPr>
            <w:rFonts w:ascii="Times New Roman" w:hAnsi="Times New Roman" w:cs="Times New Roman"/>
            <w:sz w:val="24"/>
            <w:szCs w:val="24"/>
          </w:rPr>
          <w:delText xml:space="preserve">   4.2 Methods, Tools, and Techniques ………………………………………………….10</w:delText>
        </w:r>
      </w:del>
    </w:p>
    <w:p w14:paraId="2B508D09" w14:textId="0A4835BE" w:rsidR="00A408CF" w:rsidRPr="00A408CF" w:rsidDel="0053165F" w:rsidRDefault="00A408CF" w:rsidP="00A408CF">
      <w:pPr>
        <w:spacing w:line="360" w:lineRule="auto"/>
        <w:rPr>
          <w:del w:id="28" w:author="MUHAMMAD HAMAD" w:date="2025-03-26T13:58:00Z" w16du:dateUtc="2025-03-26T08:58:00Z"/>
          <w:rFonts w:ascii="Times New Roman" w:hAnsi="Times New Roman" w:cs="Times New Roman"/>
          <w:sz w:val="24"/>
          <w:szCs w:val="24"/>
        </w:rPr>
      </w:pPr>
      <w:del w:id="29" w:author="MUHAMMAD HAMAD" w:date="2025-03-26T13:58:00Z" w16du:dateUtc="2025-03-26T08:58:00Z">
        <w:r w:rsidRPr="00A408CF" w:rsidDel="0053165F">
          <w:rPr>
            <w:rFonts w:ascii="Times New Roman" w:hAnsi="Times New Roman" w:cs="Times New Roman"/>
            <w:sz w:val="24"/>
            <w:szCs w:val="24"/>
          </w:rPr>
          <w:delText xml:space="preserve">   4.3 Product Acceptance Plan ………………………………………………………….12</w:delText>
        </w:r>
      </w:del>
    </w:p>
    <w:p w14:paraId="4C3F5E9F" w14:textId="02880814" w:rsidR="00A408CF" w:rsidRPr="00A408CF" w:rsidDel="0053165F" w:rsidRDefault="00A408CF" w:rsidP="00A408CF">
      <w:pPr>
        <w:spacing w:line="360" w:lineRule="auto"/>
        <w:rPr>
          <w:del w:id="30" w:author="MUHAMMAD HAMAD" w:date="2025-03-26T13:58:00Z" w16du:dateUtc="2025-03-26T08:58:00Z"/>
          <w:rFonts w:ascii="Times New Roman" w:hAnsi="Times New Roman" w:cs="Times New Roman"/>
          <w:sz w:val="24"/>
          <w:szCs w:val="24"/>
        </w:rPr>
      </w:pPr>
      <w:del w:id="31" w:author="MUHAMMAD HAMAD" w:date="2025-03-26T13:58:00Z" w16du:dateUtc="2025-03-26T08:58:00Z">
        <w:r w:rsidRPr="00A408CF" w:rsidDel="0053165F">
          <w:rPr>
            <w:rFonts w:ascii="Times New Roman" w:hAnsi="Times New Roman" w:cs="Times New Roman"/>
            <w:sz w:val="24"/>
            <w:szCs w:val="24"/>
          </w:rPr>
          <w:delText>5. Project Planning ………………………………………………………………………14</w:delText>
        </w:r>
      </w:del>
    </w:p>
    <w:p w14:paraId="361DD720" w14:textId="248E08D4" w:rsidR="00A408CF" w:rsidRPr="00A408CF" w:rsidDel="0053165F" w:rsidRDefault="00A408CF" w:rsidP="00A408CF">
      <w:pPr>
        <w:spacing w:line="360" w:lineRule="auto"/>
        <w:rPr>
          <w:del w:id="32" w:author="MUHAMMAD HAMAD" w:date="2025-03-26T13:58:00Z" w16du:dateUtc="2025-03-26T08:58:00Z"/>
          <w:rFonts w:ascii="Times New Roman" w:hAnsi="Times New Roman" w:cs="Times New Roman"/>
          <w:sz w:val="24"/>
          <w:szCs w:val="24"/>
        </w:rPr>
      </w:pPr>
      <w:del w:id="33" w:author="MUHAMMAD HAMAD" w:date="2025-03-26T13:58:00Z" w16du:dateUtc="2025-03-26T08:58:00Z">
        <w:r w:rsidRPr="00A408CF" w:rsidDel="0053165F">
          <w:rPr>
            <w:rFonts w:ascii="Times New Roman" w:hAnsi="Times New Roman" w:cs="Times New Roman"/>
            <w:sz w:val="24"/>
            <w:szCs w:val="24"/>
          </w:rPr>
          <w:delText xml:space="preserve">   5.1 Work Activities ……………………………………………………………………14</w:delText>
        </w:r>
      </w:del>
    </w:p>
    <w:p w14:paraId="31D2A68A" w14:textId="1E1B9593" w:rsidR="00A408CF" w:rsidRPr="00A408CF" w:rsidDel="0053165F" w:rsidRDefault="00A408CF" w:rsidP="00A408CF">
      <w:pPr>
        <w:spacing w:line="360" w:lineRule="auto"/>
        <w:rPr>
          <w:del w:id="34" w:author="MUHAMMAD HAMAD" w:date="2025-03-26T13:58:00Z" w16du:dateUtc="2025-03-26T08:58:00Z"/>
          <w:rFonts w:ascii="Times New Roman" w:hAnsi="Times New Roman" w:cs="Times New Roman"/>
          <w:sz w:val="24"/>
          <w:szCs w:val="24"/>
        </w:rPr>
      </w:pPr>
      <w:del w:id="35" w:author="MUHAMMAD HAMAD" w:date="2025-03-26T13:58:00Z" w16du:dateUtc="2025-03-26T08:58:00Z">
        <w:r w:rsidRPr="00A408CF" w:rsidDel="0053165F">
          <w:rPr>
            <w:rFonts w:ascii="Times New Roman" w:hAnsi="Times New Roman" w:cs="Times New Roman"/>
            <w:sz w:val="24"/>
            <w:szCs w:val="24"/>
          </w:rPr>
          <w:delText xml:space="preserve">   5.2 Schedule Allocation ……………………………………………………………….15</w:delText>
        </w:r>
      </w:del>
    </w:p>
    <w:p w14:paraId="794BD3A5" w14:textId="4B13CCC5" w:rsidR="00A408CF" w:rsidRPr="00A408CF" w:rsidDel="0053165F" w:rsidRDefault="00A408CF" w:rsidP="00A408CF">
      <w:pPr>
        <w:spacing w:line="360" w:lineRule="auto"/>
        <w:rPr>
          <w:del w:id="36" w:author="MUHAMMAD HAMAD" w:date="2025-03-26T13:58:00Z" w16du:dateUtc="2025-03-26T08:58:00Z"/>
          <w:rFonts w:ascii="Times New Roman" w:hAnsi="Times New Roman" w:cs="Times New Roman"/>
          <w:sz w:val="24"/>
          <w:szCs w:val="24"/>
        </w:rPr>
      </w:pPr>
      <w:del w:id="37" w:author="MUHAMMAD HAMAD" w:date="2025-03-26T13:58:00Z" w16du:dateUtc="2025-03-26T08:58:00Z">
        <w:r w:rsidRPr="00A408CF" w:rsidDel="0053165F">
          <w:rPr>
            <w:rFonts w:ascii="Times New Roman" w:hAnsi="Times New Roman" w:cs="Times New Roman"/>
            <w:sz w:val="24"/>
            <w:szCs w:val="24"/>
          </w:rPr>
          <w:delText xml:space="preserve">   5.3 Resource Allocation ……………………………………………………………….15</w:delText>
        </w:r>
      </w:del>
    </w:p>
    <w:p w14:paraId="6D036723" w14:textId="0999813F" w:rsidR="00A408CF" w:rsidRPr="00A408CF" w:rsidDel="0053165F" w:rsidRDefault="00A408CF" w:rsidP="00A408CF">
      <w:pPr>
        <w:spacing w:line="360" w:lineRule="auto"/>
        <w:rPr>
          <w:del w:id="38" w:author="MUHAMMAD HAMAD" w:date="2025-03-26T13:58:00Z" w16du:dateUtc="2025-03-26T08:58:00Z"/>
          <w:rFonts w:ascii="Times New Roman" w:hAnsi="Times New Roman" w:cs="Times New Roman"/>
          <w:sz w:val="24"/>
          <w:szCs w:val="24"/>
        </w:rPr>
      </w:pPr>
      <w:del w:id="39" w:author="MUHAMMAD HAMAD" w:date="2025-03-26T13:58:00Z" w16du:dateUtc="2025-03-26T08:58:00Z">
        <w:r w:rsidRPr="00A408CF" w:rsidDel="0053165F">
          <w:rPr>
            <w:rFonts w:ascii="Times New Roman" w:hAnsi="Times New Roman" w:cs="Times New Roman"/>
            <w:sz w:val="24"/>
            <w:szCs w:val="24"/>
          </w:rPr>
          <w:delText>8. Supporting Process Plans ……………………………………………………………...16</w:delText>
        </w:r>
      </w:del>
    </w:p>
    <w:p w14:paraId="36988FD8" w14:textId="5A6345E2" w:rsidR="00A408CF" w:rsidRPr="00A408CF" w:rsidDel="0053165F" w:rsidRDefault="00A408CF" w:rsidP="00A408CF">
      <w:pPr>
        <w:spacing w:line="360" w:lineRule="auto"/>
        <w:rPr>
          <w:del w:id="40" w:author="MUHAMMAD HAMAD" w:date="2025-03-26T13:58:00Z" w16du:dateUtc="2025-03-26T08:58:00Z"/>
          <w:rFonts w:ascii="Times New Roman" w:hAnsi="Times New Roman" w:cs="Times New Roman"/>
          <w:sz w:val="24"/>
          <w:szCs w:val="24"/>
        </w:rPr>
      </w:pPr>
      <w:del w:id="41" w:author="MUHAMMAD HAMAD" w:date="2025-03-26T13:58:00Z" w16du:dateUtc="2025-03-26T08:58:00Z">
        <w:r w:rsidRPr="00A408CF" w:rsidDel="0053165F">
          <w:rPr>
            <w:rFonts w:ascii="Times New Roman" w:hAnsi="Times New Roman" w:cs="Times New Roman"/>
            <w:sz w:val="24"/>
            <w:szCs w:val="24"/>
          </w:rPr>
          <w:delText xml:space="preserve">   8.1 Risk Management …………………………………………………………………...16</w:delText>
        </w:r>
      </w:del>
    </w:p>
    <w:p w14:paraId="15D31B20" w14:textId="2A8870F2" w:rsidR="00A408CF" w:rsidRPr="00A408CF" w:rsidDel="0053165F" w:rsidRDefault="00A408CF" w:rsidP="00A408CF">
      <w:pPr>
        <w:spacing w:line="360" w:lineRule="auto"/>
        <w:rPr>
          <w:del w:id="42" w:author="MUHAMMAD HAMAD" w:date="2025-03-26T13:58:00Z" w16du:dateUtc="2025-03-26T08:58:00Z"/>
          <w:rFonts w:ascii="Times New Roman" w:hAnsi="Times New Roman" w:cs="Times New Roman"/>
          <w:sz w:val="24"/>
          <w:szCs w:val="24"/>
        </w:rPr>
      </w:pPr>
      <w:del w:id="43" w:author="MUHAMMAD HAMAD" w:date="2025-03-26T13:58:00Z" w16du:dateUtc="2025-03-26T08:58:00Z">
        <w:r w:rsidRPr="00A408CF" w:rsidDel="0053165F">
          <w:rPr>
            <w:rFonts w:ascii="Times New Roman" w:hAnsi="Times New Roman" w:cs="Times New Roman"/>
            <w:sz w:val="24"/>
            <w:szCs w:val="24"/>
          </w:rPr>
          <w:delText>Ghant Char/ Task Network ………………………………………………………………..18</w:delText>
        </w:r>
      </w:del>
    </w:p>
    <w:customXmlInsRangeStart w:id="44" w:author="MUHAMMAD HAMAD" w:date="2025-03-26T14:02:00Z"/>
    <w:sdt>
      <w:sdtPr>
        <w:id w:val="1100213754"/>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customXmlInsRangeEnd w:id="44"/>
        <w:p w14:paraId="44A09253" w14:textId="1E1745B3" w:rsidR="0053165F" w:rsidRDefault="0053165F">
          <w:pPr>
            <w:pStyle w:val="TOCHeading"/>
            <w:rPr>
              <w:ins w:id="45" w:author="MUHAMMAD HAMAD" w:date="2025-03-26T14:02:00Z" w16du:dateUtc="2025-03-26T09:02:00Z"/>
            </w:rPr>
          </w:pPr>
          <w:ins w:id="46" w:author="MUHAMMAD HAMAD" w:date="2025-03-26T14:02:00Z" w16du:dateUtc="2025-03-26T09:02:00Z">
            <w:r>
              <w:t>Table of Contents</w:t>
            </w:r>
          </w:ins>
        </w:p>
        <w:p w14:paraId="2A0F3AD9" w14:textId="0A2E4E21" w:rsidR="0053165F" w:rsidRDefault="0053165F">
          <w:pPr>
            <w:pStyle w:val="TOC1"/>
            <w:tabs>
              <w:tab w:val="right" w:leader="dot" w:pos="9350"/>
            </w:tabs>
            <w:rPr>
              <w:noProof/>
            </w:rPr>
          </w:pPr>
          <w:ins w:id="47" w:author="MUHAMMAD HAMAD" w:date="2025-03-26T14:02:00Z" w16du:dateUtc="2025-03-26T09:02:00Z">
            <w:r>
              <w:fldChar w:fldCharType="begin"/>
            </w:r>
            <w:r>
              <w:instrText xml:space="preserve"> TOC \o "1-3" \h \z \u </w:instrText>
            </w:r>
            <w:r>
              <w:fldChar w:fldCharType="separate"/>
            </w:r>
          </w:ins>
          <w:hyperlink w:anchor="_Toc193890174" w:history="1">
            <w:r w:rsidRPr="00FB52ED">
              <w:rPr>
                <w:rStyle w:val="Hyperlink"/>
                <w:rFonts w:eastAsia="Times New Roman"/>
                <w:noProof/>
              </w:rPr>
              <w:t>Introduction</w:t>
            </w:r>
            <w:r>
              <w:rPr>
                <w:noProof/>
                <w:webHidden/>
              </w:rPr>
              <w:tab/>
            </w:r>
            <w:r>
              <w:rPr>
                <w:noProof/>
                <w:webHidden/>
              </w:rPr>
              <w:fldChar w:fldCharType="begin"/>
            </w:r>
            <w:r>
              <w:rPr>
                <w:noProof/>
                <w:webHidden/>
              </w:rPr>
              <w:instrText xml:space="preserve"> PAGEREF _Toc193890174 \h </w:instrText>
            </w:r>
            <w:r>
              <w:rPr>
                <w:noProof/>
                <w:webHidden/>
              </w:rPr>
            </w:r>
            <w:r>
              <w:rPr>
                <w:noProof/>
                <w:webHidden/>
              </w:rPr>
              <w:fldChar w:fldCharType="separate"/>
            </w:r>
            <w:r>
              <w:rPr>
                <w:noProof/>
                <w:webHidden/>
              </w:rPr>
              <w:t>5</w:t>
            </w:r>
            <w:r>
              <w:rPr>
                <w:noProof/>
                <w:webHidden/>
              </w:rPr>
              <w:fldChar w:fldCharType="end"/>
            </w:r>
          </w:hyperlink>
        </w:p>
        <w:p w14:paraId="25514F8E" w14:textId="60E7A63C" w:rsidR="0053165F" w:rsidRDefault="0053165F">
          <w:pPr>
            <w:pStyle w:val="TOC2"/>
            <w:tabs>
              <w:tab w:val="right" w:leader="dot" w:pos="9350"/>
            </w:tabs>
            <w:rPr>
              <w:noProof/>
            </w:rPr>
          </w:pPr>
          <w:hyperlink w:anchor="_Toc193890175" w:history="1">
            <w:r w:rsidRPr="00FB52ED">
              <w:rPr>
                <w:rStyle w:val="Hyperlink"/>
                <w:rFonts w:eastAsia="Times New Roman"/>
                <w:noProof/>
              </w:rPr>
              <w:t>Purpose</w:t>
            </w:r>
            <w:r>
              <w:rPr>
                <w:noProof/>
                <w:webHidden/>
              </w:rPr>
              <w:tab/>
            </w:r>
            <w:r>
              <w:rPr>
                <w:noProof/>
                <w:webHidden/>
              </w:rPr>
              <w:fldChar w:fldCharType="begin"/>
            </w:r>
            <w:r>
              <w:rPr>
                <w:noProof/>
                <w:webHidden/>
              </w:rPr>
              <w:instrText xml:space="preserve"> PAGEREF _Toc193890175 \h </w:instrText>
            </w:r>
            <w:r>
              <w:rPr>
                <w:noProof/>
                <w:webHidden/>
              </w:rPr>
            </w:r>
            <w:r>
              <w:rPr>
                <w:noProof/>
                <w:webHidden/>
              </w:rPr>
              <w:fldChar w:fldCharType="separate"/>
            </w:r>
            <w:r>
              <w:rPr>
                <w:noProof/>
                <w:webHidden/>
              </w:rPr>
              <w:t>5</w:t>
            </w:r>
            <w:r>
              <w:rPr>
                <w:noProof/>
                <w:webHidden/>
              </w:rPr>
              <w:fldChar w:fldCharType="end"/>
            </w:r>
          </w:hyperlink>
        </w:p>
        <w:p w14:paraId="3B65C152" w14:textId="46B5916B" w:rsidR="0053165F" w:rsidRDefault="0053165F">
          <w:pPr>
            <w:pStyle w:val="TOC2"/>
            <w:tabs>
              <w:tab w:val="right" w:leader="dot" w:pos="9350"/>
            </w:tabs>
            <w:rPr>
              <w:noProof/>
            </w:rPr>
          </w:pPr>
          <w:hyperlink w:anchor="_Toc193890176" w:history="1">
            <w:r w:rsidRPr="00FB52ED">
              <w:rPr>
                <w:rStyle w:val="Hyperlink"/>
                <w:rFonts w:eastAsia="Times New Roman"/>
                <w:noProof/>
              </w:rPr>
              <w:t>Scope</w:t>
            </w:r>
            <w:r>
              <w:rPr>
                <w:noProof/>
                <w:webHidden/>
              </w:rPr>
              <w:tab/>
            </w:r>
            <w:r>
              <w:rPr>
                <w:noProof/>
                <w:webHidden/>
              </w:rPr>
              <w:fldChar w:fldCharType="begin"/>
            </w:r>
            <w:r>
              <w:rPr>
                <w:noProof/>
                <w:webHidden/>
              </w:rPr>
              <w:instrText xml:space="preserve"> PAGEREF _Toc193890176 \h </w:instrText>
            </w:r>
            <w:r>
              <w:rPr>
                <w:noProof/>
                <w:webHidden/>
              </w:rPr>
            </w:r>
            <w:r>
              <w:rPr>
                <w:noProof/>
                <w:webHidden/>
              </w:rPr>
              <w:fldChar w:fldCharType="separate"/>
            </w:r>
            <w:r>
              <w:rPr>
                <w:noProof/>
                <w:webHidden/>
              </w:rPr>
              <w:t>5</w:t>
            </w:r>
            <w:r>
              <w:rPr>
                <w:noProof/>
                <w:webHidden/>
              </w:rPr>
              <w:fldChar w:fldCharType="end"/>
            </w:r>
          </w:hyperlink>
        </w:p>
        <w:p w14:paraId="49B62C3F" w14:textId="1563468C" w:rsidR="0053165F" w:rsidRDefault="0053165F">
          <w:pPr>
            <w:pStyle w:val="TOC3"/>
            <w:tabs>
              <w:tab w:val="left" w:pos="960"/>
              <w:tab w:val="right" w:leader="dot" w:pos="9350"/>
            </w:tabs>
            <w:rPr>
              <w:noProof/>
            </w:rPr>
          </w:pPr>
          <w:hyperlink w:anchor="_Toc193890177" w:history="1">
            <w:r w:rsidRPr="00FB52ED">
              <w:rPr>
                <w:rStyle w:val="Hyperlink"/>
                <w:rFonts w:ascii="Courier New" w:eastAsiaTheme="majorEastAsia" w:hAnsi="Courier New" w:cs="Courier New"/>
                <w:noProof/>
              </w:rPr>
              <w:t>o</w:t>
            </w:r>
            <w:r>
              <w:rPr>
                <w:noProof/>
              </w:rPr>
              <w:tab/>
            </w:r>
            <w:r w:rsidRPr="00FB52ED">
              <w:rPr>
                <w:rStyle w:val="Hyperlink"/>
                <w:rFonts w:asciiTheme="majorHAnsi" w:eastAsiaTheme="majorEastAsia" w:hAnsiTheme="majorHAnsi" w:cstheme="majorBidi"/>
                <w:noProof/>
              </w:rPr>
              <w:t>Project Name</w:t>
            </w:r>
            <w:r>
              <w:rPr>
                <w:noProof/>
                <w:webHidden/>
              </w:rPr>
              <w:tab/>
            </w:r>
            <w:r>
              <w:rPr>
                <w:noProof/>
                <w:webHidden/>
              </w:rPr>
              <w:fldChar w:fldCharType="begin"/>
            </w:r>
            <w:r>
              <w:rPr>
                <w:noProof/>
                <w:webHidden/>
              </w:rPr>
              <w:instrText xml:space="preserve"> PAGEREF _Toc193890177 \h </w:instrText>
            </w:r>
            <w:r>
              <w:rPr>
                <w:noProof/>
                <w:webHidden/>
              </w:rPr>
            </w:r>
            <w:r>
              <w:rPr>
                <w:noProof/>
                <w:webHidden/>
              </w:rPr>
              <w:fldChar w:fldCharType="separate"/>
            </w:r>
            <w:r>
              <w:rPr>
                <w:noProof/>
                <w:webHidden/>
              </w:rPr>
              <w:t>5</w:t>
            </w:r>
            <w:r>
              <w:rPr>
                <w:noProof/>
                <w:webHidden/>
              </w:rPr>
              <w:fldChar w:fldCharType="end"/>
            </w:r>
          </w:hyperlink>
        </w:p>
        <w:p w14:paraId="6CCC5556" w14:textId="6C49D5F8" w:rsidR="0053165F" w:rsidRDefault="0053165F">
          <w:pPr>
            <w:pStyle w:val="TOC3"/>
            <w:tabs>
              <w:tab w:val="left" w:pos="960"/>
              <w:tab w:val="right" w:leader="dot" w:pos="9350"/>
            </w:tabs>
            <w:rPr>
              <w:noProof/>
            </w:rPr>
          </w:pPr>
          <w:hyperlink w:anchor="_Toc193890178" w:history="1">
            <w:r w:rsidRPr="00FB52ED">
              <w:rPr>
                <w:rStyle w:val="Hyperlink"/>
                <w:rFonts w:ascii="Courier New" w:eastAsiaTheme="majorEastAsia" w:hAnsi="Courier New" w:cs="Courier New"/>
                <w:noProof/>
              </w:rPr>
              <w:t>o</w:t>
            </w:r>
            <w:r>
              <w:rPr>
                <w:noProof/>
              </w:rPr>
              <w:tab/>
            </w:r>
            <w:r w:rsidRPr="00FB52ED">
              <w:rPr>
                <w:rStyle w:val="Hyperlink"/>
                <w:rFonts w:ascii="Times New Roman" w:eastAsia="Times New Roman" w:hAnsi="Times New Roman" w:cs="Times New Roman"/>
                <w:b/>
                <w:bCs/>
                <w:noProof/>
              </w:rPr>
              <w:t xml:space="preserve"> </w:t>
            </w:r>
            <w:r w:rsidRPr="00FB52ED">
              <w:rPr>
                <w:rStyle w:val="Hyperlink"/>
                <w:rFonts w:asciiTheme="majorHAnsi" w:eastAsiaTheme="majorEastAsia" w:hAnsiTheme="majorHAnsi" w:cstheme="majorBidi"/>
                <w:noProof/>
              </w:rPr>
              <w:t>Main Functionality</w:t>
            </w:r>
            <w:r>
              <w:rPr>
                <w:noProof/>
                <w:webHidden/>
              </w:rPr>
              <w:tab/>
            </w:r>
            <w:r>
              <w:rPr>
                <w:noProof/>
                <w:webHidden/>
              </w:rPr>
              <w:fldChar w:fldCharType="begin"/>
            </w:r>
            <w:r>
              <w:rPr>
                <w:noProof/>
                <w:webHidden/>
              </w:rPr>
              <w:instrText xml:space="preserve"> PAGEREF _Toc193890178 \h </w:instrText>
            </w:r>
            <w:r>
              <w:rPr>
                <w:noProof/>
                <w:webHidden/>
              </w:rPr>
            </w:r>
            <w:r>
              <w:rPr>
                <w:noProof/>
                <w:webHidden/>
              </w:rPr>
              <w:fldChar w:fldCharType="separate"/>
            </w:r>
            <w:r>
              <w:rPr>
                <w:noProof/>
                <w:webHidden/>
              </w:rPr>
              <w:t>5</w:t>
            </w:r>
            <w:r>
              <w:rPr>
                <w:noProof/>
                <w:webHidden/>
              </w:rPr>
              <w:fldChar w:fldCharType="end"/>
            </w:r>
          </w:hyperlink>
        </w:p>
        <w:p w14:paraId="75F2A605" w14:textId="31734C4C" w:rsidR="0053165F" w:rsidRDefault="0053165F">
          <w:pPr>
            <w:pStyle w:val="TOC3"/>
            <w:tabs>
              <w:tab w:val="left" w:pos="960"/>
              <w:tab w:val="right" w:leader="dot" w:pos="9350"/>
            </w:tabs>
            <w:rPr>
              <w:noProof/>
            </w:rPr>
          </w:pPr>
          <w:hyperlink w:anchor="_Toc193890179" w:history="1">
            <w:r w:rsidRPr="00FB52ED">
              <w:rPr>
                <w:rStyle w:val="Hyperlink"/>
                <w:rFonts w:ascii="Courier New" w:eastAsiaTheme="majorEastAsia" w:hAnsi="Courier New" w:cs="Courier New"/>
                <w:noProof/>
              </w:rPr>
              <w:t>o</w:t>
            </w:r>
            <w:r>
              <w:rPr>
                <w:noProof/>
              </w:rPr>
              <w:tab/>
            </w:r>
            <w:r w:rsidRPr="00FB52ED">
              <w:rPr>
                <w:rStyle w:val="Hyperlink"/>
                <w:rFonts w:ascii="Times New Roman" w:eastAsia="Times New Roman" w:hAnsi="Times New Roman" w:cs="Times New Roman"/>
                <w:b/>
                <w:bCs/>
                <w:noProof/>
              </w:rPr>
              <w:t xml:space="preserve"> </w:t>
            </w:r>
            <w:r w:rsidRPr="00FB52ED">
              <w:rPr>
                <w:rStyle w:val="Hyperlink"/>
                <w:rFonts w:asciiTheme="majorHAnsi" w:eastAsiaTheme="majorEastAsia" w:hAnsiTheme="majorHAnsi" w:cstheme="majorBidi"/>
                <w:noProof/>
              </w:rPr>
              <w:t>Objectives</w:t>
            </w:r>
            <w:r>
              <w:rPr>
                <w:noProof/>
                <w:webHidden/>
              </w:rPr>
              <w:tab/>
            </w:r>
            <w:r>
              <w:rPr>
                <w:noProof/>
                <w:webHidden/>
              </w:rPr>
              <w:fldChar w:fldCharType="begin"/>
            </w:r>
            <w:r>
              <w:rPr>
                <w:noProof/>
                <w:webHidden/>
              </w:rPr>
              <w:instrText xml:space="preserve"> PAGEREF _Toc193890179 \h </w:instrText>
            </w:r>
            <w:r>
              <w:rPr>
                <w:noProof/>
                <w:webHidden/>
              </w:rPr>
            </w:r>
            <w:r>
              <w:rPr>
                <w:noProof/>
                <w:webHidden/>
              </w:rPr>
              <w:fldChar w:fldCharType="separate"/>
            </w:r>
            <w:r>
              <w:rPr>
                <w:noProof/>
                <w:webHidden/>
              </w:rPr>
              <w:t>5</w:t>
            </w:r>
            <w:r>
              <w:rPr>
                <w:noProof/>
                <w:webHidden/>
              </w:rPr>
              <w:fldChar w:fldCharType="end"/>
            </w:r>
          </w:hyperlink>
        </w:p>
        <w:p w14:paraId="78D80FAA" w14:textId="129A89F3" w:rsidR="0053165F" w:rsidRDefault="0053165F">
          <w:pPr>
            <w:pStyle w:val="TOC2"/>
            <w:tabs>
              <w:tab w:val="left" w:pos="720"/>
              <w:tab w:val="right" w:leader="dot" w:pos="9350"/>
            </w:tabs>
            <w:rPr>
              <w:noProof/>
            </w:rPr>
          </w:pPr>
          <w:hyperlink w:anchor="_Toc193890180" w:history="1">
            <w:r w:rsidRPr="00FB52ED">
              <w:rPr>
                <w:rStyle w:val="Hyperlink"/>
                <w:rFonts w:ascii="Symbol" w:eastAsiaTheme="majorEastAsia" w:hAnsi="Symbol" w:cstheme="majorBidi"/>
                <w:noProof/>
              </w:rPr>
              <w:t></w:t>
            </w:r>
            <w:r>
              <w:rPr>
                <w:noProof/>
              </w:rPr>
              <w:tab/>
            </w:r>
            <w:r w:rsidRPr="00FB52ED">
              <w:rPr>
                <w:rStyle w:val="Hyperlink"/>
                <w:rFonts w:ascii="Times New Roman" w:eastAsia="Times New Roman" w:hAnsi="Times New Roman" w:cs="Times New Roman"/>
                <w:b/>
                <w:bCs/>
                <w:noProof/>
              </w:rPr>
              <w:t xml:space="preserve"> </w:t>
            </w:r>
            <w:r w:rsidRPr="00FB52ED">
              <w:rPr>
                <w:rStyle w:val="Hyperlink"/>
                <w:rFonts w:asciiTheme="majorHAnsi" w:eastAsiaTheme="majorEastAsia" w:hAnsiTheme="majorHAnsi" w:cstheme="majorBidi"/>
                <w:noProof/>
              </w:rPr>
              <w:t>Definitions, Acronyms, and Abbreviations</w:t>
            </w:r>
            <w:r>
              <w:rPr>
                <w:noProof/>
                <w:webHidden/>
              </w:rPr>
              <w:tab/>
            </w:r>
            <w:r>
              <w:rPr>
                <w:noProof/>
                <w:webHidden/>
              </w:rPr>
              <w:fldChar w:fldCharType="begin"/>
            </w:r>
            <w:r>
              <w:rPr>
                <w:noProof/>
                <w:webHidden/>
              </w:rPr>
              <w:instrText xml:space="preserve"> PAGEREF _Toc193890180 \h </w:instrText>
            </w:r>
            <w:r>
              <w:rPr>
                <w:noProof/>
                <w:webHidden/>
              </w:rPr>
            </w:r>
            <w:r>
              <w:rPr>
                <w:noProof/>
                <w:webHidden/>
              </w:rPr>
              <w:fldChar w:fldCharType="separate"/>
            </w:r>
            <w:r>
              <w:rPr>
                <w:noProof/>
                <w:webHidden/>
              </w:rPr>
              <w:t>5</w:t>
            </w:r>
            <w:r>
              <w:rPr>
                <w:noProof/>
                <w:webHidden/>
              </w:rPr>
              <w:fldChar w:fldCharType="end"/>
            </w:r>
          </w:hyperlink>
        </w:p>
        <w:p w14:paraId="13DDE4B9" w14:textId="2C558446" w:rsidR="0053165F" w:rsidRDefault="0053165F">
          <w:pPr>
            <w:pStyle w:val="TOC2"/>
            <w:tabs>
              <w:tab w:val="right" w:leader="dot" w:pos="9350"/>
            </w:tabs>
            <w:rPr>
              <w:noProof/>
            </w:rPr>
          </w:pPr>
          <w:hyperlink w:anchor="_Toc193890181" w:history="1">
            <w:r w:rsidRPr="00FB52ED">
              <w:rPr>
                <w:rStyle w:val="Hyperlink"/>
                <w:rFonts w:asciiTheme="majorHAnsi" w:eastAsiaTheme="majorEastAsia" w:hAnsiTheme="majorHAnsi" w:cstheme="majorBidi"/>
                <w:noProof/>
              </w:rPr>
              <w:t>References</w:t>
            </w:r>
            <w:r>
              <w:rPr>
                <w:noProof/>
                <w:webHidden/>
              </w:rPr>
              <w:tab/>
            </w:r>
            <w:r>
              <w:rPr>
                <w:noProof/>
                <w:webHidden/>
              </w:rPr>
              <w:fldChar w:fldCharType="begin"/>
            </w:r>
            <w:r>
              <w:rPr>
                <w:noProof/>
                <w:webHidden/>
              </w:rPr>
              <w:instrText xml:space="preserve"> PAGEREF _Toc193890181 \h </w:instrText>
            </w:r>
            <w:r>
              <w:rPr>
                <w:noProof/>
                <w:webHidden/>
              </w:rPr>
            </w:r>
            <w:r>
              <w:rPr>
                <w:noProof/>
                <w:webHidden/>
              </w:rPr>
              <w:fldChar w:fldCharType="separate"/>
            </w:r>
            <w:r>
              <w:rPr>
                <w:noProof/>
                <w:webHidden/>
              </w:rPr>
              <w:t>5</w:t>
            </w:r>
            <w:r>
              <w:rPr>
                <w:noProof/>
                <w:webHidden/>
              </w:rPr>
              <w:fldChar w:fldCharType="end"/>
            </w:r>
          </w:hyperlink>
        </w:p>
        <w:p w14:paraId="429C3957" w14:textId="2E09E649" w:rsidR="0053165F" w:rsidRDefault="0053165F">
          <w:pPr>
            <w:pStyle w:val="TOC2"/>
            <w:tabs>
              <w:tab w:val="left" w:pos="720"/>
              <w:tab w:val="right" w:leader="dot" w:pos="9350"/>
            </w:tabs>
            <w:rPr>
              <w:noProof/>
            </w:rPr>
          </w:pPr>
          <w:hyperlink w:anchor="_Toc193890182" w:history="1">
            <w:r w:rsidRPr="00FB52ED">
              <w:rPr>
                <w:rStyle w:val="Hyperlink"/>
                <w:rFonts w:ascii="Symbol" w:eastAsiaTheme="majorEastAsia" w:hAnsi="Symbol" w:cstheme="majorBidi"/>
                <w:noProof/>
              </w:rPr>
              <w:t></w:t>
            </w:r>
            <w:r>
              <w:rPr>
                <w:noProof/>
              </w:rPr>
              <w:tab/>
            </w:r>
            <w:r w:rsidRPr="00FB52ED">
              <w:rPr>
                <w:rStyle w:val="Hyperlink"/>
                <w:rFonts w:ascii="Times New Roman" w:eastAsia="Times New Roman" w:hAnsi="Times New Roman" w:cs="Times New Roman"/>
                <w:b/>
                <w:bCs/>
                <w:noProof/>
              </w:rPr>
              <w:t xml:space="preserve"> </w:t>
            </w:r>
            <w:r w:rsidRPr="00FB52ED">
              <w:rPr>
                <w:rStyle w:val="Hyperlink"/>
                <w:rFonts w:asciiTheme="majorHAnsi" w:eastAsiaTheme="majorEastAsia" w:hAnsiTheme="majorHAnsi" w:cstheme="majorBidi"/>
                <w:noProof/>
              </w:rPr>
              <w:t>Overview</w:t>
            </w:r>
            <w:r>
              <w:rPr>
                <w:noProof/>
                <w:webHidden/>
              </w:rPr>
              <w:tab/>
            </w:r>
            <w:r>
              <w:rPr>
                <w:noProof/>
                <w:webHidden/>
              </w:rPr>
              <w:fldChar w:fldCharType="begin"/>
            </w:r>
            <w:r>
              <w:rPr>
                <w:noProof/>
                <w:webHidden/>
              </w:rPr>
              <w:instrText xml:space="preserve"> PAGEREF _Toc193890182 \h </w:instrText>
            </w:r>
            <w:r>
              <w:rPr>
                <w:noProof/>
                <w:webHidden/>
              </w:rPr>
            </w:r>
            <w:r>
              <w:rPr>
                <w:noProof/>
                <w:webHidden/>
              </w:rPr>
              <w:fldChar w:fldCharType="separate"/>
            </w:r>
            <w:r>
              <w:rPr>
                <w:noProof/>
                <w:webHidden/>
              </w:rPr>
              <w:t>5</w:t>
            </w:r>
            <w:r>
              <w:rPr>
                <w:noProof/>
                <w:webHidden/>
              </w:rPr>
              <w:fldChar w:fldCharType="end"/>
            </w:r>
          </w:hyperlink>
        </w:p>
        <w:p w14:paraId="7E5097EB" w14:textId="22FD684E" w:rsidR="0053165F" w:rsidRDefault="0053165F">
          <w:pPr>
            <w:pStyle w:val="TOC1"/>
            <w:tabs>
              <w:tab w:val="right" w:leader="dot" w:pos="9350"/>
            </w:tabs>
            <w:rPr>
              <w:noProof/>
            </w:rPr>
          </w:pPr>
          <w:hyperlink w:anchor="_Toc193890183" w:history="1">
            <w:r w:rsidRPr="00FB52ED">
              <w:rPr>
                <w:rStyle w:val="Hyperlink"/>
                <w:rFonts w:asciiTheme="majorHAnsi" w:eastAsiaTheme="majorEastAsia" w:hAnsiTheme="majorHAnsi" w:cstheme="majorBidi"/>
                <w:noProof/>
              </w:rPr>
              <w:t>Overall Description</w:t>
            </w:r>
            <w:r>
              <w:rPr>
                <w:noProof/>
                <w:webHidden/>
              </w:rPr>
              <w:tab/>
            </w:r>
            <w:r>
              <w:rPr>
                <w:noProof/>
                <w:webHidden/>
              </w:rPr>
              <w:fldChar w:fldCharType="begin"/>
            </w:r>
            <w:r>
              <w:rPr>
                <w:noProof/>
                <w:webHidden/>
              </w:rPr>
              <w:instrText xml:space="preserve"> PAGEREF _Toc193890183 \h </w:instrText>
            </w:r>
            <w:r>
              <w:rPr>
                <w:noProof/>
                <w:webHidden/>
              </w:rPr>
            </w:r>
            <w:r>
              <w:rPr>
                <w:noProof/>
                <w:webHidden/>
              </w:rPr>
              <w:fldChar w:fldCharType="separate"/>
            </w:r>
            <w:r>
              <w:rPr>
                <w:noProof/>
                <w:webHidden/>
              </w:rPr>
              <w:t>5</w:t>
            </w:r>
            <w:r>
              <w:rPr>
                <w:noProof/>
                <w:webHidden/>
              </w:rPr>
              <w:fldChar w:fldCharType="end"/>
            </w:r>
          </w:hyperlink>
        </w:p>
        <w:p w14:paraId="74E0FFFD" w14:textId="56B58A28" w:rsidR="0053165F" w:rsidRDefault="0053165F">
          <w:pPr>
            <w:pStyle w:val="TOC2"/>
            <w:tabs>
              <w:tab w:val="left" w:pos="720"/>
              <w:tab w:val="right" w:leader="dot" w:pos="9350"/>
            </w:tabs>
            <w:rPr>
              <w:noProof/>
            </w:rPr>
          </w:pPr>
          <w:hyperlink w:anchor="_Toc193890184" w:history="1">
            <w:r w:rsidRPr="00FB52ED">
              <w:rPr>
                <w:rStyle w:val="Hyperlink"/>
                <w:rFonts w:ascii="Symbol" w:eastAsiaTheme="majorEastAsia" w:hAnsi="Symbol" w:cstheme="majorBidi"/>
                <w:noProof/>
              </w:rPr>
              <w:t></w:t>
            </w:r>
            <w:r>
              <w:rPr>
                <w:noProof/>
              </w:rPr>
              <w:tab/>
            </w:r>
            <w:r w:rsidRPr="00FB52ED">
              <w:rPr>
                <w:rStyle w:val="Hyperlink"/>
                <w:rFonts w:ascii="Times New Roman" w:eastAsia="Times New Roman" w:hAnsi="Times New Roman" w:cs="Times New Roman"/>
                <w:b/>
                <w:bCs/>
                <w:noProof/>
              </w:rPr>
              <w:t xml:space="preserve"> </w:t>
            </w:r>
            <w:r w:rsidRPr="00FB52ED">
              <w:rPr>
                <w:rStyle w:val="Hyperlink"/>
                <w:rFonts w:asciiTheme="majorHAnsi" w:eastAsiaTheme="majorEastAsia" w:hAnsiTheme="majorHAnsi" w:cstheme="majorBidi"/>
                <w:noProof/>
              </w:rPr>
              <w:t>Product Perspective</w:t>
            </w:r>
            <w:r>
              <w:rPr>
                <w:noProof/>
                <w:webHidden/>
              </w:rPr>
              <w:tab/>
            </w:r>
            <w:r>
              <w:rPr>
                <w:noProof/>
                <w:webHidden/>
              </w:rPr>
              <w:fldChar w:fldCharType="begin"/>
            </w:r>
            <w:r>
              <w:rPr>
                <w:noProof/>
                <w:webHidden/>
              </w:rPr>
              <w:instrText xml:space="preserve"> PAGEREF _Toc193890184 \h </w:instrText>
            </w:r>
            <w:r>
              <w:rPr>
                <w:noProof/>
                <w:webHidden/>
              </w:rPr>
            </w:r>
            <w:r>
              <w:rPr>
                <w:noProof/>
                <w:webHidden/>
              </w:rPr>
              <w:fldChar w:fldCharType="separate"/>
            </w:r>
            <w:r>
              <w:rPr>
                <w:noProof/>
                <w:webHidden/>
              </w:rPr>
              <w:t>5</w:t>
            </w:r>
            <w:r>
              <w:rPr>
                <w:noProof/>
                <w:webHidden/>
              </w:rPr>
              <w:fldChar w:fldCharType="end"/>
            </w:r>
          </w:hyperlink>
        </w:p>
        <w:p w14:paraId="76C98338" w14:textId="5D3C4A43" w:rsidR="0053165F" w:rsidRDefault="0053165F">
          <w:pPr>
            <w:pStyle w:val="TOC2"/>
            <w:tabs>
              <w:tab w:val="left" w:pos="720"/>
              <w:tab w:val="right" w:leader="dot" w:pos="9350"/>
            </w:tabs>
            <w:rPr>
              <w:noProof/>
            </w:rPr>
          </w:pPr>
          <w:hyperlink w:anchor="_Toc193890185" w:history="1">
            <w:r w:rsidRPr="00FB52ED">
              <w:rPr>
                <w:rStyle w:val="Hyperlink"/>
                <w:rFonts w:ascii="Symbol" w:eastAsiaTheme="majorEastAsia" w:hAnsi="Symbol" w:cstheme="majorBidi"/>
                <w:noProof/>
              </w:rPr>
              <w:t></w:t>
            </w:r>
            <w:r>
              <w:rPr>
                <w:noProof/>
              </w:rPr>
              <w:tab/>
            </w:r>
            <w:r w:rsidRPr="00FB52ED">
              <w:rPr>
                <w:rStyle w:val="Hyperlink"/>
                <w:rFonts w:ascii="Times New Roman" w:eastAsia="Times New Roman" w:hAnsi="Times New Roman" w:cs="Times New Roman"/>
                <w:b/>
                <w:bCs/>
                <w:noProof/>
              </w:rPr>
              <w:t xml:space="preserve"> </w:t>
            </w:r>
            <w:r w:rsidRPr="00FB52ED">
              <w:rPr>
                <w:rStyle w:val="Hyperlink"/>
                <w:rFonts w:asciiTheme="majorHAnsi" w:eastAsiaTheme="majorEastAsia" w:hAnsiTheme="majorHAnsi" w:cstheme="majorBidi"/>
                <w:noProof/>
              </w:rPr>
              <w:t>Product Functions</w:t>
            </w:r>
            <w:r>
              <w:rPr>
                <w:noProof/>
                <w:webHidden/>
              </w:rPr>
              <w:tab/>
            </w:r>
            <w:r>
              <w:rPr>
                <w:noProof/>
                <w:webHidden/>
              </w:rPr>
              <w:fldChar w:fldCharType="begin"/>
            </w:r>
            <w:r>
              <w:rPr>
                <w:noProof/>
                <w:webHidden/>
              </w:rPr>
              <w:instrText xml:space="preserve"> PAGEREF _Toc193890185 \h </w:instrText>
            </w:r>
            <w:r>
              <w:rPr>
                <w:noProof/>
                <w:webHidden/>
              </w:rPr>
            </w:r>
            <w:r>
              <w:rPr>
                <w:noProof/>
                <w:webHidden/>
              </w:rPr>
              <w:fldChar w:fldCharType="separate"/>
            </w:r>
            <w:r>
              <w:rPr>
                <w:noProof/>
                <w:webHidden/>
              </w:rPr>
              <w:t>5</w:t>
            </w:r>
            <w:r>
              <w:rPr>
                <w:noProof/>
                <w:webHidden/>
              </w:rPr>
              <w:fldChar w:fldCharType="end"/>
            </w:r>
          </w:hyperlink>
        </w:p>
        <w:p w14:paraId="2BBBF45B" w14:textId="54161D16" w:rsidR="0053165F" w:rsidRDefault="0053165F">
          <w:pPr>
            <w:pStyle w:val="TOC2"/>
            <w:tabs>
              <w:tab w:val="left" w:pos="720"/>
              <w:tab w:val="right" w:leader="dot" w:pos="9350"/>
            </w:tabs>
            <w:rPr>
              <w:noProof/>
            </w:rPr>
          </w:pPr>
          <w:hyperlink w:anchor="_Toc193890186" w:history="1">
            <w:r w:rsidRPr="00FB52ED">
              <w:rPr>
                <w:rStyle w:val="Hyperlink"/>
                <w:rFonts w:ascii="Symbol" w:eastAsiaTheme="majorEastAsia" w:hAnsi="Symbol" w:cstheme="majorBidi"/>
                <w:noProof/>
              </w:rPr>
              <w:t></w:t>
            </w:r>
            <w:r>
              <w:rPr>
                <w:noProof/>
              </w:rPr>
              <w:tab/>
            </w:r>
            <w:r w:rsidRPr="00FB52ED">
              <w:rPr>
                <w:rStyle w:val="Hyperlink"/>
                <w:rFonts w:asciiTheme="majorHAnsi" w:eastAsiaTheme="majorEastAsia" w:hAnsiTheme="majorHAnsi" w:cstheme="majorBidi"/>
                <w:noProof/>
              </w:rPr>
              <w:t xml:space="preserve"> User Characteristics</w:t>
            </w:r>
            <w:r>
              <w:rPr>
                <w:noProof/>
                <w:webHidden/>
              </w:rPr>
              <w:tab/>
            </w:r>
            <w:r>
              <w:rPr>
                <w:noProof/>
                <w:webHidden/>
              </w:rPr>
              <w:fldChar w:fldCharType="begin"/>
            </w:r>
            <w:r>
              <w:rPr>
                <w:noProof/>
                <w:webHidden/>
              </w:rPr>
              <w:instrText xml:space="preserve"> PAGEREF _Toc193890186 \h </w:instrText>
            </w:r>
            <w:r>
              <w:rPr>
                <w:noProof/>
                <w:webHidden/>
              </w:rPr>
            </w:r>
            <w:r>
              <w:rPr>
                <w:noProof/>
                <w:webHidden/>
              </w:rPr>
              <w:fldChar w:fldCharType="separate"/>
            </w:r>
            <w:r>
              <w:rPr>
                <w:noProof/>
                <w:webHidden/>
              </w:rPr>
              <w:t>5</w:t>
            </w:r>
            <w:r>
              <w:rPr>
                <w:noProof/>
                <w:webHidden/>
              </w:rPr>
              <w:fldChar w:fldCharType="end"/>
            </w:r>
          </w:hyperlink>
        </w:p>
        <w:p w14:paraId="649A0805" w14:textId="4DE0557D" w:rsidR="0053165F" w:rsidRDefault="0053165F">
          <w:pPr>
            <w:pStyle w:val="TOC2"/>
            <w:tabs>
              <w:tab w:val="left" w:pos="720"/>
              <w:tab w:val="right" w:leader="dot" w:pos="9350"/>
            </w:tabs>
            <w:rPr>
              <w:noProof/>
            </w:rPr>
          </w:pPr>
          <w:hyperlink w:anchor="_Toc193890187" w:history="1">
            <w:r>
              <w:rPr>
                <w:noProof/>
              </w:rPr>
              <w:tab/>
            </w:r>
            <w:r w:rsidRPr="00FB52ED">
              <w:rPr>
                <w:rStyle w:val="Hyperlink"/>
                <w:rFonts w:eastAsia="Times New Roman"/>
                <w:noProof/>
              </w:rPr>
              <w:t xml:space="preserve"> Constraints</w:t>
            </w:r>
            <w:r>
              <w:rPr>
                <w:noProof/>
                <w:webHidden/>
              </w:rPr>
              <w:tab/>
            </w:r>
            <w:r>
              <w:rPr>
                <w:noProof/>
                <w:webHidden/>
              </w:rPr>
              <w:fldChar w:fldCharType="begin"/>
            </w:r>
            <w:r>
              <w:rPr>
                <w:noProof/>
                <w:webHidden/>
              </w:rPr>
              <w:instrText xml:space="preserve"> PAGEREF _Toc193890187 \h </w:instrText>
            </w:r>
            <w:r>
              <w:rPr>
                <w:noProof/>
                <w:webHidden/>
              </w:rPr>
            </w:r>
            <w:r>
              <w:rPr>
                <w:noProof/>
                <w:webHidden/>
              </w:rPr>
              <w:fldChar w:fldCharType="separate"/>
            </w:r>
            <w:r>
              <w:rPr>
                <w:noProof/>
                <w:webHidden/>
              </w:rPr>
              <w:t>6</w:t>
            </w:r>
            <w:r>
              <w:rPr>
                <w:noProof/>
                <w:webHidden/>
              </w:rPr>
              <w:fldChar w:fldCharType="end"/>
            </w:r>
          </w:hyperlink>
        </w:p>
        <w:p w14:paraId="0432942B" w14:textId="17A08364" w:rsidR="0053165F" w:rsidRDefault="0053165F">
          <w:pPr>
            <w:pStyle w:val="TOC2"/>
            <w:tabs>
              <w:tab w:val="left" w:pos="720"/>
              <w:tab w:val="right" w:leader="dot" w:pos="9350"/>
            </w:tabs>
            <w:rPr>
              <w:noProof/>
            </w:rPr>
          </w:pPr>
          <w:hyperlink w:anchor="_Toc193890188" w:history="1">
            <w:r w:rsidRPr="00FB52ED">
              <w:rPr>
                <w:rStyle w:val="Hyperlink"/>
                <w:rFonts w:ascii="Symbol" w:eastAsia="Times New Roman" w:hAnsi="Symbol" w:cs="Times New Roman"/>
                <w:bCs/>
                <w:noProof/>
              </w:rPr>
              <w:t></w:t>
            </w:r>
            <w:r>
              <w:rPr>
                <w:noProof/>
              </w:rPr>
              <w:tab/>
            </w:r>
            <w:r w:rsidRPr="00FB52ED">
              <w:rPr>
                <w:rStyle w:val="Hyperlink"/>
                <w:rFonts w:ascii="Times New Roman" w:eastAsia="Times New Roman" w:hAnsi="Times New Roman" w:cs="Times New Roman"/>
                <w:b/>
                <w:bCs/>
                <w:noProof/>
              </w:rPr>
              <w:t xml:space="preserve"> </w:t>
            </w:r>
            <w:r w:rsidRPr="00FB52ED">
              <w:rPr>
                <w:rStyle w:val="Hyperlink"/>
                <w:rFonts w:eastAsiaTheme="majorEastAsia" w:cstheme="majorBidi"/>
                <w:noProof/>
              </w:rPr>
              <w:t>Assumptions and Dependencies</w:t>
            </w:r>
            <w:r>
              <w:rPr>
                <w:noProof/>
                <w:webHidden/>
              </w:rPr>
              <w:tab/>
            </w:r>
            <w:r>
              <w:rPr>
                <w:noProof/>
                <w:webHidden/>
              </w:rPr>
              <w:fldChar w:fldCharType="begin"/>
            </w:r>
            <w:r>
              <w:rPr>
                <w:noProof/>
                <w:webHidden/>
              </w:rPr>
              <w:instrText xml:space="preserve"> PAGEREF _Toc193890188 \h </w:instrText>
            </w:r>
            <w:r>
              <w:rPr>
                <w:noProof/>
                <w:webHidden/>
              </w:rPr>
            </w:r>
            <w:r>
              <w:rPr>
                <w:noProof/>
                <w:webHidden/>
              </w:rPr>
              <w:fldChar w:fldCharType="separate"/>
            </w:r>
            <w:r>
              <w:rPr>
                <w:noProof/>
                <w:webHidden/>
              </w:rPr>
              <w:t>6</w:t>
            </w:r>
            <w:r>
              <w:rPr>
                <w:noProof/>
                <w:webHidden/>
              </w:rPr>
              <w:fldChar w:fldCharType="end"/>
            </w:r>
          </w:hyperlink>
        </w:p>
        <w:p w14:paraId="236ADBC3" w14:textId="5E183CE7" w:rsidR="0053165F" w:rsidRDefault="0053165F">
          <w:pPr>
            <w:pStyle w:val="TOC1"/>
            <w:tabs>
              <w:tab w:val="right" w:leader="dot" w:pos="9350"/>
            </w:tabs>
            <w:rPr>
              <w:noProof/>
            </w:rPr>
          </w:pPr>
          <w:hyperlink w:anchor="_Toc193890189" w:history="1">
            <w:r w:rsidRPr="00FB52ED">
              <w:rPr>
                <w:rStyle w:val="Hyperlink"/>
                <w:rFonts w:asciiTheme="majorHAnsi" w:eastAsiaTheme="majorEastAsia" w:hAnsiTheme="majorHAnsi" w:cstheme="majorBidi"/>
                <w:noProof/>
              </w:rPr>
              <w:t>Specific Requirements</w:t>
            </w:r>
            <w:r>
              <w:rPr>
                <w:noProof/>
                <w:webHidden/>
              </w:rPr>
              <w:tab/>
            </w:r>
            <w:r>
              <w:rPr>
                <w:noProof/>
                <w:webHidden/>
              </w:rPr>
              <w:fldChar w:fldCharType="begin"/>
            </w:r>
            <w:r>
              <w:rPr>
                <w:noProof/>
                <w:webHidden/>
              </w:rPr>
              <w:instrText xml:space="preserve"> PAGEREF _Toc193890189 \h </w:instrText>
            </w:r>
            <w:r>
              <w:rPr>
                <w:noProof/>
                <w:webHidden/>
              </w:rPr>
            </w:r>
            <w:r>
              <w:rPr>
                <w:noProof/>
                <w:webHidden/>
              </w:rPr>
              <w:fldChar w:fldCharType="separate"/>
            </w:r>
            <w:r>
              <w:rPr>
                <w:noProof/>
                <w:webHidden/>
              </w:rPr>
              <w:t>6</w:t>
            </w:r>
            <w:r>
              <w:rPr>
                <w:noProof/>
                <w:webHidden/>
              </w:rPr>
              <w:fldChar w:fldCharType="end"/>
            </w:r>
          </w:hyperlink>
        </w:p>
        <w:p w14:paraId="557D8CC6" w14:textId="2FF0208F" w:rsidR="0053165F" w:rsidRDefault="0053165F">
          <w:pPr>
            <w:pStyle w:val="TOC1"/>
            <w:tabs>
              <w:tab w:val="left" w:pos="440"/>
              <w:tab w:val="right" w:leader="dot" w:pos="9350"/>
            </w:tabs>
            <w:rPr>
              <w:noProof/>
            </w:rPr>
          </w:pPr>
          <w:hyperlink w:anchor="_Toc193890190" w:history="1">
            <w:r w:rsidRPr="00FB52ED">
              <w:rPr>
                <w:rStyle w:val="Hyperlink"/>
                <w:rFonts w:ascii="Symbol" w:eastAsiaTheme="majorEastAsia" w:hAnsi="Symbol" w:cstheme="majorBidi"/>
                <w:noProof/>
              </w:rPr>
              <w:t></w:t>
            </w:r>
            <w:r>
              <w:rPr>
                <w:noProof/>
              </w:rPr>
              <w:tab/>
            </w:r>
            <w:r w:rsidRPr="00FB52ED">
              <w:rPr>
                <w:rStyle w:val="Hyperlink"/>
                <w:rFonts w:asciiTheme="majorHAnsi" w:eastAsiaTheme="majorEastAsia" w:hAnsiTheme="majorHAnsi" w:cstheme="majorBidi"/>
                <w:noProof/>
              </w:rPr>
              <w:t xml:space="preserve"> Functional Requirements (Use Cases)</w:t>
            </w:r>
            <w:r>
              <w:rPr>
                <w:noProof/>
                <w:webHidden/>
              </w:rPr>
              <w:tab/>
            </w:r>
            <w:r>
              <w:rPr>
                <w:noProof/>
                <w:webHidden/>
              </w:rPr>
              <w:fldChar w:fldCharType="begin"/>
            </w:r>
            <w:r>
              <w:rPr>
                <w:noProof/>
                <w:webHidden/>
              </w:rPr>
              <w:instrText xml:space="preserve"> PAGEREF _Toc193890190 \h </w:instrText>
            </w:r>
            <w:r>
              <w:rPr>
                <w:noProof/>
                <w:webHidden/>
              </w:rPr>
            </w:r>
            <w:r>
              <w:rPr>
                <w:noProof/>
                <w:webHidden/>
              </w:rPr>
              <w:fldChar w:fldCharType="separate"/>
            </w:r>
            <w:r>
              <w:rPr>
                <w:noProof/>
                <w:webHidden/>
              </w:rPr>
              <w:t>6</w:t>
            </w:r>
            <w:r>
              <w:rPr>
                <w:noProof/>
                <w:webHidden/>
              </w:rPr>
              <w:fldChar w:fldCharType="end"/>
            </w:r>
          </w:hyperlink>
        </w:p>
        <w:p w14:paraId="4C8E65F7" w14:textId="0A59873B" w:rsidR="0053165F" w:rsidRDefault="0053165F">
          <w:pPr>
            <w:pStyle w:val="TOC3"/>
            <w:tabs>
              <w:tab w:val="right" w:leader="dot" w:pos="9350"/>
            </w:tabs>
            <w:rPr>
              <w:noProof/>
            </w:rPr>
          </w:pPr>
          <w:hyperlink w:anchor="_Toc193890191" w:history="1">
            <w:r w:rsidRPr="00FB52ED">
              <w:rPr>
                <w:rStyle w:val="Hyperlink"/>
                <w:rFonts w:eastAsia="Times New Roman"/>
                <w:noProof/>
              </w:rPr>
              <w:t>UC 1: Offer Projects and Assign Supervisors</w:t>
            </w:r>
            <w:r>
              <w:rPr>
                <w:noProof/>
                <w:webHidden/>
              </w:rPr>
              <w:tab/>
            </w:r>
            <w:r>
              <w:rPr>
                <w:noProof/>
                <w:webHidden/>
              </w:rPr>
              <w:fldChar w:fldCharType="begin"/>
            </w:r>
            <w:r>
              <w:rPr>
                <w:noProof/>
                <w:webHidden/>
              </w:rPr>
              <w:instrText xml:space="preserve"> PAGEREF _Toc193890191 \h </w:instrText>
            </w:r>
            <w:r>
              <w:rPr>
                <w:noProof/>
                <w:webHidden/>
              </w:rPr>
            </w:r>
            <w:r>
              <w:rPr>
                <w:noProof/>
                <w:webHidden/>
              </w:rPr>
              <w:fldChar w:fldCharType="separate"/>
            </w:r>
            <w:r>
              <w:rPr>
                <w:noProof/>
                <w:webHidden/>
              </w:rPr>
              <w:t>6</w:t>
            </w:r>
            <w:r>
              <w:rPr>
                <w:noProof/>
                <w:webHidden/>
              </w:rPr>
              <w:fldChar w:fldCharType="end"/>
            </w:r>
          </w:hyperlink>
        </w:p>
        <w:p w14:paraId="0DEA8D00" w14:textId="39BC6E86" w:rsidR="0053165F" w:rsidRDefault="0053165F">
          <w:pPr>
            <w:pStyle w:val="TOC3"/>
            <w:tabs>
              <w:tab w:val="right" w:leader="dot" w:pos="9350"/>
            </w:tabs>
            <w:rPr>
              <w:noProof/>
            </w:rPr>
          </w:pPr>
          <w:hyperlink w:anchor="_Toc193890192" w:history="1">
            <w:r w:rsidRPr="00FB52ED">
              <w:rPr>
                <w:rStyle w:val="Hyperlink"/>
                <w:rFonts w:eastAsia="Times New Roman"/>
                <w:noProof/>
              </w:rPr>
              <w:t>UC 2: Project Registration</w:t>
            </w:r>
            <w:r>
              <w:rPr>
                <w:noProof/>
                <w:webHidden/>
              </w:rPr>
              <w:tab/>
            </w:r>
            <w:r>
              <w:rPr>
                <w:noProof/>
                <w:webHidden/>
              </w:rPr>
              <w:fldChar w:fldCharType="begin"/>
            </w:r>
            <w:r>
              <w:rPr>
                <w:noProof/>
                <w:webHidden/>
              </w:rPr>
              <w:instrText xml:space="preserve"> PAGEREF _Toc193890192 \h </w:instrText>
            </w:r>
            <w:r>
              <w:rPr>
                <w:noProof/>
                <w:webHidden/>
              </w:rPr>
            </w:r>
            <w:r>
              <w:rPr>
                <w:noProof/>
                <w:webHidden/>
              </w:rPr>
              <w:fldChar w:fldCharType="separate"/>
            </w:r>
            <w:r>
              <w:rPr>
                <w:noProof/>
                <w:webHidden/>
              </w:rPr>
              <w:t>8</w:t>
            </w:r>
            <w:r>
              <w:rPr>
                <w:noProof/>
                <w:webHidden/>
              </w:rPr>
              <w:fldChar w:fldCharType="end"/>
            </w:r>
          </w:hyperlink>
        </w:p>
        <w:p w14:paraId="7A2FEB6C" w14:textId="431110C2" w:rsidR="0053165F" w:rsidRDefault="0053165F">
          <w:pPr>
            <w:pStyle w:val="TOC3"/>
            <w:tabs>
              <w:tab w:val="right" w:leader="dot" w:pos="9350"/>
            </w:tabs>
            <w:rPr>
              <w:noProof/>
            </w:rPr>
          </w:pPr>
          <w:hyperlink w:anchor="_Toc193890193" w:history="1">
            <w:r w:rsidRPr="00FB52ED">
              <w:rPr>
                <w:rStyle w:val="Hyperlink"/>
                <w:rFonts w:eastAsia="Times New Roman"/>
                <w:noProof/>
              </w:rPr>
              <w:t>UC 3: Project Approval</w:t>
            </w:r>
            <w:r>
              <w:rPr>
                <w:noProof/>
                <w:webHidden/>
              </w:rPr>
              <w:tab/>
            </w:r>
            <w:r>
              <w:rPr>
                <w:noProof/>
                <w:webHidden/>
              </w:rPr>
              <w:fldChar w:fldCharType="begin"/>
            </w:r>
            <w:r>
              <w:rPr>
                <w:noProof/>
                <w:webHidden/>
              </w:rPr>
              <w:instrText xml:space="preserve"> PAGEREF _Toc193890193 \h </w:instrText>
            </w:r>
            <w:r>
              <w:rPr>
                <w:noProof/>
                <w:webHidden/>
              </w:rPr>
            </w:r>
            <w:r>
              <w:rPr>
                <w:noProof/>
                <w:webHidden/>
              </w:rPr>
              <w:fldChar w:fldCharType="separate"/>
            </w:r>
            <w:r>
              <w:rPr>
                <w:noProof/>
                <w:webHidden/>
              </w:rPr>
              <w:t>9</w:t>
            </w:r>
            <w:r>
              <w:rPr>
                <w:noProof/>
                <w:webHidden/>
              </w:rPr>
              <w:fldChar w:fldCharType="end"/>
            </w:r>
          </w:hyperlink>
        </w:p>
        <w:p w14:paraId="1B6797CE" w14:textId="7F83F0C6" w:rsidR="0053165F" w:rsidRDefault="0053165F">
          <w:pPr>
            <w:pStyle w:val="TOC3"/>
            <w:tabs>
              <w:tab w:val="right" w:leader="dot" w:pos="9350"/>
            </w:tabs>
            <w:rPr>
              <w:noProof/>
            </w:rPr>
          </w:pPr>
          <w:hyperlink w:anchor="_Toc193890194" w:history="1">
            <w:r w:rsidRPr="00FB52ED">
              <w:rPr>
                <w:rStyle w:val="Hyperlink"/>
                <w:rFonts w:eastAsia="Times New Roman"/>
                <w:noProof/>
              </w:rPr>
              <w:t>UC 4: Upload Work Product</w:t>
            </w:r>
            <w:r>
              <w:rPr>
                <w:noProof/>
                <w:webHidden/>
              </w:rPr>
              <w:tab/>
            </w:r>
            <w:r>
              <w:rPr>
                <w:noProof/>
                <w:webHidden/>
              </w:rPr>
              <w:fldChar w:fldCharType="begin"/>
            </w:r>
            <w:r>
              <w:rPr>
                <w:noProof/>
                <w:webHidden/>
              </w:rPr>
              <w:instrText xml:space="preserve"> PAGEREF _Toc193890194 \h </w:instrText>
            </w:r>
            <w:r>
              <w:rPr>
                <w:noProof/>
                <w:webHidden/>
              </w:rPr>
            </w:r>
            <w:r>
              <w:rPr>
                <w:noProof/>
                <w:webHidden/>
              </w:rPr>
              <w:fldChar w:fldCharType="separate"/>
            </w:r>
            <w:r>
              <w:rPr>
                <w:noProof/>
                <w:webHidden/>
              </w:rPr>
              <w:t>11</w:t>
            </w:r>
            <w:r>
              <w:rPr>
                <w:noProof/>
                <w:webHidden/>
              </w:rPr>
              <w:fldChar w:fldCharType="end"/>
            </w:r>
          </w:hyperlink>
        </w:p>
        <w:p w14:paraId="70378031" w14:textId="7AD3C243" w:rsidR="0053165F" w:rsidRDefault="0053165F">
          <w:pPr>
            <w:pStyle w:val="TOC3"/>
            <w:tabs>
              <w:tab w:val="right" w:leader="dot" w:pos="9350"/>
            </w:tabs>
            <w:rPr>
              <w:noProof/>
            </w:rPr>
          </w:pPr>
          <w:hyperlink w:anchor="_Toc193890195" w:history="1">
            <w:r w:rsidRPr="00FB52ED">
              <w:rPr>
                <w:rStyle w:val="Hyperlink"/>
                <w:rFonts w:eastAsia="Times New Roman"/>
                <w:noProof/>
              </w:rPr>
              <w:t>UC 5: View Work Product</w:t>
            </w:r>
            <w:r>
              <w:rPr>
                <w:noProof/>
                <w:webHidden/>
              </w:rPr>
              <w:tab/>
            </w:r>
            <w:r>
              <w:rPr>
                <w:noProof/>
                <w:webHidden/>
              </w:rPr>
              <w:fldChar w:fldCharType="begin"/>
            </w:r>
            <w:r>
              <w:rPr>
                <w:noProof/>
                <w:webHidden/>
              </w:rPr>
              <w:instrText xml:space="preserve"> PAGEREF _Toc193890195 \h </w:instrText>
            </w:r>
            <w:r>
              <w:rPr>
                <w:noProof/>
                <w:webHidden/>
              </w:rPr>
            </w:r>
            <w:r>
              <w:rPr>
                <w:noProof/>
                <w:webHidden/>
              </w:rPr>
              <w:fldChar w:fldCharType="separate"/>
            </w:r>
            <w:r>
              <w:rPr>
                <w:noProof/>
                <w:webHidden/>
              </w:rPr>
              <w:t>12</w:t>
            </w:r>
            <w:r>
              <w:rPr>
                <w:noProof/>
                <w:webHidden/>
              </w:rPr>
              <w:fldChar w:fldCharType="end"/>
            </w:r>
          </w:hyperlink>
        </w:p>
        <w:p w14:paraId="1C3DC726" w14:textId="75F8E759" w:rsidR="0053165F" w:rsidRDefault="0053165F">
          <w:pPr>
            <w:pStyle w:val="TOC3"/>
            <w:tabs>
              <w:tab w:val="right" w:leader="dot" w:pos="9350"/>
            </w:tabs>
            <w:rPr>
              <w:noProof/>
            </w:rPr>
          </w:pPr>
          <w:hyperlink w:anchor="_Toc193890196" w:history="1">
            <w:r w:rsidRPr="00FB52ED">
              <w:rPr>
                <w:rStyle w:val="Hyperlink"/>
                <w:rFonts w:eastAsia="Times New Roman"/>
                <w:noProof/>
              </w:rPr>
              <w:t>UC 6: Give Feedback</w:t>
            </w:r>
            <w:r>
              <w:rPr>
                <w:noProof/>
                <w:webHidden/>
              </w:rPr>
              <w:tab/>
            </w:r>
            <w:r>
              <w:rPr>
                <w:noProof/>
                <w:webHidden/>
              </w:rPr>
              <w:fldChar w:fldCharType="begin"/>
            </w:r>
            <w:r>
              <w:rPr>
                <w:noProof/>
                <w:webHidden/>
              </w:rPr>
              <w:instrText xml:space="preserve"> PAGEREF _Toc193890196 \h </w:instrText>
            </w:r>
            <w:r>
              <w:rPr>
                <w:noProof/>
                <w:webHidden/>
              </w:rPr>
            </w:r>
            <w:r>
              <w:rPr>
                <w:noProof/>
                <w:webHidden/>
              </w:rPr>
              <w:fldChar w:fldCharType="separate"/>
            </w:r>
            <w:r>
              <w:rPr>
                <w:noProof/>
                <w:webHidden/>
              </w:rPr>
              <w:t>13</w:t>
            </w:r>
            <w:r>
              <w:rPr>
                <w:noProof/>
                <w:webHidden/>
              </w:rPr>
              <w:fldChar w:fldCharType="end"/>
            </w:r>
          </w:hyperlink>
        </w:p>
        <w:p w14:paraId="090DAD49" w14:textId="25721D9F" w:rsidR="0053165F" w:rsidRDefault="0053165F">
          <w:pPr>
            <w:pStyle w:val="TOC3"/>
            <w:tabs>
              <w:tab w:val="right" w:leader="dot" w:pos="9350"/>
            </w:tabs>
            <w:rPr>
              <w:noProof/>
            </w:rPr>
          </w:pPr>
          <w:hyperlink w:anchor="_Toc193890197" w:history="1">
            <w:r w:rsidRPr="00FB52ED">
              <w:rPr>
                <w:rStyle w:val="Hyperlink"/>
                <w:rFonts w:eastAsia="Times New Roman"/>
                <w:noProof/>
              </w:rPr>
              <w:t>UC 7: View Feedback</w:t>
            </w:r>
            <w:r>
              <w:rPr>
                <w:noProof/>
                <w:webHidden/>
              </w:rPr>
              <w:tab/>
            </w:r>
            <w:r>
              <w:rPr>
                <w:noProof/>
                <w:webHidden/>
              </w:rPr>
              <w:fldChar w:fldCharType="begin"/>
            </w:r>
            <w:r>
              <w:rPr>
                <w:noProof/>
                <w:webHidden/>
              </w:rPr>
              <w:instrText xml:space="preserve"> PAGEREF _Toc193890197 \h </w:instrText>
            </w:r>
            <w:r>
              <w:rPr>
                <w:noProof/>
                <w:webHidden/>
              </w:rPr>
            </w:r>
            <w:r>
              <w:rPr>
                <w:noProof/>
                <w:webHidden/>
              </w:rPr>
              <w:fldChar w:fldCharType="separate"/>
            </w:r>
            <w:r>
              <w:rPr>
                <w:noProof/>
                <w:webHidden/>
              </w:rPr>
              <w:t>15</w:t>
            </w:r>
            <w:r>
              <w:rPr>
                <w:noProof/>
                <w:webHidden/>
              </w:rPr>
              <w:fldChar w:fldCharType="end"/>
            </w:r>
          </w:hyperlink>
        </w:p>
        <w:p w14:paraId="6CBD9100" w14:textId="191B7D4F" w:rsidR="0053165F" w:rsidRDefault="0053165F">
          <w:pPr>
            <w:pStyle w:val="TOC2"/>
            <w:tabs>
              <w:tab w:val="left" w:pos="720"/>
              <w:tab w:val="right" w:leader="dot" w:pos="9350"/>
            </w:tabs>
            <w:rPr>
              <w:noProof/>
            </w:rPr>
          </w:pPr>
          <w:hyperlink w:anchor="_Toc193890198" w:history="1">
            <w:r w:rsidRPr="00FB52ED">
              <w:rPr>
                <w:rStyle w:val="Hyperlink"/>
                <w:rFonts w:ascii="Symbol" w:eastAsiaTheme="majorEastAsia" w:hAnsi="Symbol" w:cstheme="majorBidi"/>
                <w:noProof/>
              </w:rPr>
              <w:t></w:t>
            </w:r>
            <w:r>
              <w:rPr>
                <w:noProof/>
              </w:rPr>
              <w:tab/>
            </w:r>
            <w:r w:rsidRPr="00FB52ED">
              <w:rPr>
                <w:rStyle w:val="Hyperlink"/>
                <w:rFonts w:ascii="Times New Roman" w:eastAsia="Times New Roman" w:hAnsi="Times New Roman" w:cs="Times New Roman"/>
                <w:b/>
                <w:bCs/>
                <w:noProof/>
              </w:rPr>
              <w:t xml:space="preserve"> </w:t>
            </w:r>
            <w:r w:rsidRPr="00FB52ED">
              <w:rPr>
                <w:rStyle w:val="Hyperlink"/>
                <w:rFonts w:asciiTheme="majorHAnsi" w:eastAsiaTheme="majorEastAsia" w:hAnsiTheme="majorHAnsi" w:cstheme="majorBidi"/>
                <w:noProof/>
              </w:rPr>
              <w:t>Non-Functional Requirements</w:t>
            </w:r>
            <w:r>
              <w:rPr>
                <w:noProof/>
                <w:webHidden/>
              </w:rPr>
              <w:tab/>
            </w:r>
            <w:r>
              <w:rPr>
                <w:noProof/>
                <w:webHidden/>
              </w:rPr>
              <w:fldChar w:fldCharType="begin"/>
            </w:r>
            <w:r>
              <w:rPr>
                <w:noProof/>
                <w:webHidden/>
              </w:rPr>
              <w:instrText xml:space="preserve"> PAGEREF _Toc193890198 \h </w:instrText>
            </w:r>
            <w:r>
              <w:rPr>
                <w:noProof/>
                <w:webHidden/>
              </w:rPr>
            </w:r>
            <w:r>
              <w:rPr>
                <w:noProof/>
                <w:webHidden/>
              </w:rPr>
              <w:fldChar w:fldCharType="separate"/>
            </w:r>
            <w:r>
              <w:rPr>
                <w:noProof/>
                <w:webHidden/>
              </w:rPr>
              <w:t>18</w:t>
            </w:r>
            <w:r>
              <w:rPr>
                <w:noProof/>
                <w:webHidden/>
              </w:rPr>
              <w:fldChar w:fldCharType="end"/>
            </w:r>
          </w:hyperlink>
        </w:p>
        <w:p w14:paraId="3F7091C7" w14:textId="683294CF" w:rsidR="0053165F" w:rsidRDefault="0053165F">
          <w:pPr>
            <w:pStyle w:val="TOC3"/>
            <w:tabs>
              <w:tab w:val="left" w:pos="960"/>
              <w:tab w:val="right" w:leader="dot" w:pos="9350"/>
            </w:tabs>
            <w:rPr>
              <w:noProof/>
            </w:rPr>
          </w:pPr>
          <w:hyperlink w:anchor="_Toc193890199" w:history="1">
            <w:r w:rsidRPr="00FB52ED">
              <w:rPr>
                <w:rStyle w:val="Hyperlink"/>
                <w:rFonts w:ascii="Courier New" w:eastAsia="Times New Roman" w:hAnsi="Courier New" w:cs="Courier New"/>
                <w:bCs/>
                <w:noProof/>
              </w:rPr>
              <w:t>o</w:t>
            </w:r>
            <w:r>
              <w:rPr>
                <w:noProof/>
              </w:rPr>
              <w:tab/>
            </w:r>
            <w:r w:rsidRPr="00FB52ED">
              <w:rPr>
                <w:rStyle w:val="Hyperlink"/>
                <w:rFonts w:asciiTheme="majorHAnsi" w:eastAsiaTheme="majorEastAsia" w:hAnsiTheme="majorHAnsi" w:cstheme="majorBidi"/>
                <w:noProof/>
              </w:rPr>
              <w:t xml:space="preserve"> Performance Requirements</w:t>
            </w:r>
            <w:r>
              <w:rPr>
                <w:noProof/>
                <w:webHidden/>
              </w:rPr>
              <w:tab/>
            </w:r>
            <w:r>
              <w:rPr>
                <w:noProof/>
                <w:webHidden/>
              </w:rPr>
              <w:fldChar w:fldCharType="begin"/>
            </w:r>
            <w:r>
              <w:rPr>
                <w:noProof/>
                <w:webHidden/>
              </w:rPr>
              <w:instrText xml:space="preserve"> PAGEREF _Toc193890199 \h </w:instrText>
            </w:r>
            <w:r>
              <w:rPr>
                <w:noProof/>
                <w:webHidden/>
              </w:rPr>
            </w:r>
            <w:r>
              <w:rPr>
                <w:noProof/>
                <w:webHidden/>
              </w:rPr>
              <w:fldChar w:fldCharType="separate"/>
            </w:r>
            <w:r>
              <w:rPr>
                <w:noProof/>
                <w:webHidden/>
              </w:rPr>
              <w:t>18</w:t>
            </w:r>
            <w:r>
              <w:rPr>
                <w:noProof/>
                <w:webHidden/>
              </w:rPr>
              <w:fldChar w:fldCharType="end"/>
            </w:r>
          </w:hyperlink>
        </w:p>
        <w:p w14:paraId="5C9564F8" w14:textId="1BA2C7E4" w:rsidR="0053165F" w:rsidRDefault="0053165F">
          <w:pPr>
            <w:pStyle w:val="TOC3"/>
            <w:tabs>
              <w:tab w:val="left" w:pos="960"/>
              <w:tab w:val="right" w:leader="dot" w:pos="9350"/>
            </w:tabs>
            <w:rPr>
              <w:noProof/>
            </w:rPr>
          </w:pPr>
          <w:hyperlink w:anchor="_Toc193890200" w:history="1">
            <w:r w:rsidRPr="00FB52ED">
              <w:rPr>
                <w:rStyle w:val="Hyperlink"/>
                <w:rFonts w:ascii="Symbol" w:eastAsia="Times New Roman" w:hAnsi="Symbol" w:cs="Times New Roman"/>
                <w:bCs/>
                <w:noProof/>
              </w:rPr>
              <w:t></w:t>
            </w:r>
            <w:r>
              <w:rPr>
                <w:noProof/>
              </w:rPr>
              <w:tab/>
            </w:r>
            <w:r w:rsidRPr="00FB52ED">
              <w:rPr>
                <w:rStyle w:val="Hyperlink"/>
                <w:rFonts w:asciiTheme="majorHAnsi" w:eastAsiaTheme="majorEastAsia" w:hAnsiTheme="majorHAnsi" w:cstheme="majorBidi"/>
                <w:noProof/>
              </w:rPr>
              <w:t xml:space="preserve"> Security Requirements</w:t>
            </w:r>
            <w:r>
              <w:rPr>
                <w:noProof/>
                <w:webHidden/>
              </w:rPr>
              <w:tab/>
            </w:r>
            <w:r>
              <w:rPr>
                <w:noProof/>
                <w:webHidden/>
              </w:rPr>
              <w:fldChar w:fldCharType="begin"/>
            </w:r>
            <w:r>
              <w:rPr>
                <w:noProof/>
                <w:webHidden/>
              </w:rPr>
              <w:instrText xml:space="preserve"> PAGEREF _Toc193890200 \h </w:instrText>
            </w:r>
            <w:r>
              <w:rPr>
                <w:noProof/>
                <w:webHidden/>
              </w:rPr>
            </w:r>
            <w:r>
              <w:rPr>
                <w:noProof/>
                <w:webHidden/>
              </w:rPr>
              <w:fldChar w:fldCharType="separate"/>
            </w:r>
            <w:r>
              <w:rPr>
                <w:noProof/>
                <w:webHidden/>
              </w:rPr>
              <w:t>18</w:t>
            </w:r>
            <w:r>
              <w:rPr>
                <w:noProof/>
                <w:webHidden/>
              </w:rPr>
              <w:fldChar w:fldCharType="end"/>
            </w:r>
          </w:hyperlink>
        </w:p>
        <w:p w14:paraId="6A4F6A96" w14:textId="28BE39BE" w:rsidR="0053165F" w:rsidRDefault="0053165F">
          <w:pPr>
            <w:pStyle w:val="TOC3"/>
            <w:tabs>
              <w:tab w:val="left" w:pos="960"/>
              <w:tab w:val="right" w:leader="dot" w:pos="9350"/>
            </w:tabs>
            <w:rPr>
              <w:noProof/>
            </w:rPr>
          </w:pPr>
          <w:hyperlink w:anchor="_Toc193890201" w:history="1">
            <w:r w:rsidRPr="00FB52ED">
              <w:rPr>
                <w:rStyle w:val="Hyperlink"/>
                <w:rFonts w:ascii="Symbol" w:eastAsia="Times New Roman" w:hAnsi="Symbol" w:cs="Times New Roman"/>
                <w:bCs/>
                <w:noProof/>
              </w:rPr>
              <w:t></w:t>
            </w:r>
            <w:r>
              <w:rPr>
                <w:noProof/>
              </w:rPr>
              <w:tab/>
            </w:r>
            <w:r w:rsidRPr="00FB52ED">
              <w:rPr>
                <w:rStyle w:val="Hyperlink"/>
                <w:rFonts w:asciiTheme="majorHAnsi" w:eastAsiaTheme="majorEastAsia" w:hAnsiTheme="majorHAnsi" w:cstheme="majorBidi"/>
                <w:noProof/>
              </w:rPr>
              <w:t xml:space="preserve"> Usability Requirements</w:t>
            </w:r>
            <w:r>
              <w:rPr>
                <w:noProof/>
                <w:webHidden/>
              </w:rPr>
              <w:tab/>
            </w:r>
            <w:r>
              <w:rPr>
                <w:noProof/>
                <w:webHidden/>
              </w:rPr>
              <w:fldChar w:fldCharType="begin"/>
            </w:r>
            <w:r>
              <w:rPr>
                <w:noProof/>
                <w:webHidden/>
              </w:rPr>
              <w:instrText xml:space="preserve"> PAGEREF _Toc193890201 \h </w:instrText>
            </w:r>
            <w:r>
              <w:rPr>
                <w:noProof/>
                <w:webHidden/>
              </w:rPr>
            </w:r>
            <w:r>
              <w:rPr>
                <w:noProof/>
                <w:webHidden/>
              </w:rPr>
              <w:fldChar w:fldCharType="separate"/>
            </w:r>
            <w:r>
              <w:rPr>
                <w:noProof/>
                <w:webHidden/>
              </w:rPr>
              <w:t>18</w:t>
            </w:r>
            <w:r>
              <w:rPr>
                <w:noProof/>
                <w:webHidden/>
              </w:rPr>
              <w:fldChar w:fldCharType="end"/>
            </w:r>
          </w:hyperlink>
        </w:p>
        <w:p w14:paraId="03B8FD4C" w14:textId="0F60F064" w:rsidR="0053165F" w:rsidRDefault="0053165F">
          <w:pPr>
            <w:pStyle w:val="TOC3"/>
            <w:tabs>
              <w:tab w:val="left" w:pos="960"/>
              <w:tab w:val="right" w:leader="dot" w:pos="9350"/>
            </w:tabs>
            <w:rPr>
              <w:noProof/>
            </w:rPr>
          </w:pPr>
          <w:hyperlink w:anchor="_Toc193890202" w:history="1">
            <w:r w:rsidRPr="00FB52ED">
              <w:rPr>
                <w:rStyle w:val="Hyperlink"/>
                <w:rFonts w:ascii="Symbol" w:eastAsia="Times New Roman" w:hAnsi="Symbol" w:cs="Times New Roman"/>
                <w:bCs/>
                <w:noProof/>
              </w:rPr>
              <w:t></w:t>
            </w:r>
            <w:r>
              <w:rPr>
                <w:noProof/>
              </w:rPr>
              <w:tab/>
            </w:r>
            <w:r w:rsidRPr="00FB52ED">
              <w:rPr>
                <w:rStyle w:val="Hyperlink"/>
                <w:rFonts w:asciiTheme="majorHAnsi" w:eastAsiaTheme="majorEastAsia" w:hAnsiTheme="majorHAnsi" w:cstheme="majorBidi"/>
                <w:noProof/>
              </w:rPr>
              <w:t xml:space="preserve"> Reliability Requirements</w:t>
            </w:r>
            <w:r>
              <w:rPr>
                <w:noProof/>
                <w:webHidden/>
              </w:rPr>
              <w:tab/>
            </w:r>
            <w:r>
              <w:rPr>
                <w:noProof/>
                <w:webHidden/>
              </w:rPr>
              <w:fldChar w:fldCharType="begin"/>
            </w:r>
            <w:r>
              <w:rPr>
                <w:noProof/>
                <w:webHidden/>
              </w:rPr>
              <w:instrText xml:space="preserve"> PAGEREF _Toc193890202 \h </w:instrText>
            </w:r>
            <w:r>
              <w:rPr>
                <w:noProof/>
                <w:webHidden/>
              </w:rPr>
            </w:r>
            <w:r>
              <w:rPr>
                <w:noProof/>
                <w:webHidden/>
              </w:rPr>
              <w:fldChar w:fldCharType="separate"/>
            </w:r>
            <w:r>
              <w:rPr>
                <w:noProof/>
                <w:webHidden/>
              </w:rPr>
              <w:t>19</w:t>
            </w:r>
            <w:r>
              <w:rPr>
                <w:noProof/>
                <w:webHidden/>
              </w:rPr>
              <w:fldChar w:fldCharType="end"/>
            </w:r>
          </w:hyperlink>
        </w:p>
        <w:p w14:paraId="6ADA094D" w14:textId="3D701494" w:rsidR="0053165F" w:rsidRDefault="0053165F">
          <w:pPr>
            <w:pStyle w:val="TOC2"/>
            <w:tabs>
              <w:tab w:val="left" w:pos="720"/>
              <w:tab w:val="right" w:leader="dot" w:pos="9350"/>
            </w:tabs>
            <w:rPr>
              <w:noProof/>
            </w:rPr>
          </w:pPr>
          <w:hyperlink w:anchor="_Toc193890203" w:history="1">
            <w:r w:rsidRPr="00FB52ED">
              <w:rPr>
                <w:rStyle w:val="Hyperlink"/>
                <w:rFonts w:ascii="Symbol" w:eastAsia="Times New Roman" w:hAnsi="Symbol" w:cs="Times New Roman"/>
                <w:bCs/>
                <w:noProof/>
              </w:rPr>
              <w:t></w:t>
            </w:r>
            <w:r>
              <w:rPr>
                <w:noProof/>
              </w:rPr>
              <w:tab/>
            </w:r>
            <w:r w:rsidRPr="00FB52ED">
              <w:rPr>
                <w:rStyle w:val="Hyperlink"/>
                <w:rFonts w:asciiTheme="majorHAnsi" w:eastAsiaTheme="majorEastAsia" w:hAnsiTheme="majorHAnsi" w:cstheme="majorBidi"/>
                <w:noProof/>
              </w:rPr>
              <w:t xml:space="preserve"> System Functions</w:t>
            </w:r>
            <w:r>
              <w:rPr>
                <w:noProof/>
                <w:webHidden/>
              </w:rPr>
              <w:tab/>
            </w:r>
            <w:r>
              <w:rPr>
                <w:noProof/>
                <w:webHidden/>
              </w:rPr>
              <w:fldChar w:fldCharType="begin"/>
            </w:r>
            <w:r>
              <w:rPr>
                <w:noProof/>
                <w:webHidden/>
              </w:rPr>
              <w:instrText xml:space="preserve"> PAGEREF _Toc193890203 \h </w:instrText>
            </w:r>
            <w:r>
              <w:rPr>
                <w:noProof/>
                <w:webHidden/>
              </w:rPr>
            </w:r>
            <w:r>
              <w:rPr>
                <w:noProof/>
                <w:webHidden/>
              </w:rPr>
              <w:fldChar w:fldCharType="separate"/>
            </w:r>
            <w:r>
              <w:rPr>
                <w:noProof/>
                <w:webHidden/>
              </w:rPr>
              <w:t>19</w:t>
            </w:r>
            <w:r>
              <w:rPr>
                <w:noProof/>
                <w:webHidden/>
              </w:rPr>
              <w:fldChar w:fldCharType="end"/>
            </w:r>
          </w:hyperlink>
        </w:p>
        <w:p w14:paraId="49A3ADC2" w14:textId="4E0E484A" w:rsidR="0053165F" w:rsidRDefault="0053165F">
          <w:pPr>
            <w:pStyle w:val="TOC3"/>
            <w:tabs>
              <w:tab w:val="left" w:pos="960"/>
              <w:tab w:val="right" w:leader="dot" w:pos="9350"/>
            </w:tabs>
            <w:rPr>
              <w:noProof/>
            </w:rPr>
          </w:pPr>
          <w:hyperlink w:anchor="_Toc193890204" w:history="1">
            <w:r w:rsidRPr="00FB52ED">
              <w:rPr>
                <w:rStyle w:val="Hyperlink"/>
                <w:rFonts w:ascii="Symbol" w:eastAsiaTheme="majorEastAsia" w:hAnsi="Symbol" w:cstheme="majorBidi"/>
                <w:noProof/>
              </w:rPr>
              <w:t></w:t>
            </w:r>
            <w:r>
              <w:rPr>
                <w:noProof/>
              </w:rPr>
              <w:tab/>
            </w:r>
            <w:r w:rsidRPr="00FB52ED">
              <w:rPr>
                <w:rStyle w:val="Hyperlink"/>
                <w:rFonts w:asciiTheme="majorHAnsi" w:eastAsiaTheme="majorEastAsia" w:hAnsiTheme="majorHAnsi" w:cstheme="majorBidi"/>
                <w:noProof/>
              </w:rPr>
              <w:t xml:space="preserve"> Sub-Functions for Registration</w:t>
            </w:r>
            <w:r>
              <w:rPr>
                <w:noProof/>
                <w:webHidden/>
              </w:rPr>
              <w:tab/>
            </w:r>
            <w:r>
              <w:rPr>
                <w:noProof/>
                <w:webHidden/>
              </w:rPr>
              <w:fldChar w:fldCharType="begin"/>
            </w:r>
            <w:r>
              <w:rPr>
                <w:noProof/>
                <w:webHidden/>
              </w:rPr>
              <w:instrText xml:space="preserve"> PAGEREF _Toc193890204 \h </w:instrText>
            </w:r>
            <w:r>
              <w:rPr>
                <w:noProof/>
                <w:webHidden/>
              </w:rPr>
            </w:r>
            <w:r>
              <w:rPr>
                <w:noProof/>
                <w:webHidden/>
              </w:rPr>
              <w:fldChar w:fldCharType="separate"/>
            </w:r>
            <w:r>
              <w:rPr>
                <w:noProof/>
                <w:webHidden/>
              </w:rPr>
              <w:t>19</w:t>
            </w:r>
            <w:r>
              <w:rPr>
                <w:noProof/>
                <w:webHidden/>
              </w:rPr>
              <w:fldChar w:fldCharType="end"/>
            </w:r>
          </w:hyperlink>
        </w:p>
        <w:p w14:paraId="274DBCC7" w14:textId="1356E4AF" w:rsidR="0053165F" w:rsidRDefault="0053165F">
          <w:pPr>
            <w:pStyle w:val="TOC3"/>
            <w:tabs>
              <w:tab w:val="left" w:pos="960"/>
              <w:tab w:val="right" w:leader="dot" w:pos="9350"/>
            </w:tabs>
            <w:rPr>
              <w:noProof/>
            </w:rPr>
          </w:pPr>
          <w:hyperlink w:anchor="_Toc193890205" w:history="1">
            <w:r w:rsidRPr="00FB52ED">
              <w:rPr>
                <w:rStyle w:val="Hyperlink"/>
                <w:rFonts w:ascii="Courier New" w:eastAsia="Times New Roman" w:hAnsi="Courier New" w:cs="Times New Roman"/>
                <w:bCs/>
                <w:noProof/>
              </w:rPr>
              <w:t>o</w:t>
            </w:r>
            <w:r>
              <w:rPr>
                <w:noProof/>
              </w:rPr>
              <w:tab/>
            </w:r>
            <w:r w:rsidRPr="00FB52ED">
              <w:rPr>
                <w:rStyle w:val="Hyperlink"/>
                <w:rFonts w:ascii="Times New Roman" w:eastAsia="Times New Roman" w:hAnsi="Times New Roman" w:cs="Times New Roman"/>
                <w:b/>
                <w:bCs/>
                <w:noProof/>
              </w:rPr>
              <w:t xml:space="preserve"> Sub-Functions for Project Management</w:t>
            </w:r>
            <w:r>
              <w:rPr>
                <w:noProof/>
                <w:webHidden/>
              </w:rPr>
              <w:tab/>
            </w:r>
            <w:r>
              <w:rPr>
                <w:noProof/>
                <w:webHidden/>
              </w:rPr>
              <w:fldChar w:fldCharType="begin"/>
            </w:r>
            <w:r>
              <w:rPr>
                <w:noProof/>
                <w:webHidden/>
              </w:rPr>
              <w:instrText xml:space="preserve"> PAGEREF _Toc193890205 \h </w:instrText>
            </w:r>
            <w:r>
              <w:rPr>
                <w:noProof/>
                <w:webHidden/>
              </w:rPr>
            </w:r>
            <w:r>
              <w:rPr>
                <w:noProof/>
                <w:webHidden/>
              </w:rPr>
              <w:fldChar w:fldCharType="separate"/>
            </w:r>
            <w:r>
              <w:rPr>
                <w:noProof/>
                <w:webHidden/>
              </w:rPr>
              <w:t>19</w:t>
            </w:r>
            <w:r>
              <w:rPr>
                <w:noProof/>
                <w:webHidden/>
              </w:rPr>
              <w:fldChar w:fldCharType="end"/>
            </w:r>
          </w:hyperlink>
        </w:p>
        <w:p w14:paraId="6C4FD4D7" w14:textId="22A393C8" w:rsidR="0053165F" w:rsidRDefault="0053165F">
          <w:pPr>
            <w:pStyle w:val="TOC3"/>
            <w:tabs>
              <w:tab w:val="left" w:pos="960"/>
              <w:tab w:val="right" w:leader="dot" w:pos="9350"/>
            </w:tabs>
            <w:rPr>
              <w:noProof/>
            </w:rPr>
          </w:pPr>
          <w:hyperlink w:anchor="_Toc193890206" w:history="1">
            <w:r w:rsidRPr="00FB52ED">
              <w:rPr>
                <w:rStyle w:val="Hyperlink"/>
                <w:rFonts w:ascii="Courier New" w:eastAsia="Times New Roman" w:hAnsi="Courier New" w:cs="Courier New"/>
                <w:bCs/>
                <w:noProof/>
              </w:rPr>
              <w:t>o</w:t>
            </w:r>
            <w:r>
              <w:rPr>
                <w:noProof/>
              </w:rPr>
              <w:tab/>
            </w:r>
            <w:r w:rsidRPr="00FB52ED">
              <w:rPr>
                <w:rStyle w:val="Hyperlink"/>
                <w:rFonts w:asciiTheme="majorHAnsi" w:eastAsiaTheme="majorEastAsia" w:hAnsiTheme="majorHAnsi" w:cstheme="majorBidi"/>
                <w:noProof/>
              </w:rPr>
              <w:t xml:space="preserve"> Sub-Functions for Work Product Upload and Version Control</w:t>
            </w:r>
            <w:r>
              <w:rPr>
                <w:noProof/>
                <w:webHidden/>
              </w:rPr>
              <w:tab/>
            </w:r>
            <w:r>
              <w:rPr>
                <w:noProof/>
                <w:webHidden/>
              </w:rPr>
              <w:fldChar w:fldCharType="begin"/>
            </w:r>
            <w:r>
              <w:rPr>
                <w:noProof/>
                <w:webHidden/>
              </w:rPr>
              <w:instrText xml:space="preserve"> PAGEREF _Toc193890206 \h </w:instrText>
            </w:r>
            <w:r>
              <w:rPr>
                <w:noProof/>
                <w:webHidden/>
              </w:rPr>
            </w:r>
            <w:r>
              <w:rPr>
                <w:noProof/>
                <w:webHidden/>
              </w:rPr>
              <w:fldChar w:fldCharType="separate"/>
            </w:r>
            <w:r>
              <w:rPr>
                <w:noProof/>
                <w:webHidden/>
              </w:rPr>
              <w:t>19</w:t>
            </w:r>
            <w:r>
              <w:rPr>
                <w:noProof/>
                <w:webHidden/>
              </w:rPr>
              <w:fldChar w:fldCharType="end"/>
            </w:r>
          </w:hyperlink>
        </w:p>
        <w:p w14:paraId="4DA51EEF" w14:textId="3E1B450B" w:rsidR="0053165F" w:rsidRDefault="0053165F">
          <w:pPr>
            <w:pStyle w:val="TOC2"/>
            <w:tabs>
              <w:tab w:val="right" w:leader="dot" w:pos="9350"/>
            </w:tabs>
            <w:rPr>
              <w:noProof/>
            </w:rPr>
          </w:pPr>
          <w:hyperlink w:anchor="_Toc193890207" w:history="1">
            <w:r w:rsidRPr="00FB52ED">
              <w:rPr>
                <w:rStyle w:val="Hyperlink"/>
                <w:rFonts w:eastAsia="Times New Roman"/>
                <w:noProof/>
              </w:rPr>
              <w:t>Sub-Functions for Feedback Mechanism</w:t>
            </w:r>
            <w:r>
              <w:rPr>
                <w:noProof/>
                <w:webHidden/>
              </w:rPr>
              <w:tab/>
            </w:r>
            <w:r>
              <w:rPr>
                <w:noProof/>
                <w:webHidden/>
              </w:rPr>
              <w:fldChar w:fldCharType="begin"/>
            </w:r>
            <w:r>
              <w:rPr>
                <w:noProof/>
                <w:webHidden/>
              </w:rPr>
              <w:instrText xml:space="preserve"> PAGEREF _Toc193890207 \h </w:instrText>
            </w:r>
            <w:r>
              <w:rPr>
                <w:noProof/>
                <w:webHidden/>
              </w:rPr>
            </w:r>
            <w:r>
              <w:rPr>
                <w:noProof/>
                <w:webHidden/>
              </w:rPr>
              <w:fldChar w:fldCharType="separate"/>
            </w:r>
            <w:r>
              <w:rPr>
                <w:noProof/>
                <w:webHidden/>
              </w:rPr>
              <w:t>20</w:t>
            </w:r>
            <w:r>
              <w:rPr>
                <w:noProof/>
                <w:webHidden/>
              </w:rPr>
              <w:fldChar w:fldCharType="end"/>
            </w:r>
          </w:hyperlink>
        </w:p>
        <w:p w14:paraId="52A0A724" w14:textId="1DAE7184" w:rsidR="0053165F" w:rsidRDefault="0053165F">
          <w:pPr>
            <w:pStyle w:val="TOC1"/>
            <w:tabs>
              <w:tab w:val="right" w:leader="dot" w:pos="9350"/>
            </w:tabs>
            <w:rPr>
              <w:noProof/>
            </w:rPr>
          </w:pPr>
          <w:hyperlink w:anchor="_Toc193890208" w:history="1">
            <w:r w:rsidRPr="00FB52ED">
              <w:rPr>
                <w:rStyle w:val="Hyperlink"/>
                <w:rFonts w:eastAsia="Times New Roman"/>
                <w:noProof/>
              </w:rPr>
              <w:t xml:space="preserve"> Performance Requirements</w:t>
            </w:r>
            <w:r>
              <w:rPr>
                <w:noProof/>
                <w:webHidden/>
              </w:rPr>
              <w:tab/>
            </w:r>
            <w:r>
              <w:rPr>
                <w:noProof/>
                <w:webHidden/>
              </w:rPr>
              <w:fldChar w:fldCharType="begin"/>
            </w:r>
            <w:r>
              <w:rPr>
                <w:noProof/>
                <w:webHidden/>
              </w:rPr>
              <w:instrText xml:space="preserve"> PAGEREF _Toc193890208 \h </w:instrText>
            </w:r>
            <w:r>
              <w:rPr>
                <w:noProof/>
                <w:webHidden/>
              </w:rPr>
            </w:r>
            <w:r>
              <w:rPr>
                <w:noProof/>
                <w:webHidden/>
              </w:rPr>
              <w:fldChar w:fldCharType="separate"/>
            </w:r>
            <w:r>
              <w:rPr>
                <w:noProof/>
                <w:webHidden/>
              </w:rPr>
              <w:t>20</w:t>
            </w:r>
            <w:r>
              <w:rPr>
                <w:noProof/>
                <w:webHidden/>
              </w:rPr>
              <w:fldChar w:fldCharType="end"/>
            </w:r>
          </w:hyperlink>
        </w:p>
        <w:p w14:paraId="7838F4A1" w14:textId="19446F36" w:rsidR="0053165F" w:rsidRDefault="0053165F">
          <w:pPr>
            <w:pStyle w:val="TOC1"/>
            <w:tabs>
              <w:tab w:val="right" w:leader="dot" w:pos="9350"/>
            </w:tabs>
            <w:rPr>
              <w:noProof/>
            </w:rPr>
          </w:pPr>
          <w:hyperlink w:anchor="_Toc193890209" w:history="1">
            <w:r w:rsidRPr="00FB52ED">
              <w:rPr>
                <w:rStyle w:val="Hyperlink"/>
                <w:rFonts w:eastAsia="Times New Roman"/>
                <w:noProof/>
              </w:rPr>
              <w:t>Data Dictionary</w:t>
            </w:r>
            <w:r>
              <w:rPr>
                <w:noProof/>
                <w:webHidden/>
              </w:rPr>
              <w:tab/>
            </w:r>
            <w:r>
              <w:rPr>
                <w:noProof/>
                <w:webHidden/>
              </w:rPr>
              <w:fldChar w:fldCharType="begin"/>
            </w:r>
            <w:r>
              <w:rPr>
                <w:noProof/>
                <w:webHidden/>
              </w:rPr>
              <w:instrText xml:space="preserve"> PAGEREF _Toc193890209 \h </w:instrText>
            </w:r>
            <w:r>
              <w:rPr>
                <w:noProof/>
                <w:webHidden/>
              </w:rPr>
            </w:r>
            <w:r>
              <w:rPr>
                <w:noProof/>
                <w:webHidden/>
              </w:rPr>
              <w:fldChar w:fldCharType="separate"/>
            </w:r>
            <w:r>
              <w:rPr>
                <w:noProof/>
                <w:webHidden/>
              </w:rPr>
              <w:t>20</w:t>
            </w:r>
            <w:r>
              <w:rPr>
                <w:noProof/>
                <w:webHidden/>
              </w:rPr>
              <w:fldChar w:fldCharType="end"/>
            </w:r>
          </w:hyperlink>
        </w:p>
        <w:p w14:paraId="3C0DBB8D" w14:textId="677F5699" w:rsidR="0053165F" w:rsidRDefault="0053165F">
          <w:pPr>
            <w:pStyle w:val="TOC1"/>
            <w:tabs>
              <w:tab w:val="right" w:leader="dot" w:pos="9350"/>
            </w:tabs>
            <w:rPr>
              <w:noProof/>
            </w:rPr>
          </w:pPr>
          <w:hyperlink w:anchor="_Toc193890210" w:history="1">
            <w:r w:rsidRPr="00FB52ED">
              <w:rPr>
                <w:rStyle w:val="Hyperlink"/>
                <w:noProof/>
              </w:rPr>
              <w:t>System Sequence Diagram</w:t>
            </w:r>
            <w:r>
              <w:rPr>
                <w:noProof/>
                <w:webHidden/>
              </w:rPr>
              <w:tab/>
            </w:r>
            <w:r>
              <w:rPr>
                <w:noProof/>
                <w:webHidden/>
              </w:rPr>
              <w:fldChar w:fldCharType="begin"/>
            </w:r>
            <w:r>
              <w:rPr>
                <w:noProof/>
                <w:webHidden/>
              </w:rPr>
              <w:instrText xml:space="preserve"> PAGEREF _Toc193890210 \h </w:instrText>
            </w:r>
            <w:r>
              <w:rPr>
                <w:noProof/>
                <w:webHidden/>
              </w:rPr>
            </w:r>
            <w:r>
              <w:rPr>
                <w:noProof/>
                <w:webHidden/>
              </w:rPr>
              <w:fldChar w:fldCharType="separate"/>
            </w:r>
            <w:r>
              <w:rPr>
                <w:noProof/>
                <w:webHidden/>
              </w:rPr>
              <w:t>22</w:t>
            </w:r>
            <w:r>
              <w:rPr>
                <w:noProof/>
                <w:webHidden/>
              </w:rPr>
              <w:fldChar w:fldCharType="end"/>
            </w:r>
          </w:hyperlink>
        </w:p>
        <w:p w14:paraId="75E0DBD3" w14:textId="19E48973" w:rsidR="0053165F" w:rsidRDefault="0053165F">
          <w:pPr>
            <w:pStyle w:val="TOC2"/>
            <w:tabs>
              <w:tab w:val="right" w:leader="dot" w:pos="9350"/>
            </w:tabs>
            <w:rPr>
              <w:noProof/>
            </w:rPr>
          </w:pPr>
          <w:hyperlink w:anchor="_Toc193890211" w:history="1">
            <w:r w:rsidRPr="00FB52ED">
              <w:rPr>
                <w:rStyle w:val="Hyperlink"/>
                <w:noProof/>
              </w:rPr>
              <w:t>UC 01:Offer projects and assign Supervisor</w:t>
            </w:r>
            <w:r>
              <w:rPr>
                <w:noProof/>
                <w:webHidden/>
              </w:rPr>
              <w:tab/>
            </w:r>
            <w:r>
              <w:rPr>
                <w:noProof/>
                <w:webHidden/>
              </w:rPr>
              <w:fldChar w:fldCharType="begin"/>
            </w:r>
            <w:r>
              <w:rPr>
                <w:noProof/>
                <w:webHidden/>
              </w:rPr>
              <w:instrText xml:space="preserve"> PAGEREF _Toc193890211 \h </w:instrText>
            </w:r>
            <w:r>
              <w:rPr>
                <w:noProof/>
                <w:webHidden/>
              </w:rPr>
            </w:r>
            <w:r>
              <w:rPr>
                <w:noProof/>
                <w:webHidden/>
              </w:rPr>
              <w:fldChar w:fldCharType="separate"/>
            </w:r>
            <w:r>
              <w:rPr>
                <w:noProof/>
                <w:webHidden/>
              </w:rPr>
              <w:t>23</w:t>
            </w:r>
            <w:r>
              <w:rPr>
                <w:noProof/>
                <w:webHidden/>
              </w:rPr>
              <w:fldChar w:fldCharType="end"/>
            </w:r>
          </w:hyperlink>
        </w:p>
        <w:p w14:paraId="4E5E120E" w14:textId="661D5DB1" w:rsidR="0053165F" w:rsidRDefault="0053165F">
          <w:pPr>
            <w:pStyle w:val="TOC2"/>
            <w:tabs>
              <w:tab w:val="right" w:leader="dot" w:pos="9350"/>
            </w:tabs>
            <w:rPr>
              <w:noProof/>
            </w:rPr>
          </w:pPr>
          <w:hyperlink w:anchor="_Toc193890212" w:history="1">
            <w:r w:rsidRPr="00FB52ED">
              <w:rPr>
                <w:rStyle w:val="Hyperlink"/>
                <w:noProof/>
              </w:rPr>
              <w:t>UC 02: Project Registration</w:t>
            </w:r>
            <w:r>
              <w:rPr>
                <w:noProof/>
                <w:webHidden/>
              </w:rPr>
              <w:tab/>
            </w:r>
            <w:r>
              <w:rPr>
                <w:noProof/>
                <w:webHidden/>
              </w:rPr>
              <w:fldChar w:fldCharType="begin"/>
            </w:r>
            <w:r>
              <w:rPr>
                <w:noProof/>
                <w:webHidden/>
              </w:rPr>
              <w:instrText xml:space="preserve"> PAGEREF _Toc193890212 \h </w:instrText>
            </w:r>
            <w:r>
              <w:rPr>
                <w:noProof/>
                <w:webHidden/>
              </w:rPr>
            </w:r>
            <w:r>
              <w:rPr>
                <w:noProof/>
                <w:webHidden/>
              </w:rPr>
              <w:fldChar w:fldCharType="separate"/>
            </w:r>
            <w:r>
              <w:rPr>
                <w:noProof/>
                <w:webHidden/>
              </w:rPr>
              <w:t>24</w:t>
            </w:r>
            <w:r>
              <w:rPr>
                <w:noProof/>
                <w:webHidden/>
              </w:rPr>
              <w:fldChar w:fldCharType="end"/>
            </w:r>
          </w:hyperlink>
        </w:p>
        <w:p w14:paraId="09E78C37" w14:textId="20F2D102" w:rsidR="0053165F" w:rsidRDefault="0053165F">
          <w:pPr>
            <w:pStyle w:val="TOC2"/>
            <w:tabs>
              <w:tab w:val="right" w:leader="dot" w:pos="9350"/>
            </w:tabs>
            <w:rPr>
              <w:noProof/>
            </w:rPr>
          </w:pPr>
          <w:hyperlink w:anchor="_Toc193890213" w:history="1">
            <w:r w:rsidRPr="00FB52ED">
              <w:rPr>
                <w:rStyle w:val="Hyperlink"/>
                <w:noProof/>
              </w:rPr>
              <w:t>UC 03: Project Approval</w:t>
            </w:r>
            <w:r>
              <w:rPr>
                <w:noProof/>
                <w:webHidden/>
              </w:rPr>
              <w:tab/>
            </w:r>
            <w:r>
              <w:rPr>
                <w:noProof/>
                <w:webHidden/>
              </w:rPr>
              <w:fldChar w:fldCharType="begin"/>
            </w:r>
            <w:r>
              <w:rPr>
                <w:noProof/>
                <w:webHidden/>
              </w:rPr>
              <w:instrText xml:space="preserve"> PAGEREF _Toc193890213 \h </w:instrText>
            </w:r>
            <w:r>
              <w:rPr>
                <w:noProof/>
                <w:webHidden/>
              </w:rPr>
            </w:r>
            <w:r>
              <w:rPr>
                <w:noProof/>
                <w:webHidden/>
              </w:rPr>
              <w:fldChar w:fldCharType="separate"/>
            </w:r>
            <w:r>
              <w:rPr>
                <w:noProof/>
                <w:webHidden/>
              </w:rPr>
              <w:t>24</w:t>
            </w:r>
            <w:r>
              <w:rPr>
                <w:noProof/>
                <w:webHidden/>
              </w:rPr>
              <w:fldChar w:fldCharType="end"/>
            </w:r>
          </w:hyperlink>
        </w:p>
        <w:p w14:paraId="12FAC764" w14:textId="0B3837F7" w:rsidR="0053165F" w:rsidRDefault="0053165F">
          <w:pPr>
            <w:pStyle w:val="TOC2"/>
            <w:tabs>
              <w:tab w:val="right" w:leader="dot" w:pos="9350"/>
            </w:tabs>
            <w:rPr>
              <w:noProof/>
            </w:rPr>
          </w:pPr>
          <w:hyperlink w:anchor="_Toc193890214" w:history="1">
            <w:r w:rsidRPr="00FB52ED">
              <w:rPr>
                <w:rStyle w:val="Hyperlink"/>
                <w:noProof/>
              </w:rPr>
              <w:t>UC 04: Upload work product</w:t>
            </w:r>
            <w:r>
              <w:rPr>
                <w:noProof/>
                <w:webHidden/>
              </w:rPr>
              <w:tab/>
            </w:r>
            <w:r>
              <w:rPr>
                <w:noProof/>
                <w:webHidden/>
              </w:rPr>
              <w:fldChar w:fldCharType="begin"/>
            </w:r>
            <w:r>
              <w:rPr>
                <w:noProof/>
                <w:webHidden/>
              </w:rPr>
              <w:instrText xml:space="preserve"> PAGEREF _Toc193890214 \h </w:instrText>
            </w:r>
            <w:r>
              <w:rPr>
                <w:noProof/>
                <w:webHidden/>
              </w:rPr>
            </w:r>
            <w:r>
              <w:rPr>
                <w:noProof/>
                <w:webHidden/>
              </w:rPr>
              <w:fldChar w:fldCharType="separate"/>
            </w:r>
            <w:r>
              <w:rPr>
                <w:noProof/>
                <w:webHidden/>
              </w:rPr>
              <w:t>25</w:t>
            </w:r>
            <w:r>
              <w:rPr>
                <w:noProof/>
                <w:webHidden/>
              </w:rPr>
              <w:fldChar w:fldCharType="end"/>
            </w:r>
          </w:hyperlink>
        </w:p>
        <w:p w14:paraId="39BFFDA7" w14:textId="23C68494" w:rsidR="0053165F" w:rsidRDefault="0053165F">
          <w:pPr>
            <w:pStyle w:val="TOC2"/>
            <w:tabs>
              <w:tab w:val="right" w:leader="dot" w:pos="9350"/>
            </w:tabs>
            <w:rPr>
              <w:noProof/>
            </w:rPr>
          </w:pPr>
          <w:hyperlink w:anchor="_Toc193890215" w:history="1">
            <w:r w:rsidRPr="00FB52ED">
              <w:rPr>
                <w:rStyle w:val="Hyperlink"/>
                <w:noProof/>
              </w:rPr>
              <w:t>UC 05: View work product</w:t>
            </w:r>
            <w:r>
              <w:rPr>
                <w:noProof/>
                <w:webHidden/>
              </w:rPr>
              <w:tab/>
            </w:r>
            <w:r>
              <w:rPr>
                <w:noProof/>
                <w:webHidden/>
              </w:rPr>
              <w:fldChar w:fldCharType="begin"/>
            </w:r>
            <w:r>
              <w:rPr>
                <w:noProof/>
                <w:webHidden/>
              </w:rPr>
              <w:instrText xml:space="preserve"> PAGEREF _Toc193890215 \h </w:instrText>
            </w:r>
            <w:r>
              <w:rPr>
                <w:noProof/>
                <w:webHidden/>
              </w:rPr>
            </w:r>
            <w:r>
              <w:rPr>
                <w:noProof/>
                <w:webHidden/>
              </w:rPr>
              <w:fldChar w:fldCharType="separate"/>
            </w:r>
            <w:r>
              <w:rPr>
                <w:noProof/>
                <w:webHidden/>
              </w:rPr>
              <w:t>26</w:t>
            </w:r>
            <w:r>
              <w:rPr>
                <w:noProof/>
                <w:webHidden/>
              </w:rPr>
              <w:fldChar w:fldCharType="end"/>
            </w:r>
          </w:hyperlink>
        </w:p>
        <w:p w14:paraId="1572BD99" w14:textId="5900CAFB" w:rsidR="0053165F" w:rsidRDefault="0053165F">
          <w:pPr>
            <w:pStyle w:val="TOC2"/>
            <w:tabs>
              <w:tab w:val="right" w:leader="dot" w:pos="9350"/>
            </w:tabs>
            <w:rPr>
              <w:noProof/>
            </w:rPr>
          </w:pPr>
          <w:hyperlink w:anchor="_Toc193890216" w:history="1">
            <w:r w:rsidRPr="00FB52ED">
              <w:rPr>
                <w:rStyle w:val="Hyperlink"/>
                <w:noProof/>
              </w:rPr>
              <w:t>UC 06: Give Feedback</w:t>
            </w:r>
            <w:r>
              <w:rPr>
                <w:noProof/>
                <w:webHidden/>
              </w:rPr>
              <w:tab/>
            </w:r>
            <w:r>
              <w:rPr>
                <w:noProof/>
                <w:webHidden/>
              </w:rPr>
              <w:fldChar w:fldCharType="begin"/>
            </w:r>
            <w:r>
              <w:rPr>
                <w:noProof/>
                <w:webHidden/>
              </w:rPr>
              <w:instrText xml:space="preserve"> PAGEREF _Toc193890216 \h </w:instrText>
            </w:r>
            <w:r>
              <w:rPr>
                <w:noProof/>
                <w:webHidden/>
              </w:rPr>
            </w:r>
            <w:r>
              <w:rPr>
                <w:noProof/>
                <w:webHidden/>
              </w:rPr>
              <w:fldChar w:fldCharType="separate"/>
            </w:r>
            <w:r>
              <w:rPr>
                <w:noProof/>
                <w:webHidden/>
              </w:rPr>
              <w:t>26</w:t>
            </w:r>
            <w:r>
              <w:rPr>
                <w:noProof/>
                <w:webHidden/>
              </w:rPr>
              <w:fldChar w:fldCharType="end"/>
            </w:r>
          </w:hyperlink>
        </w:p>
        <w:p w14:paraId="6DE04675" w14:textId="6D57AFA7" w:rsidR="0053165F" w:rsidRDefault="0053165F">
          <w:pPr>
            <w:pStyle w:val="TOC2"/>
            <w:tabs>
              <w:tab w:val="right" w:leader="dot" w:pos="9350"/>
            </w:tabs>
            <w:rPr>
              <w:noProof/>
            </w:rPr>
          </w:pPr>
          <w:hyperlink w:anchor="_Toc193890217" w:history="1">
            <w:r w:rsidRPr="00FB52ED">
              <w:rPr>
                <w:rStyle w:val="Hyperlink"/>
                <w:noProof/>
              </w:rPr>
              <w:t>UC 07: View Feedback</w:t>
            </w:r>
            <w:r>
              <w:rPr>
                <w:noProof/>
                <w:webHidden/>
              </w:rPr>
              <w:tab/>
            </w:r>
            <w:r>
              <w:rPr>
                <w:noProof/>
                <w:webHidden/>
              </w:rPr>
              <w:fldChar w:fldCharType="begin"/>
            </w:r>
            <w:r>
              <w:rPr>
                <w:noProof/>
                <w:webHidden/>
              </w:rPr>
              <w:instrText xml:space="preserve"> PAGEREF _Toc193890217 \h </w:instrText>
            </w:r>
            <w:r>
              <w:rPr>
                <w:noProof/>
                <w:webHidden/>
              </w:rPr>
            </w:r>
            <w:r>
              <w:rPr>
                <w:noProof/>
                <w:webHidden/>
              </w:rPr>
              <w:fldChar w:fldCharType="separate"/>
            </w:r>
            <w:r>
              <w:rPr>
                <w:noProof/>
                <w:webHidden/>
              </w:rPr>
              <w:t>27</w:t>
            </w:r>
            <w:r>
              <w:rPr>
                <w:noProof/>
                <w:webHidden/>
              </w:rPr>
              <w:fldChar w:fldCharType="end"/>
            </w:r>
          </w:hyperlink>
        </w:p>
        <w:p w14:paraId="4FFBF954" w14:textId="48D7DE3A" w:rsidR="0053165F" w:rsidRDefault="0053165F">
          <w:pPr>
            <w:pStyle w:val="TOC1"/>
            <w:tabs>
              <w:tab w:val="right" w:leader="dot" w:pos="9350"/>
            </w:tabs>
            <w:rPr>
              <w:noProof/>
            </w:rPr>
          </w:pPr>
          <w:hyperlink w:anchor="_Toc193890218" w:history="1">
            <w:r w:rsidRPr="00FB52ED">
              <w:rPr>
                <w:rStyle w:val="Hyperlink"/>
                <w:noProof/>
              </w:rPr>
              <w:t>Domain Model</w:t>
            </w:r>
            <w:r>
              <w:rPr>
                <w:noProof/>
                <w:webHidden/>
              </w:rPr>
              <w:tab/>
            </w:r>
            <w:r>
              <w:rPr>
                <w:noProof/>
                <w:webHidden/>
              </w:rPr>
              <w:fldChar w:fldCharType="begin"/>
            </w:r>
            <w:r>
              <w:rPr>
                <w:noProof/>
                <w:webHidden/>
              </w:rPr>
              <w:instrText xml:space="preserve"> PAGEREF _Toc193890218 \h </w:instrText>
            </w:r>
            <w:r>
              <w:rPr>
                <w:noProof/>
                <w:webHidden/>
              </w:rPr>
            </w:r>
            <w:r>
              <w:rPr>
                <w:noProof/>
                <w:webHidden/>
              </w:rPr>
              <w:fldChar w:fldCharType="separate"/>
            </w:r>
            <w:r>
              <w:rPr>
                <w:noProof/>
                <w:webHidden/>
              </w:rPr>
              <w:t>28</w:t>
            </w:r>
            <w:r>
              <w:rPr>
                <w:noProof/>
                <w:webHidden/>
              </w:rPr>
              <w:fldChar w:fldCharType="end"/>
            </w:r>
          </w:hyperlink>
        </w:p>
        <w:p w14:paraId="1098EB0D" w14:textId="0659FB1B" w:rsidR="0053165F" w:rsidRDefault="0053165F">
          <w:pPr>
            <w:pStyle w:val="TOC1"/>
            <w:tabs>
              <w:tab w:val="right" w:leader="dot" w:pos="9350"/>
            </w:tabs>
            <w:rPr>
              <w:noProof/>
            </w:rPr>
          </w:pPr>
          <w:hyperlink w:anchor="_Toc193890219" w:history="1">
            <w:r w:rsidRPr="00FB52ED">
              <w:rPr>
                <w:rStyle w:val="Hyperlink"/>
                <w:noProof/>
              </w:rPr>
              <w:t>Use-case Diagram</w:t>
            </w:r>
            <w:r>
              <w:rPr>
                <w:noProof/>
                <w:webHidden/>
              </w:rPr>
              <w:tab/>
            </w:r>
            <w:r>
              <w:rPr>
                <w:noProof/>
                <w:webHidden/>
              </w:rPr>
              <w:fldChar w:fldCharType="begin"/>
            </w:r>
            <w:r>
              <w:rPr>
                <w:noProof/>
                <w:webHidden/>
              </w:rPr>
              <w:instrText xml:space="preserve"> PAGEREF _Toc193890219 \h </w:instrText>
            </w:r>
            <w:r>
              <w:rPr>
                <w:noProof/>
                <w:webHidden/>
              </w:rPr>
            </w:r>
            <w:r>
              <w:rPr>
                <w:noProof/>
                <w:webHidden/>
              </w:rPr>
              <w:fldChar w:fldCharType="separate"/>
            </w:r>
            <w:r>
              <w:rPr>
                <w:noProof/>
                <w:webHidden/>
              </w:rPr>
              <w:t>29</w:t>
            </w:r>
            <w:r>
              <w:rPr>
                <w:noProof/>
                <w:webHidden/>
              </w:rPr>
              <w:fldChar w:fldCharType="end"/>
            </w:r>
          </w:hyperlink>
        </w:p>
        <w:p w14:paraId="5F1A6094" w14:textId="4502F900" w:rsidR="0053165F" w:rsidRDefault="0053165F">
          <w:pPr>
            <w:rPr>
              <w:ins w:id="48" w:author="MUHAMMAD HAMAD" w:date="2025-03-26T14:02:00Z" w16du:dateUtc="2025-03-26T09:02:00Z"/>
            </w:rPr>
          </w:pPr>
          <w:ins w:id="49" w:author="MUHAMMAD HAMAD" w:date="2025-03-26T14:02:00Z" w16du:dateUtc="2025-03-26T09:02:00Z">
            <w:r>
              <w:rPr>
                <w:b/>
                <w:bCs/>
                <w:noProof/>
              </w:rPr>
              <w:fldChar w:fldCharType="end"/>
            </w:r>
          </w:ins>
        </w:p>
        <w:customXmlInsRangeStart w:id="50" w:author="MUHAMMAD HAMAD" w:date="2025-03-26T14:02:00Z"/>
      </w:sdtContent>
    </w:sdt>
    <w:customXmlInsRangeEnd w:id="50"/>
    <w:p w14:paraId="2AD53885" w14:textId="4F61AEBB" w:rsidR="00A06947" w:rsidRPr="00A408CF" w:rsidDel="0053165F" w:rsidRDefault="00A06947">
      <w:pPr>
        <w:rPr>
          <w:del w:id="51" w:author="MUHAMMAD HAMAD" w:date="2025-03-26T13:58:00Z" w16du:dateUtc="2025-03-26T08:58:00Z"/>
          <w:rFonts w:ascii="Times New Roman" w:hAnsi="Times New Roman" w:cs="Times New Roman"/>
        </w:rPr>
      </w:pPr>
    </w:p>
    <w:p w14:paraId="20F0A06F" w14:textId="3DC2FB2B" w:rsidR="00A408CF" w:rsidRPr="00A408CF" w:rsidRDefault="00A408CF" w:rsidP="00912154">
      <w:pPr>
        <w:pStyle w:val="Heading1"/>
        <w:rPr>
          <w:rFonts w:eastAsia="Times New Roman"/>
          <w:sz w:val="48"/>
          <w:szCs w:val="48"/>
        </w:rPr>
        <w:pPrChange w:id="52" w:author="MUHAMMAD HAMAD" w:date="2025-03-26T13:48:00Z" w16du:dateUtc="2025-03-26T08:48:00Z">
          <w:pPr>
            <w:spacing w:before="100" w:beforeAutospacing="1" w:after="100" w:afterAutospacing="1" w:line="240" w:lineRule="auto"/>
            <w:outlineLvl w:val="0"/>
          </w:pPr>
        </w:pPrChange>
      </w:pPr>
      <w:bookmarkStart w:id="53" w:name="_Toc193890174"/>
      <w:r w:rsidRPr="00A408CF">
        <w:rPr>
          <w:rFonts w:eastAsia="Times New Roman"/>
        </w:rPr>
        <w:t>Introduction</w:t>
      </w:r>
      <w:bookmarkEnd w:id="53"/>
    </w:p>
    <w:p w14:paraId="4A478F0D" w14:textId="0EF2738F" w:rsidR="00A408CF" w:rsidRPr="00A408CF" w:rsidRDefault="00A408CF" w:rsidP="00912154">
      <w:pPr>
        <w:pStyle w:val="Heading2"/>
        <w:rPr>
          <w:rFonts w:eastAsia="Times New Roman"/>
        </w:rPr>
        <w:pPrChange w:id="54" w:author="MUHAMMAD HAMAD" w:date="2025-03-26T13:48:00Z" w16du:dateUtc="2025-03-26T08:48:00Z">
          <w:pPr>
            <w:pStyle w:val="ListParagraph"/>
            <w:numPr>
              <w:numId w:val="24"/>
            </w:numPr>
            <w:spacing w:before="100" w:beforeAutospacing="1" w:after="100" w:afterAutospacing="1" w:line="240" w:lineRule="auto"/>
            <w:ind w:left="360" w:hanging="360"/>
            <w:outlineLvl w:val="1"/>
          </w:pPr>
        </w:pPrChange>
      </w:pPr>
      <w:bookmarkStart w:id="55" w:name="_Toc193890175"/>
      <w:r w:rsidRPr="00A408CF">
        <w:rPr>
          <w:rFonts w:eastAsia="Times New Roman"/>
        </w:rPr>
        <w:t>Purpose</w:t>
      </w:r>
      <w:bookmarkEnd w:id="55"/>
    </w:p>
    <w:p w14:paraId="45134EAE" w14:textId="54799054" w:rsidR="00A408CF" w:rsidRDefault="00A408CF" w:rsidP="00A408CF">
      <w:pPr>
        <w:spacing w:before="100" w:beforeAutospacing="1" w:after="100" w:afterAutospacing="1" w:line="240" w:lineRule="auto"/>
        <w:ind w:left="360"/>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This Software Requirements Specification (SRS) document defines the functional and non-functional requirements for the Project Management System, hereafter referred to as "</w:t>
      </w:r>
      <w:del w:id="56" w:author="Tayyab Mehboob" w:date="2025-03-26T13:08:00Z" w16du:dateUtc="2025-03-26T08:08:00Z">
        <w:r w:rsidDel="00A408CF">
          <w:rPr>
            <w:rFonts w:ascii="Times New Roman" w:eastAsia="Times New Roman" w:hAnsi="Times New Roman" w:cs="Times New Roman"/>
            <w:sz w:val="24"/>
            <w:szCs w:val="24"/>
          </w:rPr>
          <w:delText xml:space="preserve">Project </w:delText>
        </w:r>
      </w:del>
      <w:ins w:id="57" w:author="Tayyab Mehboob" w:date="2025-03-26T13:08:00Z" w16du:dateUtc="2025-03-26T08:08:00Z">
        <w:r>
          <w:rPr>
            <w:rFonts w:ascii="Times New Roman" w:eastAsia="Times New Roman" w:hAnsi="Times New Roman" w:cs="Times New Roman"/>
            <w:sz w:val="24"/>
            <w:szCs w:val="24"/>
          </w:rPr>
          <w:t xml:space="preserve">Project </w:t>
        </w:r>
      </w:ins>
      <w:ins w:id="58" w:author="Tayyab Mehboob" w:date="2025-03-26T13:07:00Z" w16du:dateUtc="2025-03-26T08:07:00Z">
        <w:r>
          <w:rPr>
            <w:rFonts w:ascii="Times New Roman" w:eastAsia="Times New Roman" w:hAnsi="Times New Roman" w:cs="Times New Roman"/>
            <w:sz w:val="24"/>
            <w:szCs w:val="24"/>
          </w:rPr>
          <w:t>Management</w:t>
        </w:r>
      </w:ins>
      <w:r w:rsidRPr="00A408CF">
        <w:rPr>
          <w:rFonts w:ascii="Times New Roman" w:eastAsia="Times New Roman" w:hAnsi="Times New Roman" w:cs="Times New Roman"/>
          <w:sz w:val="24"/>
          <w:szCs w:val="24"/>
        </w:rPr>
        <w:t xml:space="preserve">." </w:t>
      </w:r>
      <w:del w:id="59" w:author="Tayyab Mehboob" w:date="2025-03-26T13:08:00Z" w16du:dateUtc="2025-03-26T08:08:00Z">
        <w:r w:rsidRPr="00A408CF" w:rsidDel="00A408CF">
          <w:rPr>
            <w:rFonts w:ascii="Times New Roman" w:eastAsia="Times New Roman" w:hAnsi="Times New Roman" w:cs="Times New Roman"/>
            <w:sz w:val="24"/>
            <w:szCs w:val="24"/>
          </w:rPr>
          <w:delText xml:space="preserve">ProjectConnect </w:delText>
        </w:r>
      </w:del>
      <w:proofErr w:type="gramStart"/>
      <w:ins w:id="60" w:author="Tayyab Mehboob" w:date="2025-03-26T13:08:00Z" w16du:dateUtc="2025-03-26T08:08:00Z">
        <w:r>
          <w:rPr>
            <w:rFonts w:ascii="Times New Roman" w:eastAsia="Times New Roman" w:hAnsi="Times New Roman" w:cs="Times New Roman"/>
            <w:sz w:val="24"/>
            <w:szCs w:val="24"/>
          </w:rPr>
          <w:t>Project</w:t>
        </w:r>
        <w:proofErr w:type="gramEnd"/>
        <w:r>
          <w:rPr>
            <w:rFonts w:ascii="Times New Roman" w:eastAsia="Times New Roman" w:hAnsi="Times New Roman" w:cs="Times New Roman"/>
            <w:sz w:val="24"/>
            <w:szCs w:val="24"/>
          </w:rPr>
          <w:t xml:space="preserve"> Management system</w:t>
        </w:r>
        <w:r w:rsidRPr="00A408CF">
          <w:rPr>
            <w:rFonts w:ascii="Times New Roman" w:eastAsia="Times New Roman" w:hAnsi="Times New Roman" w:cs="Times New Roman"/>
            <w:sz w:val="24"/>
            <w:szCs w:val="24"/>
          </w:rPr>
          <w:t xml:space="preserve"> </w:t>
        </w:r>
      </w:ins>
      <w:r w:rsidRPr="00A408CF">
        <w:rPr>
          <w:rFonts w:ascii="Times New Roman" w:eastAsia="Times New Roman" w:hAnsi="Times New Roman" w:cs="Times New Roman"/>
          <w:sz w:val="24"/>
          <w:szCs w:val="24"/>
        </w:rPr>
        <w:t>is designed to facilitate seamless communication between students and their project supervisors throughout the final semester. It provides a centralized platform where projects can be registered, managed, and continuously updated with work product submissions and feedback. This document is intended for use by the development team, project supervisors, students, and other stakeholders to ensure a clear understanding of the system’s capabilities and limitations.</w:t>
      </w:r>
    </w:p>
    <w:p w14:paraId="798CC8FB" w14:textId="03A19AE5" w:rsidR="00A408CF" w:rsidRPr="00A408CF" w:rsidRDefault="00A408CF" w:rsidP="00912154">
      <w:pPr>
        <w:pStyle w:val="Heading2"/>
        <w:rPr>
          <w:rFonts w:eastAsia="Times New Roman"/>
          <w:sz w:val="24"/>
          <w:szCs w:val="24"/>
        </w:rPr>
        <w:pPrChange w:id="61" w:author="MUHAMMAD HAMAD" w:date="2025-03-26T13:48:00Z" w16du:dateUtc="2025-03-26T08:48:00Z">
          <w:pPr>
            <w:pStyle w:val="ListParagraph"/>
            <w:numPr>
              <w:numId w:val="24"/>
            </w:numPr>
            <w:spacing w:before="100" w:beforeAutospacing="1" w:after="100" w:afterAutospacing="1" w:line="240" w:lineRule="auto"/>
            <w:ind w:left="360" w:hanging="360"/>
          </w:pPr>
        </w:pPrChange>
      </w:pPr>
      <w:bookmarkStart w:id="62" w:name="_Toc193890176"/>
      <w:r w:rsidRPr="00A408CF">
        <w:rPr>
          <w:rFonts w:eastAsia="Times New Roman"/>
        </w:rPr>
        <w:t>Scope</w:t>
      </w:r>
      <w:bookmarkEnd w:id="62"/>
    </w:p>
    <w:p w14:paraId="290744F0" w14:textId="615878F2" w:rsidR="00A408CF" w:rsidRPr="00A408CF" w:rsidRDefault="00A408CF" w:rsidP="00A408CF">
      <w:pPr>
        <w:spacing w:before="100" w:beforeAutospacing="1" w:after="100" w:afterAutospacing="1" w:line="240" w:lineRule="auto"/>
        <w:ind w:left="360"/>
        <w:rPr>
          <w:rFonts w:ascii="Times New Roman" w:eastAsia="Times New Roman" w:hAnsi="Times New Roman" w:cs="Times New Roman"/>
          <w:sz w:val="24"/>
          <w:szCs w:val="24"/>
        </w:rPr>
      </w:pPr>
      <w:del w:id="63" w:author="Tayyab Mehboob" w:date="2025-03-26T13:08:00Z" w16du:dateUtc="2025-03-26T08:08:00Z">
        <w:r w:rsidRPr="00A408CF" w:rsidDel="00A408CF">
          <w:rPr>
            <w:rFonts w:ascii="Times New Roman" w:eastAsia="Times New Roman" w:hAnsi="Times New Roman" w:cs="Times New Roman"/>
            <w:sz w:val="24"/>
            <w:szCs w:val="24"/>
          </w:rPr>
          <w:delText xml:space="preserve">ProjectConnect </w:delText>
        </w:r>
      </w:del>
      <w:ins w:id="64" w:author="Tayyab Mehboob" w:date="2025-03-26T13:08:00Z" w16du:dateUtc="2025-03-26T08:08:00Z">
        <w:r>
          <w:rPr>
            <w:rFonts w:ascii="Times New Roman" w:eastAsia="Times New Roman" w:hAnsi="Times New Roman" w:cs="Times New Roman"/>
            <w:sz w:val="24"/>
            <w:szCs w:val="24"/>
          </w:rPr>
          <w:t>Project Management system</w:t>
        </w:r>
        <w:r w:rsidRPr="00A408CF">
          <w:rPr>
            <w:rFonts w:ascii="Times New Roman" w:eastAsia="Times New Roman" w:hAnsi="Times New Roman" w:cs="Times New Roman"/>
            <w:sz w:val="24"/>
            <w:szCs w:val="24"/>
          </w:rPr>
          <w:t xml:space="preserve"> </w:t>
        </w:r>
      </w:ins>
      <w:r w:rsidRPr="00A408CF">
        <w:rPr>
          <w:rFonts w:ascii="Times New Roman" w:eastAsia="Times New Roman" w:hAnsi="Times New Roman" w:cs="Times New Roman"/>
          <w:sz w:val="24"/>
          <w:szCs w:val="24"/>
        </w:rPr>
        <w:t>is a web-based project management system dedicated to enhancing the project lifecycle for final semester students within the Department of Computer Science. The system aims to streamline the registration of projects, enable effective communication between students and supervisors, and support the upload of multiple versions of work products along with supervisor feedback.</w:t>
      </w:r>
    </w:p>
    <w:p w14:paraId="16EC797E" w14:textId="77777777" w:rsidR="00A408CF" w:rsidRPr="00912154" w:rsidRDefault="00A408CF" w:rsidP="00A408CF">
      <w:pPr>
        <w:pStyle w:val="ListParagraph"/>
        <w:numPr>
          <w:ilvl w:val="0"/>
          <w:numId w:val="25"/>
        </w:numPr>
        <w:spacing w:before="100" w:beforeAutospacing="1" w:after="100" w:afterAutospacing="1" w:line="240" w:lineRule="auto"/>
        <w:outlineLvl w:val="2"/>
        <w:rPr>
          <w:rStyle w:val="Heading2Char"/>
          <w:rPrChange w:id="65" w:author="MUHAMMAD HAMAD" w:date="2025-03-26T13:49:00Z" w16du:dateUtc="2025-03-26T08:49:00Z">
            <w:rPr>
              <w:rFonts w:ascii="Times New Roman" w:eastAsia="Times New Roman" w:hAnsi="Times New Roman" w:cs="Times New Roman"/>
              <w:b/>
              <w:bCs/>
              <w:sz w:val="27"/>
              <w:szCs w:val="27"/>
            </w:rPr>
          </w:rPrChange>
        </w:rPr>
      </w:pPr>
      <w:bookmarkStart w:id="66" w:name="_Toc193890177"/>
      <w:del w:id="67" w:author="MUHAMMAD HAMAD" w:date="2025-03-26T13:48:00Z" w16du:dateUtc="2025-03-26T08:48:00Z">
        <w:r w:rsidRPr="00A408CF" w:rsidDel="00912154">
          <w:rPr>
            <w:rFonts w:ascii="Times New Roman" w:eastAsia="Times New Roman" w:hAnsi="Times New Roman" w:cs="Times New Roman"/>
            <w:b/>
            <w:bCs/>
            <w:sz w:val="27"/>
            <w:szCs w:val="27"/>
          </w:rPr>
          <w:delText xml:space="preserve">5.2.1 </w:delText>
        </w:r>
      </w:del>
      <w:r w:rsidRPr="00912154">
        <w:rPr>
          <w:rStyle w:val="Heading2Char"/>
          <w:rPrChange w:id="68" w:author="MUHAMMAD HAMAD" w:date="2025-03-26T13:49:00Z" w16du:dateUtc="2025-03-26T08:49:00Z">
            <w:rPr>
              <w:rFonts w:ascii="Times New Roman" w:eastAsia="Times New Roman" w:hAnsi="Times New Roman" w:cs="Times New Roman"/>
              <w:b/>
              <w:bCs/>
              <w:sz w:val="27"/>
              <w:szCs w:val="27"/>
            </w:rPr>
          </w:rPrChange>
        </w:rPr>
        <w:t>Project Name</w:t>
      </w:r>
      <w:bookmarkEnd w:id="66"/>
    </w:p>
    <w:p w14:paraId="08FD8322" w14:textId="60B98781" w:rsidR="00A408CF" w:rsidRPr="00A408CF" w:rsidRDefault="00A408CF" w:rsidP="00A408CF">
      <w:pPr>
        <w:spacing w:before="100" w:beforeAutospacing="1" w:after="100" w:afterAutospacing="1" w:line="240" w:lineRule="auto"/>
        <w:ind w:left="1440"/>
        <w:rPr>
          <w:rFonts w:ascii="Times New Roman" w:eastAsia="Times New Roman" w:hAnsi="Times New Roman" w:cs="Times New Roman"/>
          <w:sz w:val="24"/>
          <w:szCs w:val="24"/>
        </w:rPr>
      </w:pPr>
      <w:del w:id="69" w:author="Tayyab Mehboob" w:date="2025-03-26T13:08:00Z" w16du:dateUtc="2025-03-26T08:08:00Z">
        <w:r w:rsidRPr="00A408CF" w:rsidDel="00A408CF">
          <w:rPr>
            <w:rFonts w:ascii="Times New Roman" w:eastAsia="Times New Roman" w:hAnsi="Times New Roman" w:cs="Times New Roman"/>
            <w:b/>
            <w:bCs/>
            <w:sz w:val="24"/>
            <w:szCs w:val="24"/>
          </w:rPr>
          <w:delText>ProjectConnect</w:delText>
        </w:r>
      </w:del>
      <w:ins w:id="70" w:author="Tayyab Mehboob" w:date="2025-03-26T13:08:00Z" w16du:dateUtc="2025-03-26T08:08:00Z">
        <w:r>
          <w:rPr>
            <w:rFonts w:ascii="Times New Roman" w:eastAsia="Times New Roman" w:hAnsi="Times New Roman" w:cs="Times New Roman"/>
            <w:b/>
            <w:bCs/>
            <w:sz w:val="24"/>
            <w:szCs w:val="24"/>
          </w:rPr>
          <w:t>Project Management system</w:t>
        </w:r>
      </w:ins>
    </w:p>
    <w:p w14:paraId="009C7736" w14:textId="42E990CB" w:rsidR="00A408CF" w:rsidRPr="00912154" w:rsidRDefault="00A408CF">
      <w:pPr>
        <w:pStyle w:val="ListParagraph"/>
        <w:numPr>
          <w:ilvl w:val="0"/>
          <w:numId w:val="26"/>
        </w:numPr>
        <w:spacing w:before="100" w:beforeAutospacing="1" w:after="100" w:afterAutospacing="1" w:line="240" w:lineRule="auto"/>
        <w:outlineLvl w:val="2"/>
        <w:rPr>
          <w:rStyle w:val="Heading2Char"/>
          <w:rPrChange w:id="71" w:author="MUHAMMAD HAMAD" w:date="2025-03-26T13:49:00Z" w16du:dateUtc="2025-03-26T08:49:00Z">
            <w:rPr/>
          </w:rPrChange>
        </w:rPr>
        <w:pPrChange w:id="72" w:author="Tayyab Mehboob" w:date="2025-03-26T13:09:00Z" w16du:dateUtc="2025-03-26T08:09:00Z">
          <w:pPr>
            <w:spacing w:before="100" w:beforeAutospacing="1" w:after="100" w:afterAutospacing="1" w:line="240" w:lineRule="auto"/>
            <w:outlineLvl w:val="2"/>
          </w:pPr>
        </w:pPrChange>
      </w:pPr>
      <w:bookmarkStart w:id="73" w:name="_Toc193890178"/>
      <w:del w:id="74" w:author="Tayyab Mehboob" w:date="2025-03-26T13:09:00Z" w16du:dateUtc="2025-03-26T08:09:00Z">
        <w:r w:rsidRPr="00A408CF" w:rsidDel="00A408CF">
          <w:rPr>
            <w:rFonts w:ascii="Times New Roman" w:eastAsia="Times New Roman" w:hAnsi="Times New Roman" w:cs="Times New Roman"/>
            <w:b/>
            <w:bCs/>
            <w:sz w:val="27"/>
            <w:szCs w:val="27"/>
            <w:rPrChange w:id="75" w:author="Tayyab Mehboob" w:date="2025-03-26T13:09:00Z" w16du:dateUtc="2025-03-26T08:09:00Z">
              <w:rPr/>
            </w:rPrChange>
          </w:rPr>
          <w:delText>5.2.2</w:delText>
        </w:r>
      </w:del>
      <w:r w:rsidRPr="00A408CF">
        <w:rPr>
          <w:rFonts w:ascii="Times New Roman" w:eastAsia="Times New Roman" w:hAnsi="Times New Roman" w:cs="Times New Roman"/>
          <w:b/>
          <w:bCs/>
          <w:sz w:val="27"/>
          <w:szCs w:val="27"/>
          <w:rPrChange w:id="76" w:author="Tayyab Mehboob" w:date="2025-03-26T13:09:00Z" w16du:dateUtc="2025-03-26T08:09:00Z">
            <w:rPr/>
          </w:rPrChange>
        </w:rPr>
        <w:t xml:space="preserve"> </w:t>
      </w:r>
      <w:r w:rsidRPr="00912154">
        <w:rPr>
          <w:rStyle w:val="Heading2Char"/>
          <w:rPrChange w:id="77" w:author="MUHAMMAD HAMAD" w:date="2025-03-26T13:49:00Z" w16du:dateUtc="2025-03-26T08:49:00Z">
            <w:rPr/>
          </w:rPrChange>
        </w:rPr>
        <w:t>Main Functionality</w:t>
      </w:r>
      <w:bookmarkEnd w:id="73"/>
    </w:p>
    <w:p w14:paraId="0D960D84" w14:textId="32E757F2" w:rsidR="00A408CF" w:rsidRPr="00A408CF" w:rsidRDefault="00A408CF" w:rsidP="00A408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Communication between Student and Supervisor:</w:t>
      </w:r>
      <w:r w:rsidRPr="00A408CF">
        <w:rPr>
          <w:rFonts w:ascii="Times New Roman" w:eastAsia="Times New Roman" w:hAnsi="Times New Roman" w:cs="Times New Roman"/>
          <w:sz w:val="24"/>
          <w:szCs w:val="24"/>
        </w:rPr>
        <w:br/>
      </w:r>
      <w:del w:id="78" w:author="Tayyab Mehboob" w:date="2025-03-26T13:08:00Z" w16du:dateUtc="2025-03-26T08:08:00Z">
        <w:r w:rsidRPr="00A408CF" w:rsidDel="00A408CF">
          <w:rPr>
            <w:rFonts w:ascii="Times New Roman" w:eastAsia="Times New Roman" w:hAnsi="Times New Roman" w:cs="Times New Roman"/>
            <w:sz w:val="24"/>
            <w:szCs w:val="24"/>
          </w:rPr>
          <w:delText xml:space="preserve">ProjectConnect </w:delText>
        </w:r>
      </w:del>
      <w:ins w:id="79" w:author="Tayyab Mehboob" w:date="2025-03-26T13:08:00Z" w16du:dateUtc="2025-03-26T08:08:00Z">
        <w:r>
          <w:rPr>
            <w:rFonts w:ascii="Times New Roman" w:eastAsia="Times New Roman" w:hAnsi="Times New Roman" w:cs="Times New Roman"/>
            <w:sz w:val="24"/>
            <w:szCs w:val="24"/>
          </w:rPr>
          <w:t>Project Management system</w:t>
        </w:r>
        <w:r w:rsidRPr="00A408CF">
          <w:rPr>
            <w:rFonts w:ascii="Times New Roman" w:eastAsia="Times New Roman" w:hAnsi="Times New Roman" w:cs="Times New Roman"/>
            <w:sz w:val="24"/>
            <w:szCs w:val="24"/>
          </w:rPr>
          <w:t xml:space="preserve"> </w:t>
        </w:r>
      </w:ins>
      <w:r w:rsidRPr="00A408CF">
        <w:rPr>
          <w:rFonts w:ascii="Times New Roman" w:eastAsia="Times New Roman" w:hAnsi="Times New Roman" w:cs="Times New Roman"/>
          <w:sz w:val="24"/>
          <w:szCs w:val="24"/>
        </w:rPr>
        <w:t>allows real-time messaging and notifications to ensure that students and supervisors can discuss project details, clarify doubts, and provide timely guidance.</w:t>
      </w:r>
    </w:p>
    <w:p w14:paraId="50912B96" w14:textId="77777777" w:rsidR="00A408CF" w:rsidRPr="00A408CF" w:rsidRDefault="00A408CF" w:rsidP="00A408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Project Registration and Management:</w:t>
      </w:r>
      <w:r w:rsidRPr="00A408CF">
        <w:rPr>
          <w:rFonts w:ascii="Times New Roman" w:eastAsia="Times New Roman" w:hAnsi="Times New Roman" w:cs="Times New Roman"/>
          <w:sz w:val="24"/>
          <w:szCs w:val="24"/>
        </w:rPr>
        <w:br/>
        <w:t>Students can register their projects by submitting essential details, while supervisors can be assigned to oversee each project. The system will maintain a central repository of all project records for easy tracking and management.</w:t>
      </w:r>
    </w:p>
    <w:p w14:paraId="6C420C64" w14:textId="77777777" w:rsidR="00A408CF" w:rsidRPr="00A408CF" w:rsidRDefault="00A408CF" w:rsidP="00A408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Work Product Submission with Version Control:</w:t>
      </w:r>
      <w:r w:rsidRPr="00A408CF">
        <w:rPr>
          <w:rFonts w:ascii="Times New Roman" w:eastAsia="Times New Roman" w:hAnsi="Times New Roman" w:cs="Times New Roman"/>
          <w:sz w:val="24"/>
          <w:szCs w:val="24"/>
        </w:rPr>
        <w:br/>
        <w:t>Students can upload work products, with support for multiple versions of a single submission. This feature enables supervisors to review progress over time, compare versions, and provide iterative feedback.</w:t>
      </w:r>
    </w:p>
    <w:p w14:paraId="3CE25A41" w14:textId="3AA39C23" w:rsidR="00A408CF" w:rsidRPr="00912154" w:rsidRDefault="00A408CF">
      <w:pPr>
        <w:pStyle w:val="ListParagraph"/>
        <w:numPr>
          <w:ilvl w:val="0"/>
          <w:numId w:val="27"/>
        </w:numPr>
        <w:spacing w:before="100" w:beforeAutospacing="1" w:after="100" w:afterAutospacing="1" w:line="240" w:lineRule="auto"/>
        <w:outlineLvl w:val="2"/>
        <w:rPr>
          <w:rStyle w:val="Heading2Char"/>
          <w:rPrChange w:id="80" w:author="MUHAMMAD HAMAD" w:date="2025-03-26T13:49:00Z" w16du:dateUtc="2025-03-26T08:49:00Z">
            <w:rPr/>
          </w:rPrChange>
        </w:rPr>
        <w:pPrChange w:id="81" w:author="Tayyab Mehboob" w:date="2025-03-26T13:09:00Z" w16du:dateUtc="2025-03-26T08:09:00Z">
          <w:pPr>
            <w:spacing w:before="100" w:beforeAutospacing="1" w:after="100" w:afterAutospacing="1" w:line="240" w:lineRule="auto"/>
            <w:outlineLvl w:val="2"/>
          </w:pPr>
        </w:pPrChange>
      </w:pPr>
      <w:bookmarkStart w:id="82" w:name="_Toc193890179"/>
      <w:del w:id="83" w:author="Tayyab Mehboob" w:date="2025-03-26T13:09:00Z" w16du:dateUtc="2025-03-26T08:09:00Z">
        <w:r w:rsidRPr="00A408CF" w:rsidDel="00A408CF">
          <w:rPr>
            <w:rFonts w:ascii="Times New Roman" w:eastAsia="Times New Roman" w:hAnsi="Times New Roman" w:cs="Times New Roman"/>
            <w:b/>
            <w:bCs/>
            <w:sz w:val="27"/>
            <w:szCs w:val="27"/>
            <w:rPrChange w:id="84" w:author="Tayyab Mehboob" w:date="2025-03-26T13:09:00Z" w16du:dateUtc="2025-03-26T08:09:00Z">
              <w:rPr/>
            </w:rPrChange>
          </w:rPr>
          <w:delText>5.2.3</w:delText>
        </w:r>
      </w:del>
      <w:r w:rsidRPr="00A408CF">
        <w:rPr>
          <w:rFonts w:ascii="Times New Roman" w:eastAsia="Times New Roman" w:hAnsi="Times New Roman" w:cs="Times New Roman"/>
          <w:b/>
          <w:bCs/>
          <w:sz w:val="27"/>
          <w:szCs w:val="27"/>
          <w:rPrChange w:id="85" w:author="Tayyab Mehboob" w:date="2025-03-26T13:09:00Z" w16du:dateUtc="2025-03-26T08:09:00Z">
            <w:rPr/>
          </w:rPrChange>
        </w:rPr>
        <w:t xml:space="preserve"> </w:t>
      </w:r>
      <w:r w:rsidRPr="00912154">
        <w:rPr>
          <w:rStyle w:val="Heading2Char"/>
          <w:rPrChange w:id="86" w:author="MUHAMMAD HAMAD" w:date="2025-03-26T13:49:00Z" w16du:dateUtc="2025-03-26T08:49:00Z">
            <w:rPr/>
          </w:rPrChange>
        </w:rPr>
        <w:t>Objectives</w:t>
      </w:r>
      <w:bookmarkEnd w:id="82"/>
    </w:p>
    <w:p w14:paraId="52AD4841" w14:textId="77777777" w:rsidR="00A408CF" w:rsidRPr="00A408CF" w:rsidRDefault="00A408CF" w:rsidP="00A408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Enhanced Communication:</w:t>
      </w:r>
      <w:r w:rsidRPr="00A408CF">
        <w:rPr>
          <w:rFonts w:ascii="Times New Roman" w:eastAsia="Times New Roman" w:hAnsi="Times New Roman" w:cs="Times New Roman"/>
          <w:sz w:val="24"/>
          <w:szCs w:val="24"/>
        </w:rPr>
        <w:br/>
        <w:t>Facilitate clear and efficient communication between students and supervisors to support academic progress and project quality.</w:t>
      </w:r>
    </w:p>
    <w:p w14:paraId="5CB9BAE1" w14:textId="77777777" w:rsidR="00A408CF" w:rsidRPr="00A408CF" w:rsidRDefault="00A408CF" w:rsidP="00A408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Streamlined Project Registration:</w:t>
      </w:r>
      <w:r w:rsidRPr="00A408CF">
        <w:rPr>
          <w:rFonts w:ascii="Times New Roman" w:eastAsia="Times New Roman" w:hAnsi="Times New Roman" w:cs="Times New Roman"/>
          <w:sz w:val="24"/>
          <w:szCs w:val="24"/>
        </w:rPr>
        <w:br/>
        <w:t>Simplify the process of project registration and management, ensuring that each project is tracked from initiation through completion.</w:t>
      </w:r>
    </w:p>
    <w:p w14:paraId="5C433EB3" w14:textId="77777777" w:rsidR="00A408CF" w:rsidRPr="00A408CF" w:rsidRDefault="00A408CF" w:rsidP="00A408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Robust Version Control:</w:t>
      </w:r>
      <w:r w:rsidRPr="00A408CF">
        <w:rPr>
          <w:rFonts w:ascii="Times New Roman" w:eastAsia="Times New Roman" w:hAnsi="Times New Roman" w:cs="Times New Roman"/>
          <w:sz w:val="24"/>
          <w:szCs w:val="24"/>
        </w:rPr>
        <w:br/>
        <w:t>Enable students to submit multiple versions of work products, ensuring that supervisors can access and review historical data and progress updates.</w:t>
      </w:r>
    </w:p>
    <w:p w14:paraId="1AC947A0" w14:textId="77777777" w:rsidR="00A408CF" w:rsidRPr="00A408CF" w:rsidRDefault="00A408CF" w:rsidP="00A408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Timely Feedback Mechanism:</w:t>
      </w:r>
      <w:r w:rsidRPr="00A408CF">
        <w:rPr>
          <w:rFonts w:ascii="Times New Roman" w:eastAsia="Times New Roman" w:hAnsi="Times New Roman" w:cs="Times New Roman"/>
          <w:sz w:val="24"/>
          <w:szCs w:val="24"/>
        </w:rPr>
        <w:br/>
        <w:t>Provide a mechanism for supervisors to deliver prompt feedback on submitted work products, aiding in continuous improvement.</w:t>
      </w:r>
    </w:p>
    <w:p w14:paraId="62DACBAD" w14:textId="0D6C3A7C" w:rsidR="00A408CF" w:rsidRDefault="00A408CF" w:rsidP="00A408CF">
      <w:pPr>
        <w:numPr>
          <w:ilvl w:val="0"/>
          <w:numId w:val="2"/>
        </w:numPr>
        <w:spacing w:before="100" w:beforeAutospacing="1" w:after="100" w:afterAutospacing="1" w:line="240" w:lineRule="auto"/>
        <w:rPr>
          <w:ins w:id="87" w:author="Tayyab Mehboob" w:date="2025-03-26T13:10:00Z" w16du:dateUtc="2025-03-26T08:10:00Z"/>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User-Friendly Interface:</w:t>
      </w:r>
      <w:r w:rsidRPr="00A408CF">
        <w:rPr>
          <w:rFonts w:ascii="Times New Roman" w:eastAsia="Times New Roman" w:hAnsi="Times New Roman" w:cs="Times New Roman"/>
          <w:sz w:val="24"/>
          <w:szCs w:val="24"/>
        </w:rPr>
        <w:br/>
        <w:t>Develop an intuitive and accessible user interface that can be used by both students and supervisors with minimal training.</w:t>
      </w:r>
    </w:p>
    <w:p w14:paraId="785C2ACC" w14:textId="77777777" w:rsidR="00A408CF" w:rsidRPr="00A408CF" w:rsidRDefault="00A408CF">
      <w:pPr>
        <w:spacing w:before="100" w:beforeAutospacing="1" w:after="100" w:afterAutospacing="1" w:line="240" w:lineRule="auto"/>
        <w:ind w:left="720"/>
        <w:rPr>
          <w:rFonts w:ascii="Times New Roman" w:eastAsia="Times New Roman" w:hAnsi="Times New Roman" w:cs="Times New Roman"/>
          <w:sz w:val="24"/>
          <w:szCs w:val="24"/>
        </w:rPr>
        <w:pPrChange w:id="88" w:author="Tayyab Mehboob" w:date="2025-03-26T13:10:00Z" w16du:dateUtc="2025-03-26T08:10:00Z">
          <w:pPr>
            <w:numPr>
              <w:numId w:val="2"/>
            </w:numPr>
            <w:tabs>
              <w:tab w:val="num" w:pos="720"/>
            </w:tabs>
            <w:spacing w:before="100" w:beforeAutospacing="1" w:after="100" w:afterAutospacing="1" w:line="240" w:lineRule="auto"/>
            <w:ind w:left="720" w:hanging="360"/>
          </w:pPr>
        </w:pPrChange>
      </w:pPr>
    </w:p>
    <w:p w14:paraId="042DF6E5" w14:textId="77777777" w:rsidR="00A408CF" w:rsidRPr="00912154" w:rsidRDefault="00A408CF">
      <w:pPr>
        <w:pStyle w:val="ListParagraph"/>
        <w:numPr>
          <w:ilvl w:val="0"/>
          <w:numId w:val="2"/>
        </w:numPr>
        <w:spacing w:before="100" w:beforeAutospacing="1" w:after="100" w:afterAutospacing="1" w:line="240" w:lineRule="auto"/>
        <w:outlineLvl w:val="1"/>
        <w:rPr>
          <w:rStyle w:val="Heading1Char"/>
          <w:rPrChange w:id="89" w:author="MUHAMMAD HAMAD" w:date="2025-03-26T13:49:00Z" w16du:dateUtc="2025-03-26T08:49:00Z">
            <w:rPr>
              <w:rFonts w:ascii="Times New Roman" w:eastAsia="Times New Roman" w:hAnsi="Times New Roman" w:cs="Times New Roman"/>
              <w:b/>
              <w:bCs/>
              <w:sz w:val="36"/>
              <w:szCs w:val="36"/>
            </w:rPr>
          </w:rPrChange>
        </w:rPr>
        <w:pPrChange w:id="90" w:author="Tayyab Mehboob" w:date="2025-03-26T13:10:00Z" w16du:dateUtc="2025-03-26T08:10:00Z">
          <w:pPr>
            <w:spacing w:before="100" w:beforeAutospacing="1" w:after="100" w:afterAutospacing="1" w:line="240" w:lineRule="auto"/>
            <w:outlineLvl w:val="1"/>
          </w:pPr>
        </w:pPrChange>
      </w:pPr>
      <w:bookmarkStart w:id="91" w:name="_Toc193890180"/>
      <w:del w:id="92" w:author="Tayyab Mehboob" w:date="2025-03-26T13:10:00Z" w16du:dateUtc="2025-03-26T08:10:00Z">
        <w:r w:rsidRPr="00A408CF" w:rsidDel="00A408CF">
          <w:rPr>
            <w:rFonts w:ascii="Times New Roman" w:eastAsia="Times New Roman" w:hAnsi="Times New Roman" w:cs="Times New Roman"/>
            <w:b/>
            <w:bCs/>
            <w:sz w:val="32"/>
            <w:szCs w:val="32"/>
            <w:rPrChange w:id="93" w:author="Tayyab Mehboob" w:date="2025-03-26T13:10:00Z" w16du:dateUtc="2025-03-26T08:10:00Z">
              <w:rPr>
                <w:rFonts w:ascii="Times New Roman" w:eastAsia="Times New Roman" w:hAnsi="Times New Roman" w:cs="Times New Roman"/>
                <w:b/>
                <w:bCs/>
                <w:sz w:val="36"/>
                <w:szCs w:val="36"/>
              </w:rPr>
            </w:rPrChange>
          </w:rPr>
          <w:delText>5.3</w:delText>
        </w:r>
      </w:del>
      <w:r w:rsidRPr="00A408CF">
        <w:rPr>
          <w:rFonts w:ascii="Times New Roman" w:eastAsia="Times New Roman" w:hAnsi="Times New Roman" w:cs="Times New Roman"/>
          <w:b/>
          <w:bCs/>
          <w:sz w:val="32"/>
          <w:szCs w:val="32"/>
          <w:rPrChange w:id="94" w:author="Tayyab Mehboob" w:date="2025-03-26T13:10:00Z" w16du:dateUtc="2025-03-26T08:10:00Z">
            <w:rPr>
              <w:rFonts w:ascii="Times New Roman" w:eastAsia="Times New Roman" w:hAnsi="Times New Roman" w:cs="Times New Roman"/>
              <w:b/>
              <w:bCs/>
              <w:sz w:val="36"/>
              <w:szCs w:val="36"/>
            </w:rPr>
          </w:rPrChange>
        </w:rPr>
        <w:t xml:space="preserve"> </w:t>
      </w:r>
      <w:r w:rsidRPr="00912154">
        <w:rPr>
          <w:rStyle w:val="Heading1Char"/>
          <w:rPrChange w:id="95" w:author="MUHAMMAD HAMAD" w:date="2025-03-26T13:49:00Z" w16du:dateUtc="2025-03-26T08:49:00Z">
            <w:rPr>
              <w:rFonts w:ascii="Times New Roman" w:eastAsia="Times New Roman" w:hAnsi="Times New Roman" w:cs="Times New Roman"/>
              <w:b/>
              <w:bCs/>
              <w:sz w:val="36"/>
              <w:szCs w:val="36"/>
            </w:rPr>
          </w:rPrChange>
        </w:rPr>
        <w:t>Definitions, Acronyms, and Abbreviations</w:t>
      </w:r>
      <w:bookmarkEnd w:id="91"/>
    </w:p>
    <w:p w14:paraId="7265721A" w14:textId="26DBBE10" w:rsidR="00A408CF" w:rsidRPr="00A408CF" w:rsidRDefault="00A408CF" w:rsidP="00A408CF">
      <w:pPr>
        <w:numPr>
          <w:ilvl w:val="0"/>
          <w:numId w:val="3"/>
        </w:numPr>
        <w:spacing w:before="100" w:beforeAutospacing="1" w:after="100" w:afterAutospacing="1" w:line="240" w:lineRule="auto"/>
        <w:rPr>
          <w:rFonts w:ascii="Times New Roman" w:eastAsia="Times New Roman" w:hAnsi="Times New Roman" w:cs="Times New Roman"/>
          <w:sz w:val="24"/>
          <w:szCs w:val="24"/>
        </w:rPr>
      </w:pPr>
      <w:del w:id="96" w:author="Tayyab Mehboob" w:date="2025-03-26T13:10:00Z" w16du:dateUtc="2025-03-26T08:10:00Z">
        <w:r w:rsidRPr="00A408CF" w:rsidDel="00A408CF">
          <w:rPr>
            <w:rFonts w:ascii="Times New Roman" w:eastAsia="Times New Roman" w:hAnsi="Times New Roman" w:cs="Times New Roman"/>
            <w:b/>
            <w:bCs/>
            <w:sz w:val="24"/>
            <w:szCs w:val="24"/>
          </w:rPr>
          <w:delText>ProjectConnect</w:delText>
        </w:r>
      </w:del>
      <w:ins w:id="97" w:author="Tayyab Mehboob" w:date="2025-03-26T13:10:00Z" w16du:dateUtc="2025-03-26T08:10:00Z">
        <w:r>
          <w:rPr>
            <w:rFonts w:ascii="Times New Roman" w:eastAsia="Times New Roman" w:hAnsi="Times New Roman" w:cs="Times New Roman"/>
            <w:b/>
            <w:bCs/>
            <w:sz w:val="24"/>
            <w:szCs w:val="24"/>
          </w:rPr>
          <w:t>Project management s</w:t>
        </w:r>
      </w:ins>
      <w:ins w:id="98" w:author="Tayyab Mehboob" w:date="2025-03-26T13:11:00Z" w16du:dateUtc="2025-03-26T08:11:00Z">
        <w:r>
          <w:rPr>
            <w:rFonts w:ascii="Times New Roman" w:eastAsia="Times New Roman" w:hAnsi="Times New Roman" w:cs="Times New Roman"/>
            <w:b/>
            <w:bCs/>
            <w:sz w:val="24"/>
            <w:szCs w:val="24"/>
          </w:rPr>
          <w:t>ystem</w:t>
        </w:r>
      </w:ins>
      <w:r w:rsidRPr="00A408CF">
        <w:rPr>
          <w:rFonts w:ascii="Times New Roman" w:eastAsia="Times New Roman" w:hAnsi="Times New Roman" w:cs="Times New Roman"/>
          <w:b/>
          <w:bCs/>
          <w:sz w:val="24"/>
          <w:szCs w:val="24"/>
        </w:rPr>
        <w:t>:</w:t>
      </w:r>
      <w:r w:rsidRPr="00A408CF">
        <w:rPr>
          <w:rFonts w:ascii="Times New Roman" w:eastAsia="Times New Roman" w:hAnsi="Times New Roman" w:cs="Times New Roman"/>
          <w:sz w:val="24"/>
          <w:szCs w:val="24"/>
        </w:rPr>
        <w:t xml:space="preserve"> The name of the project management system.</w:t>
      </w:r>
    </w:p>
    <w:p w14:paraId="38D73127" w14:textId="77777777" w:rsidR="00A408CF" w:rsidRPr="00A408CF" w:rsidRDefault="00A408CF" w:rsidP="00A408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SRS:</w:t>
      </w:r>
      <w:r w:rsidRPr="00A408CF">
        <w:rPr>
          <w:rFonts w:ascii="Times New Roman" w:eastAsia="Times New Roman" w:hAnsi="Times New Roman" w:cs="Times New Roman"/>
          <w:sz w:val="24"/>
          <w:szCs w:val="24"/>
        </w:rPr>
        <w:t xml:space="preserve"> Software Requirements Specification.</w:t>
      </w:r>
    </w:p>
    <w:p w14:paraId="3285799D" w14:textId="77777777" w:rsidR="00A408CF" w:rsidRPr="00A408CF" w:rsidRDefault="00A408CF" w:rsidP="00A408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Supervisor:</w:t>
      </w:r>
      <w:r w:rsidRPr="00A408CF">
        <w:rPr>
          <w:rFonts w:ascii="Times New Roman" w:eastAsia="Times New Roman" w:hAnsi="Times New Roman" w:cs="Times New Roman"/>
          <w:sz w:val="24"/>
          <w:szCs w:val="24"/>
        </w:rPr>
        <w:t xml:space="preserve"> A faculty member assigned to guide and evaluate the student’s project.</w:t>
      </w:r>
    </w:p>
    <w:p w14:paraId="45974AB6" w14:textId="77777777" w:rsidR="00A408CF" w:rsidRPr="00A408CF" w:rsidRDefault="00A408CF" w:rsidP="00A408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Student:</w:t>
      </w:r>
      <w:r w:rsidRPr="00A408CF">
        <w:rPr>
          <w:rFonts w:ascii="Times New Roman" w:eastAsia="Times New Roman" w:hAnsi="Times New Roman" w:cs="Times New Roman"/>
          <w:sz w:val="24"/>
          <w:szCs w:val="24"/>
        </w:rPr>
        <w:t xml:space="preserve"> A final semester student enrolled in the Department of Computer Science.</w:t>
      </w:r>
    </w:p>
    <w:p w14:paraId="5819F751" w14:textId="77777777" w:rsidR="00A408CF" w:rsidRPr="00A408CF" w:rsidRDefault="00A408CF" w:rsidP="00A408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Work Product:</w:t>
      </w:r>
      <w:r w:rsidRPr="00A408CF">
        <w:rPr>
          <w:rFonts w:ascii="Times New Roman" w:eastAsia="Times New Roman" w:hAnsi="Times New Roman" w:cs="Times New Roman"/>
          <w:sz w:val="24"/>
          <w:szCs w:val="24"/>
        </w:rPr>
        <w:t xml:space="preserve"> Any deliverable submitted by a student as part of the project, such as reports, code, or presentations.</w:t>
      </w:r>
    </w:p>
    <w:p w14:paraId="7731B809" w14:textId="77777777" w:rsidR="00A408CF" w:rsidRPr="00A408CF" w:rsidRDefault="00A408CF" w:rsidP="00A408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Version Control:</w:t>
      </w:r>
      <w:r w:rsidRPr="00A408CF">
        <w:rPr>
          <w:rFonts w:ascii="Times New Roman" w:eastAsia="Times New Roman" w:hAnsi="Times New Roman" w:cs="Times New Roman"/>
          <w:sz w:val="24"/>
          <w:szCs w:val="24"/>
        </w:rPr>
        <w:t xml:space="preserve"> A system feature that tracks revisions of submitted work products.</w:t>
      </w:r>
    </w:p>
    <w:p w14:paraId="496E3AC3" w14:textId="77777777" w:rsidR="00A408CF" w:rsidRPr="00A408CF" w:rsidRDefault="00A408CF" w:rsidP="00A408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UI:</w:t>
      </w:r>
      <w:r w:rsidRPr="00A408CF">
        <w:rPr>
          <w:rFonts w:ascii="Times New Roman" w:eastAsia="Times New Roman" w:hAnsi="Times New Roman" w:cs="Times New Roman"/>
          <w:sz w:val="24"/>
          <w:szCs w:val="24"/>
        </w:rPr>
        <w:t xml:space="preserve"> User Interface.</w:t>
      </w:r>
    </w:p>
    <w:p w14:paraId="24D130AB" w14:textId="77777777" w:rsidR="00A408CF" w:rsidRPr="00A408CF" w:rsidRDefault="00A408CF" w:rsidP="00A408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API:</w:t>
      </w:r>
      <w:r w:rsidRPr="00A408CF">
        <w:rPr>
          <w:rFonts w:ascii="Times New Roman" w:eastAsia="Times New Roman" w:hAnsi="Times New Roman" w:cs="Times New Roman"/>
          <w:sz w:val="24"/>
          <w:szCs w:val="24"/>
        </w:rPr>
        <w:t xml:space="preserve"> Application Programming Interface.</w:t>
      </w:r>
    </w:p>
    <w:p w14:paraId="0844E432" w14:textId="6BC1468B" w:rsidR="00A408CF" w:rsidRPr="00A408CF" w:rsidDel="00912154" w:rsidRDefault="00A408CF" w:rsidP="00912154">
      <w:pPr>
        <w:spacing w:before="100" w:beforeAutospacing="1" w:after="100" w:afterAutospacing="1" w:line="240" w:lineRule="auto"/>
        <w:ind w:left="720"/>
        <w:rPr>
          <w:del w:id="99" w:author="MUHAMMAD HAMAD" w:date="2025-03-26T13:50:00Z" w16du:dateUtc="2025-03-26T08:50:00Z"/>
          <w:rFonts w:ascii="Times New Roman" w:eastAsia="Times New Roman" w:hAnsi="Times New Roman" w:cs="Times New Roman"/>
          <w:sz w:val="24"/>
          <w:szCs w:val="24"/>
        </w:rPr>
        <w:pPrChange w:id="100" w:author="MUHAMMAD HAMAD" w:date="2025-03-26T13:50:00Z" w16du:dateUtc="2025-03-26T08:50:00Z">
          <w:pPr>
            <w:numPr>
              <w:numId w:val="3"/>
            </w:numPr>
            <w:tabs>
              <w:tab w:val="num" w:pos="720"/>
            </w:tabs>
            <w:spacing w:before="100" w:beforeAutospacing="1" w:after="100" w:afterAutospacing="1" w:line="240" w:lineRule="auto"/>
            <w:ind w:left="720" w:hanging="360"/>
          </w:pPr>
        </w:pPrChange>
      </w:pPr>
      <w:del w:id="101" w:author="MUHAMMAD HAMAD" w:date="2025-03-26T13:50:00Z" w16du:dateUtc="2025-03-26T08:50:00Z">
        <w:r w:rsidRPr="00A408CF" w:rsidDel="00912154">
          <w:rPr>
            <w:rFonts w:ascii="Times New Roman" w:eastAsia="Times New Roman" w:hAnsi="Times New Roman" w:cs="Times New Roman"/>
            <w:b/>
            <w:bCs/>
            <w:sz w:val="24"/>
            <w:szCs w:val="24"/>
          </w:rPr>
          <w:delText>[Add any additional terms relevant to your project]</w:delText>
        </w:r>
      </w:del>
    </w:p>
    <w:p w14:paraId="55F2FDFF" w14:textId="77777777" w:rsidR="00A408CF" w:rsidRPr="00A408CF" w:rsidRDefault="00A408CF" w:rsidP="00912154">
      <w:pPr>
        <w:pStyle w:val="ListParagraph"/>
        <w:spacing w:before="100" w:beforeAutospacing="1" w:after="100" w:afterAutospacing="1" w:line="240" w:lineRule="auto"/>
        <w:outlineLvl w:val="1"/>
        <w:rPr>
          <w:rFonts w:ascii="Times New Roman" w:eastAsia="Times New Roman" w:hAnsi="Times New Roman" w:cs="Times New Roman"/>
          <w:b/>
          <w:bCs/>
          <w:sz w:val="36"/>
          <w:szCs w:val="36"/>
          <w:rPrChange w:id="102" w:author="Tayyab Mehboob" w:date="2025-03-26T13:11:00Z" w16du:dateUtc="2025-03-26T08:11:00Z">
            <w:rPr/>
          </w:rPrChange>
        </w:rPr>
        <w:pPrChange w:id="103" w:author="MUHAMMAD HAMAD" w:date="2025-03-26T13:50:00Z" w16du:dateUtc="2025-03-26T08:50:00Z">
          <w:pPr>
            <w:spacing w:before="100" w:beforeAutospacing="1" w:after="100" w:afterAutospacing="1" w:line="240" w:lineRule="auto"/>
            <w:outlineLvl w:val="1"/>
          </w:pPr>
        </w:pPrChange>
      </w:pPr>
      <w:bookmarkStart w:id="104" w:name="_Toc193890181"/>
      <w:del w:id="105" w:author="MUHAMMAD HAMAD" w:date="2025-03-26T13:50:00Z" w16du:dateUtc="2025-03-26T08:50:00Z">
        <w:r w:rsidRPr="00A408CF" w:rsidDel="00912154">
          <w:rPr>
            <w:rFonts w:ascii="Times New Roman" w:eastAsia="Times New Roman" w:hAnsi="Times New Roman" w:cs="Times New Roman"/>
            <w:b/>
            <w:bCs/>
            <w:sz w:val="36"/>
            <w:szCs w:val="36"/>
            <w:rPrChange w:id="106" w:author="Tayyab Mehboob" w:date="2025-03-26T13:11:00Z" w16du:dateUtc="2025-03-26T08:11:00Z">
              <w:rPr/>
            </w:rPrChange>
          </w:rPr>
          <w:delText xml:space="preserve">5.4 </w:delText>
        </w:r>
      </w:del>
      <w:r w:rsidRPr="00912154">
        <w:rPr>
          <w:rStyle w:val="Heading1Char"/>
          <w:rPrChange w:id="107" w:author="MUHAMMAD HAMAD" w:date="2025-03-26T13:50:00Z" w16du:dateUtc="2025-03-26T08:50:00Z">
            <w:rPr/>
          </w:rPrChange>
        </w:rPr>
        <w:t>References</w:t>
      </w:r>
      <w:bookmarkEnd w:id="104"/>
    </w:p>
    <w:p w14:paraId="66070370" w14:textId="77777777" w:rsidR="00A408CF" w:rsidRPr="00A408CF" w:rsidRDefault="00A408CF" w:rsidP="00A408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IEEE Standard for Software Requirements Specifications (IEEE Std 830-1998).</w:t>
      </w:r>
    </w:p>
    <w:p w14:paraId="361BDDCB" w14:textId="77777777" w:rsidR="00A408CF" w:rsidRPr="00A408CF" w:rsidRDefault="00A408CF" w:rsidP="00A408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ISO/IEC/IEEE 16326:2019 Guidelines for Life Cycle Processes – Project Management.</w:t>
      </w:r>
    </w:p>
    <w:p w14:paraId="6618831E" w14:textId="77777777" w:rsidR="00A408CF" w:rsidRPr="00A408CF" w:rsidRDefault="00A408CF" w:rsidP="00A408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Department of Computer Science Project Guidelines, [University/Department internal documentation].</w:t>
      </w:r>
    </w:p>
    <w:p w14:paraId="556B15F3" w14:textId="77777777" w:rsidR="00A408CF" w:rsidRPr="00A408CF" w:rsidRDefault="00A408CF" w:rsidP="00A408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Web resources on best practices for version control and project management systems (e.g., Git documentation, Agile project management literature).</w:t>
      </w:r>
    </w:p>
    <w:p w14:paraId="0835F561" w14:textId="07B4103A" w:rsidR="00A408CF" w:rsidRPr="00A408CF" w:rsidDel="00912154" w:rsidRDefault="00A408CF" w:rsidP="00912154">
      <w:pPr>
        <w:spacing w:before="100" w:beforeAutospacing="1" w:after="100" w:afterAutospacing="1" w:line="240" w:lineRule="auto"/>
        <w:ind w:left="720"/>
        <w:rPr>
          <w:del w:id="108" w:author="MUHAMMAD HAMAD" w:date="2025-03-26T13:50:00Z" w16du:dateUtc="2025-03-26T08:50:00Z"/>
          <w:rFonts w:ascii="Times New Roman" w:eastAsia="Times New Roman" w:hAnsi="Times New Roman" w:cs="Times New Roman"/>
          <w:sz w:val="24"/>
          <w:szCs w:val="24"/>
        </w:rPr>
        <w:pPrChange w:id="109" w:author="MUHAMMAD HAMAD" w:date="2025-03-26T13:50:00Z" w16du:dateUtc="2025-03-26T08:50:00Z">
          <w:pPr>
            <w:numPr>
              <w:numId w:val="4"/>
            </w:numPr>
            <w:tabs>
              <w:tab w:val="num" w:pos="720"/>
            </w:tabs>
            <w:spacing w:before="100" w:beforeAutospacing="1" w:after="100" w:afterAutospacing="1" w:line="240" w:lineRule="auto"/>
            <w:ind w:left="720" w:hanging="360"/>
          </w:pPr>
        </w:pPrChange>
      </w:pPr>
      <w:del w:id="110" w:author="MUHAMMAD HAMAD" w:date="2025-03-26T13:50:00Z" w16du:dateUtc="2025-03-26T08:50:00Z">
        <w:r w:rsidRPr="00A408CF" w:rsidDel="00912154">
          <w:rPr>
            <w:rFonts w:ascii="Times New Roman" w:eastAsia="Times New Roman" w:hAnsi="Times New Roman" w:cs="Times New Roman"/>
            <w:sz w:val="24"/>
            <w:szCs w:val="24"/>
          </w:rPr>
          <w:delText>[Add any additional references relevant to the project]</w:delText>
        </w:r>
      </w:del>
    </w:p>
    <w:p w14:paraId="19134582" w14:textId="77777777" w:rsidR="00A408CF" w:rsidRPr="00912154" w:rsidRDefault="00A408CF">
      <w:pPr>
        <w:pStyle w:val="ListParagraph"/>
        <w:numPr>
          <w:ilvl w:val="0"/>
          <w:numId w:val="4"/>
        </w:numPr>
        <w:spacing w:before="100" w:beforeAutospacing="1" w:after="100" w:afterAutospacing="1" w:line="240" w:lineRule="auto"/>
        <w:outlineLvl w:val="1"/>
        <w:rPr>
          <w:rStyle w:val="Heading1Char"/>
          <w:rPrChange w:id="111" w:author="MUHAMMAD HAMAD" w:date="2025-03-26T13:50:00Z" w16du:dateUtc="2025-03-26T08:50:00Z">
            <w:rPr/>
          </w:rPrChange>
        </w:rPr>
        <w:pPrChange w:id="112" w:author="Tayyab Mehboob" w:date="2025-03-26T13:11:00Z" w16du:dateUtc="2025-03-26T08:11:00Z">
          <w:pPr>
            <w:spacing w:before="100" w:beforeAutospacing="1" w:after="100" w:afterAutospacing="1" w:line="240" w:lineRule="auto"/>
            <w:outlineLvl w:val="1"/>
          </w:pPr>
        </w:pPrChange>
      </w:pPr>
      <w:bookmarkStart w:id="113" w:name="_Toc193890182"/>
      <w:del w:id="114" w:author="Tayyab Mehboob" w:date="2025-03-26T13:11:00Z" w16du:dateUtc="2025-03-26T08:11:00Z">
        <w:r w:rsidRPr="00A408CF" w:rsidDel="00A408CF">
          <w:rPr>
            <w:rFonts w:ascii="Times New Roman" w:eastAsia="Times New Roman" w:hAnsi="Times New Roman" w:cs="Times New Roman"/>
            <w:b/>
            <w:bCs/>
            <w:sz w:val="36"/>
            <w:szCs w:val="36"/>
            <w:rPrChange w:id="115" w:author="Tayyab Mehboob" w:date="2025-03-26T13:11:00Z" w16du:dateUtc="2025-03-26T08:11:00Z">
              <w:rPr/>
            </w:rPrChange>
          </w:rPr>
          <w:delText>5.5</w:delText>
        </w:r>
      </w:del>
      <w:r w:rsidRPr="00A408CF">
        <w:rPr>
          <w:rFonts w:ascii="Times New Roman" w:eastAsia="Times New Roman" w:hAnsi="Times New Roman" w:cs="Times New Roman"/>
          <w:b/>
          <w:bCs/>
          <w:sz w:val="36"/>
          <w:szCs w:val="36"/>
          <w:rPrChange w:id="116" w:author="Tayyab Mehboob" w:date="2025-03-26T13:11:00Z" w16du:dateUtc="2025-03-26T08:11:00Z">
            <w:rPr/>
          </w:rPrChange>
        </w:rPr>
        <w:t xml:space="preserve"> </w:t>
      </w:r>
      <w:r w:rsidRPr="00912154">
        <w:rPr>
          <w:rStyle w:val="Heading1Char"/>
          <w:rPrChange w:id="117" w:author="MUHAMMAD HAMAD" w:date="2025-03-26T13:50:00Z" w16du:dateUtc="2025-03-26T08:50:00Z">
            <w:rPr/>
          </w:rPrChange>
        </w:rPr>
        <w:t>Overview</w:t>
      </w:r>
      <w:bookmarkEnd w:id="113"/>
    </w:p>
    <w:p w14:paraId="135E59B5" w14:textId="77777777" w:rsidR="00A408CF" w:rsidRPr="00A408CF" w:rsidRDefault="00A408CF" w:rsidP="00A408CF">
      <w:p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 xml:space="preserve">This document is organized to provide a comprehensive understanding of the </w:t>
      </w:r>
      <w:proofErr w:type="spellStart"/>
      <w:r w:rsidRPr="00A408CF">
        <w:rPr>
          <w:rFonts w:ascii="Times New Roman" w:eastAsia="Times New Roman" w:hAnsi="Times New Roman" w:cs="Times New Roman"/>
          <w:sz w:val="24"/>
          <w:szCs w:val="24"/>
        </w:rPr>
        <w:t>ProjectConnect</w:t>
      </w:r>
      <w:proofErr w:type="spellEnd"/>
      <w:r w:rsidRPr="00A408CF">
        <w:rPr>
          <w:rFonts w:ascii="Times New Roman" w:eastAsia="Times New Roman" w:hAnsi="Times New Roman" w:cs="Times New Roman"/>
          <w:sz w:val="24"/>
          <w:szCs w:val="24"/>
        </w:rPr>
        <w:t xml:space="preserve"> system. The SRS is divided into several main sections:</w:t>
      </w:r>
    </w:p>
    <w:p w14:paraId="25A42130" w14:textId="77777777" w:rsidR="00A408CF" w:rsidRPr="00A408CF" w:rsidRDefault="00A408CF" w:rsidP="00A408C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Introduction:</w:t>
      </w:r>
      <w:r w:rsidRPr="00A408CF">
        <w:rPr>
          <w:rFonts w:ascii="Times New Roman" w:eastAsia="Times New Roman" w:hAnsi="Times New Roman" w:cs="Times New Roman"/>
          <w:sz w:val="24"/>
          <w:szCs w:val="24"/>
        </w:rPr>
        <w:t xml:space="preserve"> Describes the purpose, scope, definitions, references, and an overview of the SRS.</w:t>
      </w:r>
    </w:p>
    <w:p w14:paraId="2499FD44" w14:textId="77777777" w:rsidR="00A408CF" w:rsidRPr="00A408CF" w:rsidRDefault="00A408CF" w:rsidP="00A408C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Overall Description:</w:t>
      </w:r>
      <w:r w:rsidRPr="00A408CF">
        <w:rPr>
          <w:rFonts w:ascii="Times New Roman" w:eastAsia="Times New Roman" w:hAnsi="Times New Roman" w:cs="Times New Roman"/>
          <w:sz w:val="24"/>
          <w:szCs w:val="24"/>
        </w:rPr>
        <w:t xml:space="preserve"> Provides details on the product perspective, functionality, user characteristics, constraints, and assumptions.</w:t>
      </w:r>
    </w:p>
    <w:p w14:paraId="4295D07A" w14:textId="77777777" w:rsidR="00A408CF" w:rsidRPr="00A408CF" w:rsidRDefault="00A408CF" w:rsidP="00A408C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Specific Requirements:</w:t>
      </w:r>
      <w:r w:rsidRPr="00A408CF">
        <w:rPr>
          <w:rFonts w:ascii="Times New Roman" w:eastAsia="Times New Roman" w:hAnsi="Times New Roman" w:cs="Times New Roman"/>
          <w:sz w:val="24"/>
          <w:szCs w:val="24"/>
        </w:rPr>
        <w:t xml:space="preserve"> Outlines in detail the functional requirements (use cases) and non-functional requirements, including system functions and performance criteria.</w:t>
      </w:r>
    </w:p>
    <w:p w14:paraId="086BA9B2" w14:textId="77777777" w:rsidR="00A408CF" w:rsidRPr="00A408CF" w:rsidRDefault="00A408CF" w:rsidP="00A408C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Appendices:</w:t>
      </w:r>
      <w:r w:rsidRPr="00A408CF">
        <w:rPr>
          <w:rFonts w:ascii="Times New Roman" w:eastAsia="Times New Roman" w:hAnsi="Times New Roman" w:cs="Times New Roman"/>
          <w:sz w:val="24"/>
          <w:szCs w:val="24"/>
        </w:rPr>
        <w:t xml:space="preserve"> Includes supporting documentation such as the data dictionary, domain diagrams, system sequence diagrams, and use case diagrams.</w:t>
      </w:r>
    </w:p>
    <w:p w14:paraId="2559CF2F" w14:textId="77777777" w:rsidR="00A408CF" w:rsidRPr="00A408CF" w:rsidRDefault="00A408CF" w:rsidP="00A408CF">
      <w:pPr>
        <w:spacing w:before="100" w:beforeAutospacing="1" w:after="100" w:afterAutospacing="1" w:line="240" w:lineRule="auto"/>
        <w:outlineLvl w:val="0"/>
        <w:rPr>
          <w:rFonts w:ascii="Times New Roman" w:eastAsia="Times New Roman" w:hAnsi="Times New Roman" w:cs="Times New Roman"/>
          <w:b/>
          <w:bCs/>
          <w:kern w:val="36"/>
          <w:sz w:val="40"/>
          <w:szCs w:val="40"/>
          <w:rPrChange w:id="118" w:author="Tayyab Mehboob" w:date="2025-03-26T13:11:00Z" w16du:dateUtc="2025-03-26T08:11:00Z">
            <w:rPr>
              <w:rFonts w:ascii="Times New Roman" w:eastAsia="Times New Roman" w:hAnsi="Times New Roman" w:cs="Times New Roman"/>
              <w:b/>
              <w:bCs/>
              <w:kern w:val="36"/>
              <w:sz w:val="48"/>
              <w:szCs w:val="48"/>
            </w:rPr>
          </w:rPrChange>
        </w:rPr>
      </w:pPr>
      <w:bookmarkStart w:id="119" w:name="_Toc193890183"/>
      <w:del w:id="120" w:author="Tayyab Mehboob" w:date="2025-03-26T13:11:00Z" w16du:dateUtc="2025-03-26T08:11:00Z">
        <w:r w:rsidRPr="00A408CF" w:rsidDel="00A408CF">
          <w:rPr>
            <w:rFonts w:ascii="Times New Roman" w:eastAsia="Times New Roman" w:hAnsi="Times New Roman" w:cs="Times New Roman"/>
            <w:b/>
            <w:bCs/>
            <w:kern w:val="36"/>
            <w:sz w:val="40"/>
            <w:szCs w:val="40"/>
            <w:rPrChange w:id="121" w:author="Tayyab Mehboob" w:date="2025-03-26T13:11:00Z" w16du:dateUtc="2025-03-26T08:11:00Z">
              <w:rPr>
                <w:rFonts w:ascii="Times New Roman" w:eastAsia="Times New Roman" w:hAnsi="Times New Roman" w:cs="Times New Roman"/>
                <w:b/>
                <w:bCs/>
                <w:kern w:val="36"/>
                <w:sz w:val="48"/>
                <w:szCs w:val="48"/>
              </w:rPr>
            </w:rPrChange>
          </w:rPr>
          <w:delText xml:space="preserve">6. </w:delText>
        </w:r>
      </w:del>
      <w:r w:rsidRPr="00912154">
        <w:rPr>
          <w:rStyle w:val="Heading1Char"/>
          <w:rPrChange w:id="122" w:author="MUHAMMAD HAMAD" w:date="2025-03-26T13:50:00Z" w16du:dateUtc="2025-03-26T08:50:00Z">
            <w:rPr>
              <w:rFonts w:ascii="Times New Roman" w:eastAsia="Times New Roman" w:hAnsi="Times New Roman" w:cs="Times New Roman"/>
              <w:b/>
              <w:bCs/>
              <w:kern w:val="36"/>
              <w:sz w:val="48"/>
              <w:szCs w:val="48"/>
            </w:rPr>
          </w:rPrChange>
        </w:rPr>
        <w:t>Overall Description</w:t>
      </w:r>
      <w:bookmarkEnd w:id="119"/>
    </w:p>
    <w:p w14:paraId="016DF66D" w14:textId="20D0B101" w:rsidR="00A408CF" w:rsidRPr="00912154" w:rsidRDefault="00A408CF">
      <w:pPr>
        <w:pStyle w:val="ListParagraph"/>
        <w:numPr>
          <w:ilvl w:val="0"/>
          <w:numId w:val="28"/>
        </w:numPr>
        <w:spacing w:before="100" w:beforeAutospacing="1" w:after="100" w:afterAutospacing="1" w:line="240" w:lineRule="auto"/>
        <w:outlineLvl w:val="1"/>
        <w:rPr>
          <w:rStyle w:val="Heading2Char"/>
          <w:rPrChange w:id="123" w:author="MUHAMMAD HAMAD" w:date="2025-03-26T13:50:00Z" w16du:dateUtc="2025-03-26T08:50:00Z">
            <w:rPr/>
          </w:rPrChange>
        </w:rPr>
        <w:pPrChange w:id="124" w:author="Tayyab Mehboob" w:date="2025-03-26T13:12:00Z" w16du:dateUtc="2025-03-26T08:12:00Z">
          <w:pPr>
            <w:spacing w:before="100" w:beforeAutospacing="1" w:after="100" w:afterAutospacing="1" w:line="240" w:lineRule="auto"/>
            <w:outlineLvl w:val="1"/>
          </w:pPr>
        </w:pPrChange>
      </w:pPr>
      <w:bookmarkStart w:id="125" w:name="_Toc193890184"/>
      <w:del w:id="126" w:author="Tayyab Mehboob" w:date="2025-03-26T13:12:00Z" w16du:dateUtc="2025-03-26T08:12:00Z">
        <w:r w:rsidRPr="00A408CF" w:rsidDel="00A408CF">
          <w:rPr>
            <w:rFonts w:ascii="Times New Roman" w:eastAsia="Times New Roman" w:hAnsi="Times New Roman" w:cs="Times New Roman"/>
            <w:b/>
            <w:bCs/>
            <w:sz w:val="36"/>
            <w:szCs w:val="36"/>
            <w:rPrChange w:id="127" w:author="Tayyab Mehboob" w:date="2025-03-26T13:12:00Z" w16du:dateUtc="2025-03-26T08:12:00Z">
              <w:rPr/>
            </w:rPrChange>
          </w:rPr>
          <w:delText>6.1</w:delText>
        </w:r>
      </w:del>
      <w:r w:rsidRPr="00A408CF">
        <w:rPr>
          <w:rFonts w:ascii="Times New Roman" w:eastAsia="Times New Roman" w:hAnsi="Times New Roman" w:cs="Times New Roman"/>
          <w:b/>
          <w:bCs/>
          <w:sz w:val="36"/>
          <w:szCs w:val="36"/>
          <w:rPrChange w:id="128" w:author="Tayyab Mehboob" w:date="2025-03-26T13:12:00Z" w16du:dateUtc="2025-03-26T08:12:00Z">
            <w:rPr/>
          </w:rPrChange>
        </w:rPr>
        <w:t xml:space="preserve"> </w:t>
      </w:r>
      <w:r w:rsidRPr="00912154">
        <w:rPr>
          <w:rStyle w:val="Heading2Char"/>
          <w:rPrChange w:id="129" w:author="MUHAMMAD HAMAD" w:date="2025-03-26T13:50:00Z" w16du:dateUtc="2025-03-26T08:50:00Z">
            <w:rPr/>
          </w:rPrChange>
        </w:rPr>
        <w:t>Product Perspective</w:t>
      </w:r>
      <w:bookmarkEnd w:id="125"/>
    </w:p>
    <w:p w14:paraId="7293577C" w14:textId="0680D9FA" w:rsidR="00A408CF" w:rsidRPr="00A408CF" w:rsidRDefault="00A408CF" w:rsidP="00A408CF">
      <w:pPr>
        <w:spacing w:before="100" w:beforeAutospacing="1" w:after="100" w:afterAutospacing="1" w:line="240" w:lineRule="auto"/>
        <w:rPr>
          <w:rFonts w:ascii="Times New Roman" w:eastAsia="Times New Roman" w:hAnsi="Times New Roman" w:cs="Times New Roman"/>
          <w:sz w:val="24"/>
          <w:szCs w:val="24"/>
        </w:rPr>
      </w:pPr>
      <w:del w:id="130" w:author="Tayyab Mehboob" w:date="2025-03-26T13:11:00Z" w16du:dateUtc="2025-03-26T08:11:00Z">
        <w:r w:rsidRPr="00A408CF" w:rsidDel="00A408CF">
          <w:rPr>
            <w:rFonts w:ascii="Times New Roman" w:eastAsia="Times New Roman" w:hAnsi="Times New Roman" w:cs="Times New Roman"/>
            <w:sz w:val="24"/>
            <w:szCs w:val="24"/>
          </w:rPr>
          <w:delText xml:space="preserve">ProjectConnect </w:delText>
        </w:r>
      </w:del>
      <w:ins w:id="131" w:author="Tayyab Mehboob" w:date="2025-03-26T13:11:00Z" w16du:dateUtc="2025-03-26T08:11:00Z">
        <w:r>
          <w:rPr>
            <w:rFonts w:ascii="Times New Roman" w:eastAsia="Times New Roman" w:hAnsi="Times New Roman" w:cs="Times New Roman"/>
            <w:sz w:val="24"/>
            <w:szCs w:val="24"/>
          </w:rPr>
          <w:t xml:space="preserve">Project management </w:t>
        </w:r>
      </w:ins>
      <w:ins w:id="132" w:author="Tayyab Mehboob" w:date="2025-03-26T13:12:00Z" w16du:dateUtc="2025-03-26T08:12:00Z">
        <w:r>
          <w:rPr>
            <w:rFonts w:ascii="Times New Roman" w:eastAsia="Times New Roman" w:hAnsi="Times New Roman" w:cs="Times New Roman"/>
            <w:sz w:val="24"/>
            <w:szCs w:val="24"/>
          </w:rPr>
          <w:t>system</w:t>
        </w:r>
      </w:ins>
      <w:ins w:id="133" w:author="Tayyab Mehboob" w:date="2025-03-26T13:11:00Z" w16du:dateUtc="2025-03-26T08:11:00Z">
        <w:r w:rsidRPr="00A408CF">
          <w:rPr>
            <w:rFonts w:ascii="Times New Roman" w:eastAsia="Times New Roman" w:hAnsi="Times New Roman" w:cs="Times New Roman"/>
            <w:sz w:val="24"/>
            <w:szCs w:val="24"/>
          </w:rPr>
          <w:t xml:space="preserve"> </w:t>
        </w:r>
      </w:ins>
      <w:r w:rsidRPr="00A408CF">
        <w:rPr>
          <w:rFonts w:ascii="Times New Roman" w:eastAsia="Times New Roman" w:hAnsi="Times New Roman" w:cs="Times New Roman"/>
          <w:sz w:val="24"/>
          <w:szCs w:val="24"/>
        </w:rPr>
        <w:t xml:space="preserve">is a standalone web-based project management system developed to meet the communication and management needs of final semester projects in the Department of Computer Science. Unlike generic project management tools, </w:t>
      </w:r>
      <w:del w:id="134" w:author="Tayyab Mehboob" w:date="2025-03-26T13:12:00Z" w16du:dateUtc="2025-03-26T08:12:00Z">
        <w:r w:rsidRPr="00A408CF" w:rsidDel="00A408CF">
          <w:rPr>
            <w:rFonts w:ascii="Times New Roman" w:eastAsia="Times New Roman" w:hAnsi="Times New Roman" w:cs="Times New Roman"/>
            <w:sz w:val="24"/>
            <w:szCs w:val="24"/>
          </w:rPr>
          <w:delText xml:space="preserve">ProjectConnect </w:delText>
        </w:r>
      </w:del>
      <w:ins w:id="135" w:author="Tayyab Mehboob" w:date="2025-03-26T13:12:00Z" w16du:dateUtc="2025-03-26T08:12:00Z">
        <w:r>
          <w:rPr>
            <w:rFonts w:ascii="Times New Roman" w:eastAsia="Times New Roman" w:hAnsi="Times New Roman" w:cs="Times New Roman"/>
            <w:sz w:val="24"/>
            <w:szCs w:val="24"/>
          </w:rPr>
          <w:t>Project management system</w:t>
        </w:r>
        <w:r w:rsidRPr="00A408CF">
          <w:rPr>
            <w:rFonts w:ascii="Times New Roman" w:eastAsia="Times New Roman" w:hAnsi="Times New Roman" w:cs="Times New Roman"/>
            <w:sz w:val="24"/>
            <w:szCs w:val="24"/>
          </w:rPr>
          <w:t xml:space="preserve"> </w:t>
        </w:r>
      </w:ins>
      <w:r w:rsidRPr="00A408CF">
        <w:rPr>
          <w:rFonts w:ascii="Times New Roman" w:eastAsia="Times New Roman" w:hAnsi="Times New Roman" w:cs="Times New Roman"/>
          <w:sz w:val="24"/>
          <w:szCs w:val="24"/>
        </w:rPr>
        <w:t>is tailored specifically to the academic environment by facilitating direct communication between students and supervisors, enabling project registration, and supporting iterative work product submissions. The system integrates seamlessly with existing university authentication services and follows standard web application architecture with a dedicated backend server and a responsive user interface.</w:t>
      </w:r>
    </w:p>
    <w:p w14:paraId="1990307A" w14:textId="35DA7DAD" w:rsidR="00A408CF" w:rsidRPr="00A408CF" w:rsidDel="00912154" w:rsidRDefault="00A408CF" w:rsidP="00A408CF">
      <w:pPr>
        <w:spacing w:before="100" w:beforeAutospacing="1" w:after="100" w:afterAutospacing="1" w:line="240" w:lineRule="auto"/>
        <w:rPr>
          <w:del w:id="136" w:author="MUHAMMAD HAMAD" w:date="2025-03-26T13:50:00Z" w16du:dateUtc="2025-03-26T08:50:00Z"/>
          <w:rFonts w:ascii="Times New Roman" w:eastAsia="Times New Roman" w:hAnsi="Times New Roman" w:cs="Times New Roman"/>
          <w:sz w:val="24"/>
          <w:szCs w:val="24"/>
        </w:rPr>
      </w:pPr>
      <w:del w:id="137" w:author="MUHAMMAD HAMAD" w:date="2025-03-26T13:50:00Z" w16du:dateUtc="2025-03-26T08:50:00Z">
        <w:r w:rsidRPr="00A408CF" w:rsidDel="00912154">
          <w:rPr>
            <w:rFonts w:ascii="Times New Roman" w:eastAsia="Times New Roman" w:hAnsi="Times New Roman" w:cs="Times New Roman"/>
            <w:i/>
            <w:iCs/>
            <w:sz w:val="24"/>
            <w:szCs w:val="24"/>
          </w:rPr>
          <w:delText>[add relevant pic: System Architecture Diagram]</w:delText>
        </w:r>
      </w:del>
    </w:p>
    <w:p w14:paraId="4BA08413" w14:textId="77777777" w:rsidR="00A408CF" w:rsidRPr="00912154" w:rsidRDefault="00A408CF">
      <w:pPr>
        <w:pStyle w:val="ListParagraph"/>
        <w:numPr>
          <w:ilvl w:val="0"/>
          <w:numId w:val="28"/>
        </w:numPr>
        <w:spacing w:before="100" w:beforeAutospacing="1" w:after="100" w:afterAutospacing="1" w:line="240" w:lineRule="auto"/>
        <w:outlineLvl w:val="1"/>
        <w:rPr>
          <w:rStyle w:val="Heading2Char"/>
          <w:rPrChange w:id="138" w:author="MUHAMMAD HAMAD" w:date="2025-03-26T13:50:00Z" w16du:dateUtc="2025-03-26T08:50:00Z">
            <w:rPr/>
          </w:rPrChange>
        </w:rPr>
        <w:pPrChange w:id="139" w:author="Tayyab Mehboob" w:date="2025-03-26T13:12:00Z" w16du:dateUtc="2025-03-26T08:12:00Z">
          <w:pPr>
            <w:spacing w:before="100" w:beforeAutospacing="1" w:after="100" w:afterAutospacing="1" w:line="240" w:lineRule="auto"/>
            <w:outlineLvl w:val="1"/>
          </w:pPr>
        </w:pPrChange>
      </w:pPr>
      <w:bookmarkStart w:id="140" w:name="_Toc193890185"/>
      <w:del w:id="141" w:author="Tayyab Mehboob" w:date="2025-03-26T13:12:00Z" w16du:dateUtc="2025-03-26T08:12:00Z">
        <w:r w:rsidRPr="00A408CF" w:rsidDel="00A408CF">
          <w:rPr>
            <w:rFonts w:ascii="Times New Roman" w:eastAsia="Times New Roman" w:hAnsi="Times New Roman" w:cs="Times New Roman"/>
            <w:b/>
            <w:bCs/>
            <w:sz w:val="32"/>
            <w:szCs w:val="32"/>
            <w:rPrChange w:id="142" w:author="Tayyab Mehboob" w:date="2025-03-26T13:12:00Z" w16du:dateUtc="2025-03-26T08:12:00Z">
              <w:rPr/>
            </w:rPrChange>
          </w:rPr>
          <w:delText>6.2</w:delText>
        </w:r>
      </w:del>
      <w:r w:rsidRPr="00A408CF">
        <w:rPr>
          <w:rFonts w:ascii="Times New Roman" w:eastAsia="Times New Roman" w:hAnsi="Times New Roman" w:cs="Times New Roman"/>
          <w:b/>
          <w:bCs/>
          <w:sz w:val="32"/>
          <w:szCs w:val="32"/>
          <w:rPrChange w:id="143" w:author="Tayyab Mehboob" w:date="2025-03-26T13:12:00Z" w16du:dateUtc="2025-03-26T08:12:00Z">
            <w:rPr/>
          </w:rPrChange>
        </w:rPr>
        <w:t xml:space="preserve"> </w:t>
      </w:r>
      <w:r w:rsidRPr="00912154">
        <w:rPr>
          <w:rStyle w:val="Heading2Char"/>
          <w:rPrChange w:id="144" w:author="MUHAMMAD HAMAD" w:date="2025-03-26T13:50:00Z" w16du:dateUtc="2025-03-26T08:50:00Z">
            <w:rPr/>
          </w:rPrChange>
        </w:rPr>
        <w:t>Product Functions</w:t>
      </w:r>
      <w:bookmarkEnd w:id="140"/>
    </w:p>
    <w:p w14:paraId="67F798E1" w14:textId="0E54463E" w:rsidR="00A408CF" w:rsidRPr="00A408CF" w:rsidRDefault="00A408CF" w:rsidP="00A408CF">
      <w:pPr>
        <w:spacing w:before="100" w:beforeAutospacing="1" w:after="100" w:afterAutospacing="1" w:line="240" w:lineRule="auto"/>
        <w:rPr>
          <w:rFonts w:ascii="Times New Roman" w:eastAsia="Times New Roman" w:hAnsi="Times New Roman" w:cs="Times New Roman"/>
          <w:sz w:val="24"/>
          <w:szCs w:val="24"/>
        </w:rPr>
      </w:pPr>
      <w:del w:id="145" w:author="Tayyab Mehboob" w:date="2025-03-26T13:12:00Z" w16du:dateUtc="2025-03-26T08:12:00Z">
        <w:r w:rsidRPr="00A408CF" w:rsidDel="00A408CF">
          <w:rPr>
            <w:rFonts w:ascii="Times New Roman" w:eastAsia="Times New Roman" w:hAnsi="Times New Roman" w:cs="Times New Roman"/>
            <w:sz w:val="24"/>
            <w:szCs w:val="24"/>
          </w:rPr>
          <w:lastRenderedPageBreak/>
          <w:delText xml:space="preserve">ProjectConnect </w:delText>
        </w:r>
      </w:del>
      <w:ins w:id="146" w:author="Tayyab Mehboob" w:date="2025-03-26T13:12:00Z" w16du:dateUtc="2025-03-26T08:12:00Z">
        <w:r>
          <w:rPr>
            <w:rFonts w:ascii="Times New Roman" w:eastAsia="Times New Roman" w:hAnsi="Times New Roman" w:cs="Times New Roman"/>
            <w:sz w:val="24"/>
            <w:szCs w:val="24"/>
          </w:rPr>
          <w:t>Project management system</w:t>
        </w:r>
        <w:r w:rsidRPr="00A408CF">
          <w:rPr>
            <w:rFonts w:ascii="Times New Roman" w:eastAsia="Times New Roman" w:hAnsi="Times New Roman" w:cs="Times New Roman"/>
            <w:sz w:val="24"/>
            <w:szCs w:val="24"/>
          </w:rPr>
          <w:t xml:space="preserve"> </w:t>
        </w:r>
      </w:ins>
      <w:r w:rsidRPr="00A408CF">
        <w:rPr>
          <w:rFonts w:ascii="Times New Roman" w:eastAsia="Times New Roman" w:hAnsi="Times New Roman" w:cs="Times New Roman"/>
          <w:sz w:val="24"/>
          <w:szCs w:val="24"/>
        </w:rPr>
        <w:t>includes the following key functionalities:</w:t>
      </w:r>
    </w:p>
    <w:p w14:paraId="20B0D09F" w14:textId="77777777" w:rsidR="00A408CF" w:rsidRPr="00A408CF" w:rsidRDefault="00A408CF" w:rsidP="00A408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Student and Supervisor Registration:</w:t>
      </w:r>
      <w:r w:rsidRPr="00A408CF">
        <w:rPr>
          <w:rFonts w:ascii="Times New Roman" w:eastAsia="Times New Roman" w:hAnsi="Times New Roman" w:cs="Times New Roman"/>
          <w:sz w:val="24"/>
          <w:szCs w:val="24"/>
        </w:rPr>
        <w:br/>
        <w:t xml:space="preserve">The system allows new </w:t>
      </w:r>
      <w:proofErr w:type="gramStart"/>
      <w:r w:rsidRPr="00A408CF">
        <w:rPr>
          <w:rFonts w:ascii="Times New Roman" w:eastAsia="Times New Roman" w:hAnsi="Times New Roman" w:cs="Times New Roman"/>
          <w:sz w:val="24"/>
          <w:szCs w:val="24"/>
        </w:rPr>
        <w:t>users—</w:t>
      </w:r>
      <w:proofErr w:type="gramEnd"/>
      <w:r w:rsidRPr="00A408CF">
        <w:rPr>
          <w:rFonts w:ascii="Times New Roman" w:eastAsia="Times New Roman" w:hAnsi="Times New Roman" w:cs="Times New Roman"/>
          <w:sz w:val="24"/>
          <w:szCs w:val="24"/>
        </w:rPr>
        <w:t>both students and supervisors—to register. It manages user profiles and authentication, ensuring that only authorized users can access project data.</w:t>
      </w:r>
    </w:p>
    <w:p w14:paraId="3A403848" w14:textId="77777777" w:rsidR="00A408CF" w:rsidRPr="00A408CF" w:rsidRDefault="00A408CF" w:rsidP="00A408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Project Registration and Tracking:</w:t>
      </w:r>
      <w:r w:rsidRPr="00A408CF">
        <w:rPr>
          <w:rFonts w:ascii="Times New Roman" w:eastAsia="Times New Roman" w:hAnsi="Times New Roman" w:cs="Times New Roman"/>
          <w:sz w:val="24"/>
          <w:szCs w:val="24"/>
        </w:rPr>
        <w:br/>
        <w:t>Students can register their projects by submitting detailed project proposals, while supervisors can be assigned to each project. The system maintains a central repository for all project registrations and tracks project status over the semester.</w:t>
      </w:r>
    </w:p>
    <w:p w14:paraId="4CBBF7CD" w14:textId="77777777" w:rsidR="00A408CF" w:rsidRPr="00A408CF" w:rsidRDefault="00A408CF" w:rsidP="00A408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Uploading Multiple Versions of Work Products:</w:t>
      </w:r>
      <w:r w:rsidRPr="00A408CF">
        <w:rPr>
          <w:rFonts w:ascii="Times New Roman" w:eastAsia="Times New Roman" w:hAnsi="Times New Roman" w:cs="Times New Roman"/>
          <w:sz w:val="24"/>
          <w:szCs w:val="24"/>
        </w:rPr>
        <w:br/>
        <w:t>Students can submit work products related to their projects, with support for uploading multiple versions. This feature ensures that supervisors can review progress, compare revisions, and assess improvements over time.</w:t>
      </w:r>
    </w:p>
    <w:p w14:paraId="621E3E8D" w14:textId="77777777" w:rsidR="00A408CF" w:rsidRPr="00A408CF" w:rsidRDefault="00A408CF" w:rsidP="00A408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Feedback Submission and Review:</w:t>
      </w:r>
      <w:r w:rsidRPr="00A408CF">
        <w:rPr>
          <w:rFonts w:ascii="Times New Roman" w:eastAsia="Times New Roman" w:hAnsi="Times New Roman" w:cs="Times New Roman"/>
          <w:sz w:val="24"/>
          <w:szCs w:val="24"/>
        </w:rPr>
        <w:br/>
        <w:t>Supervisors can provide detailed feedback on each submitted work product. The system supports both textual and, if necessary, file-based feedback to guide students in improving their deliverables.</w:t>
      </w:r>
    </w:p>
    <w:p w14:paraId="3D528136" w14:textId="77777777" w:rsidR="00A408CF" w:rsidRPr="00912154" w:rsidRDefault="00A408CF">
      <w:pPr>
        <w:pStyle w:val="ListParagraph"/>
        <w:numPr>
          <w:ilvl w:val="0"/>
          <w:numId w:val="6"/>
        </w:numPr>
        <w:spacing w:before="100" w:beforeAutospacing="1" w:after="100" w:afterAutospacing="1" w:line="240" w:lineRule="auto"/>
        <w:outlineLvl w:val="1"/>
        <w:rPr>
          <w:rStyle w:val="Heading2Char"/>
          <w:rPrChange w:id="147" w:author="MUHAMMAD HAMAD" w:date="2025-03-26T13:51:00Z" w16du:dateUtc="2025-03-26T08:51:00Z">
            <w:rPr>
              <w:rFonts w:ascii="Times New Roman" w:eastAsia="Times New Roman" w:hAnsi="Times New Roman" w:cs="Times New Roman"/>
              <w:b/>
              <w:bCs/>
              <w:sz w:val="36"/>
              <w:szCs w:val="36"/>
            </w:rPr>
          </w:rPrChange>
        </w:rPr>
        <w:pPrChange w:id="148" w:author="Tayyab Mehboob" w:date="2025-03-26T13:13:00Z" w16du:dateUtc="2025-03-26T08:13:00Z">
          <w:pPr>
            <w:spacing w:before="100" w:beforeAutospacing="1" w:after="100" w:afterAutospacing="1" w:line="240" w:lineRule="auto"/>
            <w:outlineLvl w:val="1"/>
          </w:pPr>
        </w:pPrChange>
      </w:pPr>
      <w:bookmarkStart w:id="149" w:name="_Toc193890186"/>
      <w:del w:id="150" w:author="Tayyab Mehboob" w:date="2025-03-26T13:13:00Z" w16du:dateUtc="2025-03-26T08:13:00Z">
        <w:r w:rsidRPr="00A408CF" w:rsidDel="00A408CF">
          <w:rPr>
            <w:rFonts w:ascii="Times New Roman" w:eastAsia="Times New Roman" w:hAnsi="Times New Roman" w:cs="Times New Roman"/>
            <w:b/>
            <w:bCs/>
            <w:sz w:val="32"/>
            <w:szCs w:val="32"/>
            <w:rPrChange w:id="151" w:author="Tayyab Mehboob" w:date="2025-03-26T13:13:00Z" w16du:dateUtc="2025-03-26T08:13:00Z">
              <w:rPr>
                <w:rFonts w:ascii="Times New Roman" w:eastAsia="Times New Roman" w:hAnsi="Times New Roman" w:cs="Times New Roman"/>
                <w:b/>
                <w:bCs/>
                <w:sz w:val="36"/>
                <w:szCs w:val="36"/>
              </w:rPr>
            </w:rPrChange>
          </w:rPr>
          <w:delText>6</w:delText>
        </w:r>
      </w:del>
      <w:del w:id="152" w:author="Tayyab Mehboob" w:date="2025-03-26T13:12:00Z" w16du:dateUtc="2025-03-26T08:12:00Z">
        <w:r w:rsidRPr="00A408CF" w:rsidDel="00A408CF">
          <w:rPr>
            <w:rFonts w:ascii="Times New Roman" w:eastAsia="Times New Roman" w:hAnsi="Times New Roman" w:cs="Times New Roman"/>
            <w:b/>
            <w:bCs/>
            <w:sz w:val="32"/>
            <w:szCs w:val="32"/>
            <w:rPrChange w:id="153" w:author="Tayyab Mehboob" w:date="2025-03-26T13:13:00Z" w16du:dateUtc="2025-03-26T08:13:00Z">
              <w:rPr>
                <w:rFonts w:ascii="Times New Roman" w:eastAsia="Times New Roman" w:hAnsi="Times New Roman" w:cs="Times New Roman"/>
                <w:b/>
                <w:bCs/>
                <w:sz w:val="36"/>
                <w:szCs w:val="36"/>
              </w:rPr>
            </w:rPrChange>
          </w:rPr>
          <w:delText>.</w:delText>
        </w:r>
        <w:r w:rsidRPr="00912154" w:rsidDel="00A408CF">
          <w:rPr>
            <w:rStyle w:val="Heading2Char"/>
            <w:rPrChange w:id="154" w:author="MUHAMMAD HAMAD" w:date="2025-03-26T13:51:00Z" w16du:dateUtc="2025-03-26T08:51:00Z">
              <w:rPr>
                <w:rFonts w:ascii="Times New Roman" w:eastAsia="Times New Roman" w:hAnsi="Times New Roman" w:cs="Times New Roman"/>
                <w:b/>
                <w:bCs/>
                <w:sz w:val="36"/>
                <w:szCs w:val="36"/>
              </w:rPr>
            </w:rPrChange>
          </w:rPr>
          <w:delText>3</w:delText>
        </w:r>
      </w:del>
      <w:r w:rsidRPr="00912154">
        <w:rPr>
          <w:rStyle w:val="Heading2Char"/>
          <w:rPrChange w:id="155" w:author="MUHAMMAD HAMAD" w:date="2025-03-26T13:51:00Z" w16du:dateUtc="2025-03-26T08:51:00Z">
            <w:rPr>
              <w:rFonts w:ascii="Times New Roman" w:eastAsia="Times New Roman" w:hAnsi="Times New Roman" w:cs="Times New Roman"/>
              <w:b/>
              <w:bCs/>
              <w:sz w:val="36"/>
              <w:szCs w:val="36"/>
            </w:rPr>
          </w:rPrChange>
        </w:rPr>
        <w:t xml:space="preserve"> User Characteristics</w:t>
      </w:r>
      <w:bookmarkEnd w:id="149"/>
    </w:p>
    <w:p w14:paraId="2133D43A" w14:textId="77777777" w:rsidR="00A408CF" w:rsidRPr="00A408CF" w:rsidRDefault="00A408CF" w:rsidP="00A408C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Students:</w:t>
      </w:r>
      <w:r w:rsidRPr="00A408CF">
        <w:rPr>
          <w:rFonts w:ascii="Times New Roman" w:eastAsia="Times New Roman" w:hAnsi="Times New Roman" w:cs="Times New Roman"/>
          <w:sz w:val="24"/>
          <w:szCs w:val="24"/>
        </w:rPr>
        <w:br/>
        <w:t>Final semester students are expected to have basic computer skills and familiarity with standard web applications. They require an intuitive interface for project registration, work product submission, and receiving feedback.</w:t>
      </w:r>
    </w:p>
    <w:p w14:paraId="5C618637" w14:textId="77777777" w:rsidR="00A408CF" w:rsidRPr="00A408CF" w:rsidRDefault="00A408CF" w:rsidP="00A408C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Supervisors:</w:t>
      </w:r>
      <w:r w:rsidRPr="00A408CF">
        <w:rPr>
          <w:rFonts w:ascii="Times New Roman" w:eastAsia="Times New Roman" w:hAnsi="Times New Roman" w:cs="Times New Roman"/>
          <w:sz w:val="24"/>
          <w:szCs w:val="24"/>
        </w:rPr>
        <w:br/>
        <w:t>Faculty members or project advisors who may have varying degrees of technical expertise. They need tools to view project submissions, provide feedback, and monitor progress easily.</w:t>
      </w:r>
    </w:p>
    <w:p w14:paraId="2466E152" w14:textId="77777777" w:rsidR="00A408CF" w:rsidRPr="00A408CF" w:rsidDel="00912154" w:rsidRDefault="00A408CF" w:rsidP="00A408CF">
      <w:pPr>
        <w:numPr>
          <w:ilvl w:val="0"/>
          <w:numId w:val="7"/>
        </w:numPr>
        <w:spacing w:before="100" w:beforeAutospacing="1" w:after="100" w:afterAutospacing="1" w:line="240" w:lineRule="auto"/>
        <w:rPr>
          <w:del w:id="156" w:author="MUHAMMAD HAMAD" w:date="2025-03-26T13:51:00Z" w16du:dateUtc="2025-03-26T08:51:00Z"/>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System Administrators:</w:t>
      </w:r>
      <w:r w:rsidRPr="00A408CF">
        <w:rPr>
          <w:rFonts w:ascii="Times New Roman" w:eastAsia="Times New Roman" w:hAnsi="Times New Roman" w:cs="Times New Roman"/>
          <w:sz w:val="24"/>
          <w:szCs w:val="24"/>
        </w:rPr>
        <w:br/>
        <w:t>IT personnel responsible for maintaining the system’s operation, security, and data integrity. They require administrative interfaces for user management, system monitoring, and backups.</w:t>
      </w:r>
    </w:p>
    <w:p w14:paraId="19DECB80" w14:textId="3E6152CF" w:rsidR="00A408CF" w:rsidRPr="00912154" w:rsidRDefault="00A408CF" w:rsidP="00912154">
      <w:pPr>
        <w:pStyle w:val="Heading2"/>
        <w:rPr>
          <w:rFonts w:eastAsia="Times New Roman"/>
          <w:rPrChange w:id="157" w:author="MUHAMMAD HAMAD" w:date="2025-03-26T13:51:00Z" w16du:dateUtc="2025-03-26T08:51:00Z">
            <w:rPr>
              <w:rFonts w:ascii="Times New Roman" w:eastAsia="Times New Roman" w:hAnsi="Times New Roman" w:cs="Times New Roman"/>
              <w:b/>
              <w:bCs/>
              <w:sz w:val="36"/>
              <w:szCs w:val="36"/>
            </w:rPr>
          </w:rPrChange>
        </w:rPr>
        <w:pPrChange w:id="158" w:author="MUHAMMAD HAMAD" w:date="2025-03-26T13:51:00Z" w16du:dateUtc="2025-03-26T08:51:00Z">
          <w:pPr>
            <w:spacing w:before="100" w:beforeAutospacing="1" w:after="100" w:afterAutospacing="1" w:line="240" w:lineRule="auto"/>
            <w:outlineLvl w:val="1"/>
          </w:pPr>
        </w:pPrChange>
      </w:pPr>
      <w:bookmarkStart w:id="159" w:name="_Toc193890187"/>
      <w:del w:id="160" w:author="Tayyab Mehboob" w:date="2025-03-26T13:13:00Z" w16du:dateUtc="2025-03-26T08:13:00Z">
        <w:r w:rsidRPr="00912154" w:rsidDel="00A408CF">
          <w:rPr>
            <w:rFonts w:eastAsia="Times New Roman"/>
            <w:rPrChange w:id="161" w:author="MUHAMMAD HAMAD" w:date="2025-03-26T13:51:00Z" w16du:dateUtc="2025-03-26T08:51:00Z">
              <w:rPr>
                <w:rFonts w:ascii="Times New Roman" w:eastAsia="Times New Roman" w:hAnsi="Times New Roman" w:cs="Times New Roman"/>
                <w:b/>
                <w:bCs/>
                <w:sz w:val="36"/>
                <w:szCs w:val="36"/>
              </w:rPr>
            </w:rPrChange>
          </w:rPr>
          <w:delText>6</w:delText>
        </w:r>
      </w:del>
      <w:ins w:id="162" w:author="MUHAMMAD HAMAD" w:date="2025-03-26T13:51:00Z" w16du:dateUtc="2025-03-26T08:51:00Z">
        <w:r w:rsidR="00912154">
          <w:rPr>
            <w:rFonts w:eastAsia="Times New Roman"/>
          </w:rPr>
          <w:tab/>
        </w:r>
      </w:ins>
      <w:del w:id="163" w:author="Tayyab Mehboob" w:date="2025-03-26T13:13:00Z" w16du:dateUtc="2025-03-26T08:13:00Z">
        <w:r w:rsidRPr="00912154" w:rsidDel="00A408CF">
          <w:rPr>
            <w:rFonts w:eastAsia="Times New Roman"/>
            <w:rPrChange w:id="164" w:author="MUHAMMAD HAMAD" w:date="2025-03-26T13:51:00Z" w16du:dateUtc="2025-03-26T08:51:00Z">
              <w:rPr>
                <w:rFonts w:ascii="Times New Roman" w:eastAsia="Times New Roman" w:hAnsi="Times New Roman" w:cs="Times New Roman"/>
                <w:b/>
                <w:bCs/>
                <w:sz w:val="36"/>
                <w:szCs w:val="36"/>
              </w:rPr>
            </w:rPrChange>
          </w:rPr>
          <w:delText>.4</w:delText>
        </w:r>
      </w:del>
      <w:r w:rsidRPr="00912154">
        <w:rPr>
          <w:rFonts w:eastAsia="Times New Roman"/>
          <w:rPrChange w:id="165" w:author="MUHAMMAD HAMAD" w:date="2025-03-26T13:51:00Z" w16du:dateUtc="2025-03-26T08:51:00Z">
            <w:rPr>
              <w:rFonts w:ascii="Times New Roman" w:eastAsia="Times New Roman" w:hAnsi="Times New Roman" w:cs="Times New Roman"/>
              <w:b/>
              <w:bCs/>
              <w:sz w:val="36"/>
              <w:szCs w:val="36"/>
            </w:rPr>
          </w:rPrChange>
        </w:rPr>
        <w:t xml:space="preserve"> Constraints</w:t>
      </w:r>
      <w:bookmarkEnd w:id="159"/>
    </w:p>
    <w:p w14:paraId="1331B6A2" w14:textId="77777777" w:rsidR="00A408CF" w:rsidRPr="00A408CF" w:rsidRDefault="00A408CF" w:rsidP="00A408C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Time Constraints:</w:t>
      </w:r>
      <w:r w:rsidRPr="00A408CF">
        <w:rPr>
          <w:rFonts w:ascii="Times New Roman" w:eastAsia="Times New Roman" w:hAnsi="Times New Roman" w:cs="Times New Roman"/>
          <w:sz w:val="24"/>
          <w:szCs w:val="24"/>
        </w:rPr>
        <w:br/>
        <w:t xml:space="preserve">The development and deployment of </w:t>
      </w:r>
      <w:proofErr w:type="spellStart"/>
      <w:r w:rsidRPr="00A408CF">
        <w:rPr>
          <w:rFonts w:ascii="Times New Roman" w:eastAsia="Times New Roman" w:hAnsi="Times New Roman" w:cs="Times New Roman"/>
          <w:sz w:val="24"/>
          <w:szCs w:val="24"/>
        </w:rPr>
        <w:t>ProjectConnect</w:t>
      </w:r>
      <w:proofErr w:type="spellEnd"/>
      <w:r w:rsidRPr="00A408CF">
        <w:rPr>
          <w:rFonts w:ascii="Times New Roman" w:eastAsia="Times New Roman" w:hAnsi="Times New Roman" w:cs="Times New Roman"/>
          <w:sz w:val="24"/>
          <w:szCs w:val="24"/>
        </w:rPr>
        <w:t xml:space="preserve"> must be completed within the academic semester timeframe, typically 14–16 weeks.</w:t>
      </w:r>
    </w:p>
    <w:p w14:paraId="7538231D" w14:textId="77777777" w:rsidR="00A408CF" w:rsidRPr="00A408CF" w:rsidRDefault="00A408CF" w:rsidP="00A408C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Technology Constraints:</w:t>
      </w:r>
      <w:r w:rsidRPr="00A408CF">
        <w:rPr>
          <w:rFonts w:ascii="Times New Roman" w:eastAsia="Times New Roman" w:hAnsi="Times New Roman" w:cs="Times New Roman"/>
          <w:sz w:val="24"/>
          <w:szCs w:val="24"/>
        </w:rPr>
        <w:br/>
        <w:t>The system will be developed using standard web technologies (e.g., HTML, CSS, JavaScript, and a server-side language such as Java or Python). Integration with existing university systems may impose additional technical requirements.</w:t>
      </w:r>
    </w:p>
    <w:p w14:paraId="05A80D92" w14:textId="77777777" w:rsidR="00A408CF" w:rsidRPr="00A408CF" w:rsidRDefault="00A408CF" w:rsidP="00A408C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User Access and Security:</w:t>
      </w:r>
      <w:r w:rsidRPr="00A408CF">
        <w:rPr>
          <w:rFonts w:ascii="Times New Roman" w:eastAsia="Times New Roman" w:hAnsi="Times New Roman" w:cs="Times New Roman"/>
          <w:sz w:val="24"/>
          <w:szCs w:val="24"/>
        </w:rPr>
        <w:br/>
        <w:t>The application must comply with university data privacy policies and protect sensitive information, including student records and project details.</w:t>
      </w:r>
    </w:p>
    <w:p w14:paraId="1B1D3B3C" w14:textId="77777777" w:rsidR="00A408CF" w:rsidRPr="00A408CF" w:rsidRDefault="00A408CF" w:rsidP="00A408C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Performance Requirements:</w:t>
      </w:r>
      <w:r w:rsidRPr="00A408CF">
        <w:rPr>
          <w:rFonts w:ascii="Times New Roman" w:eastAsia="Times New Roman" w:hAnsi="Times New Roman" w:cs="Times New Roman"/>
          <w:sz w:val="24"/>
          <w:szCs w:val="24"/>
        </w:rPr>
        <w:br/>
        <w:t xml:space="preserve">The system is required to provide real-time updates </w:t>
      </w:r>
      <w:proofErr w:type="gramStart"/>
      <w:r w:rsidRPr="00A408CF">
        <w:rPr>
          <w:rFonts w:ascii="Times New Roman" w:eastAsia="Times New Roman" w:hAnsi="Times New Roman" w:cs="Times New Roman"/>
          <w:sz w:val="24"/>
          <w:szCs w:val="24"/>
        </w:rPr>
        <w:t>for work</w:t>
      </w:r>
      <w:proofErr w:type="gramEnd"/>
      <w:r w:rsidRPr="00A408CF">
        <w:rPr>
          <w:rFonts w:ascii="Times New Roman" w:eastAsia="Times New Roman" w:hAnsi="Times New Roman" w:cs="Times New Roman"/>
          <w:sz w:val="24"/>
          <w:szCs w:val="24"/>
        </w:rPr>
        <w:t xml:space="preserve"> product submissions and feedback. It should respond within two seconds for most user actions to ensure a smooth user experience.</w:t>
      </w:r>
    </w:p>
    <w:p w14:paraId="4B76322E" w14:textId="77777777" w:rsidR="00A408CF" w:rsidRPr="00A408CF" w:rsidRDefault="00A408CF">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b/>
          <w:bCs/>
          <w:sz w:val="32"/>
          <w:szCs w:val="32"/>
          <w:rPrChange w:id="166" w:author="Tayyab Mehboob" w:date="2025-03-26T13:13:00Z" w16du:dateUtc="2025-03-26T08:13:00Z">
            <w:rPr>
              <w:rFonts w:ascii="Times New Roman" w:eastAsia="Times New Roman" w:hAnsi="Times New Roman" w:cs="Times New Roman"/>
              <w:b/>
              <w:bCs/>
              <w:sz w:val="36"/>
              <w:szCs w:val="36"/>
            </w:rPr>
          </w:rPrChange>
        </w:rPr>
        <w:pPrChange w:id="167" w:author="Tayyab Mehboob" w:date="2025-03-26T13:13:00Z" w16du:dateUtc="2025-03-26T08:13:00Z">
          <w:pPr>
            <w:spacing w:before="100" w:beforeAutospacing="1" w:after="100" w:afterAutospacing="1" w:line="240" w:lineRule="auto"/>
            <w:outlineLvl w:val="1"/>
          </w:pPr>
        </w:pPrChange>
      </w:pPr>
      <w:bookmarkStart w:id="168" w:name="_Toc193890188"/>
      <w:del w:id="169" w:author="Tayyab Mehboob" w:date="2025-03-26T13:13:00Z" w16du:dateUtc="2025-03-26T08:13:00Z">
        <w:r w:rsidRPr="00A408CF" w:rsidDel="00A408CF">
          <w:rPr>
            <w:rFonts w:ascii="Times New Roman" w:eastAsia="Times New Roman" w:hAnsi="Times New Roman" w:cs="Times New Roman"/>
            <w:b/>
            <w:bCs/>
            <w:sz w:val="32"/>
            <w:szCs w:val="32"/>
            <w:rPrChange w:id="170" w:author="Tayyab Mehboob" w:date="2025-03-26T13:13:00Z" w16du:dateUtc="2025-03-26T08:13:00Z">
              <w:rPr>
                <w:rFonts w:ascii="Times New Roman" w:eastAsia="Times New Roman" w:hAnsi="Times New Roman" w:cs="Times New Roman"/>
                <w:b/>
                <w:bCs/>
                <w:sz w:val="36"/>
                <w:szCs w:val="36"/>
              </w:rPr>
            </w:rPrChange>
          </w:rPr>
          <w:delText>6.5</w:delText>
        </w:r>
      </w:del>
      <w:r w:rsidRPr="00A408CF">
        <w:rPr>
          <w:rFonts w:ascii="Times New Roman" w:eastAsia="Times New Roman" w:hAnsi="Times New Roman" w:cs="Times New Roman"/>
          <w:b/>
          <w:bCs/>
          <w:sz w:val="32"/>
          <w:szCs w:val="32"/>
          <w:rPrChange w:id="171" w:author="Tayyab Mehboob" w:date="2025-03-26T13:13:00Z" w16du:dateUtc="2025-03-26T08:13:00Z">
            <w:rPr>
              <w:rFonts w:ascii="Times New Roman" w:eastAsia="Times New Roman" w:hAnsi="Times New Roman" w:cs="Times New Roman"/>
              <w:b/>
              <w:bCs/>
              <w:sz w:val="36"/>
              <w:szCs w:val="36"/>
            </w:rPr>
          </w:rPrChange>
        </w:rPr>
        <w:t xml:space="preserve"> </w:t>
      </w:r>
      <w:r w:rsidRPr="00912154">
        <w:rPr>
          <w:rStyle w:val="Heading3Char"/>
          <w:rPrChange w:id="172" w:author="MUHAMMAD HAMAD" w:date="2025-03-26T13:51:00Z" w16du:dateUtc="2025-03-26T08:51:00Z">
            <w:rPr>
              <w:rFonts w:ascii="Times New Roman" w:eastAsia="Times New Roman" w:hAnsi="Times New Roman" w:cs="Times New Roman"/>
              <w:b/>
              <w:bCs/>
              <w:sz w:val="36"/>
              <w:szCs w:val="36"/>
            </w:rPr>
          </w:rPrChange>
        </w:rPr>
        <w:t>Assumptions and Dependencies</w:t>
      </w:r>
      <w:bookmarkEnd w:id="168"/>
    </w:p>
    <w:p w14:paraId="106FF032" w14:textId="77777777" w:rsidR="00A408CF" w:rsidRPr="00A408CF" w:rsidRDefault="00A408CF" w:rsidP="00A408C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Internet Connectivity:</w:t>
      </w:r>
      <w:r w:rsidRPr="00A408CF">
        <w:rPr>
          <w:rFonts w:ascii="Times New Roman" w:eastAsia="Times New Roman" w:hAnsi="Times New Roman" w:cs="Times New Roman"/>
          <w:sz w:val="24"/>
          <w:szCs w:val="24"/>
        </w:rPr>
        <w:br/>
        <w:t>Users are assumed to have reliable internet access when using the system.</w:t>
      </w:r>
    </w:p>
    <w:p w14:paraId="315E6DB4" w14:textId="77777777" w:rsidR="00A408CF" w:rsidRPr="00A408CF" w:rsidRDefault="00A408CF" w:rsidP="00A408C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University Authentication Services:</w:t>
      </w:r>
      <w:r w:rsidRPr="00A408CF">
        <w:rPr>
          <w:rFonts w:ascii="Times New Roman" w:eastAsia="Times New Roman" w:hAnsi="Times New Roman" w:cs="Times New Roman"/>
          <w:sz w:val="24"/>
          <w:szCs w:val="24"/>
        </w:rPr>
        <w:br/>
        <w:t>It is assumed that the system will integrate with the university’s authentication mechanisms to verify user identities.</w:t>
      </w:r>
    </w:p>
    <w:p w14:paraId="0EA36D6F" w14:textId="77777777" w:rsidR="00A408CF" w:rsidRPr="00A408CF" w:rsidRDefault="00A408CF" w:rsidP="00A408C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Third-Party Libraries and Tools:</w:t>
      </w:r>
      <w:r w:rsidRPr="00A408CF">
        <w:rPr>
          <w:rFonts w:ascii="Times New Roman" w:eastAsia="Times New Roman" w:hAnsi="Times New Roman" w:cs="Times New Roman"/>
          <w:sz w:val="24"/>
          <w:szCs w:val="24"/>
        </w:rPr>
        <w:br/>
        <w:t>The system may depend on established libraries for version control, file uploads, and messaging. It is assumed that these components are reliable and well-documented.</w:t>
      </w:r>
    </w:p>
    <w:p w14:paraId="2EA9E30A" w14:textId="77777777" w:rsidR="00A408CF" w:rsidRPr="00A408CF" w:rsidRDefault="00A408CF" w:rsidP="00A408C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lastRenderedPageBreak/>
        <w:t>User Competency:</w:t>
      </w:r>
      <w:r w:rsidRPr="00A408CF">
        <w:rPr>
          <w:rFonts w:ascii="Times New Roman" w:eastAsia="Times New Roman" w:hAnsi="Times New Roman" w:cs="Times New Roman"/>
          <w:sz w:val="24"/>
          <w:szCs w:val="24"/>
        </w:rPr>
        <w:br/>
        <w:t>Both students and supervisors are expected to have a minimum level of digital literacy to operate the system without extensive training.</w:t>
      </w:r>
    </w:p>
    <w:p w14:paraId="4677B473" w14:textId="77777777" w:rsidR="00A408CF" w:rsidRPr="00A408CF" w:rsidRDefault="00A408CF" w:rsidP="00A408C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System Maintenance:</w:t>
      </w:r>
      <w:r w:rsidRPr="00A408CF">
        <w:rPr>
          <w:rFonts w:ascii="Times New Roman" w:eastAsia="Times New Roman" w:hAnsi="Times New Roman" w:cs="Times New Roman"/>
          <w:sz w:val="24"/>
          <w:szCs w:val="24"/>
        </w:rPr>
        <w:br/>
        <w:t>Regular maintenance, including backups and updates, is assumed to be scheduled during off-peak hours to minimize disruption.</w:t>
      </w:r>
    </w:p>
    <w:p w14:paraId="795273FE" w14:textId="0B0CB148" w:rsidR="00A408CF" w:rsidRPr="00A408CF" w:rsidRDefault="00000000" w:rsidP="00A408CF">
      <w:pPr>
        <w:spacing w:after="0" w:line="240" w:lineRule="auto"/>
        <w:rPr>
          <w:rFonts w:ascii="Times New Roman" w:eastAsia="Times New Roman" w:hAnsi="Times New Roman" w:cs="Times New Roman"/>
          <w:sz w:val="24"/>
          <w:szCs w:val="24"/>
        </w:rPr>
      </w:pPr>
      <w:del w:id="173" w:author="MUHAMMAD HAMAD" w:date="2025-03-26T13:52:00Z" w16du:dateUtc="2025-03-26T08:52:00Z">
        <w:r w:rsidDel="00912154">
          <w:rPr>
            <w:rFonts w:ascii="Times New Roman" w:eastAsia="Times New Roman" w:hAnsi="Times New Roman" w:cs="Times New Roman"/>
            <w:sz w:val="24"/>
            <w:szCs w:val="24"/>
          </w:rPr>
          <w:pict w14:anchorId="083629DC">
            <v:rect id="_x0000_i1025" style="width:0;height:1.5pt" o:hralign="center" o:hrstd="t" o:hr="t" fillcolor="#a0a0a0" stroked="f"/>
          </w:pict>
        </w:r>
      </w:del>
    </w:p>
    <w:p w14:paraId="6B38DDC4" w14:textId="77777777" w:rsidR="00A408CF" w:rsidRPr="00912154" w:rsidDel="00DA6DAD" w:rsidRDefault="00A408CF" w:rsidP="00A408CF">
      <w:pPr>
        <w:spacing w:before="100" w:beforeAutospacing="1" w:after="100" w:afterAutospacing="1" w:line="240" w:lineRule="auto"/>
        <w:outlineLvl w:val="0"/>
        <w:rPr>
          <w:del w:id="174" w:author="Tayyab Mehboob" w:date="2025-03-26T13:14:00Z" w16du:dateUtc="2025-03-26T08:14:00Z"/>
          <w:rStyle w:val="Heading1Char"/>
          <w:rPrChange w:id="175" w:author="MUHAMMAD HAMAD" w:date="2025-03-26T13:52:00Z" w16du:dateUtc="2025-03-26T08:52:00Z">
            <w:rPr>
              <w:del w:id="176" w:author="Tayyab Mehboob" w:date="2025-03-26T13:14:00Z" w16du:dateUtc="2025-03-26T08:14:00Z"/>
              <w:rFonts w:ascii="Times New Roman" w:eastAsia="Times New Roman" w:hAnsi="Times New Roman" w:cs="Times New Roman"/>
              <w:b/>
              <w:bCs/>
              <w:kern w:val="36"/>
              <w:sz w:val="48"/>
              <w:szCs w:val="48"/>
            </w:rPr>
          </w:rPrChange>
        </w:rPr>
      </w:pPr>
      <w:bookmarkStart w:id="177" w:name="_Toc193890189"/>
      <w:del w:id="178" w:author="Tayyab Mehboob" w:date="2025-03-26T13:13:00Z" w16du:dateUtc="2025-03-26T08:13:00Z">
        <w:r w:rsidRPr="00DA6DAD" w:rsidDel="00DA6DAD">
          <w:rPr>
            <w:rFonts w:ascii="Times New Roman" w:eastAsia="Times New Roman" w:hAnsi="Times New Roman" w:cs="Times New Roman"/>
            <w:b/>
            <w:bCs/>
            <w:kern w:val="36"/>
            <w:sz w:val="40"/>
            <w:szCs w:val="40"/>
            <w:rPrChange w:id="179" w:author="Tayyab Mehboob" w:date="2025-03-26T13:13:00Z" w16du:dateUtc="2025-03-26T08:13:00Z">
              <w:rPr>
                <w:rFonts w:ascii="Times New Roman" w:eastAsia="Times New Roman" w:hAnsi="Times New Roman" w:cs="Times New Roman"/>
                <w:b/>
                <w:bCs/>
                <w:kern w:val="36"/>
                <w:sz w:val="48"/>
                <w:szCs w:val="48"/>
              </w:rPr>
            </w:rPrChange>
          </w:rPr>
          <w:delText>7</w:delText>
        </w:r>
        <w:r w:rsidRPr="0053165F" w:rsidDel="00DA6DAD">
          <w:rPr>
            <w:rStyle w:val="Heading1Char"/>
            <w:rPrChange w:id="180" w:author="MUHAMMAD HAMAD" w:date="2025-03-26T13:59:00Z" w16du:dateUtc="2025-03-26T08:59:00Z">
              <w:rPr>
                <w:rFonts w:ascii="Times New Roman" w:eastAsia="Times New Roman" w:hAnsi="Times New Roman" w:cs="Times New Roman"/>
                <w:b/>
                <w:bCs/>
                <w:kern w:val="36"/>
                <w:sz w:val="48"/>
                <w:szCs w:val="48"/>
              </w:rPr>
            </w:rPrChange>
          </w:rPr>
          <w:delText xml:space="preserve">. </w:delText>
        </w:r>
      </w:del>
      <w:r w:rsidRPr="0053165F">
        <w:rPr>
          <w:rStyle w:val="Heading1Char"/>
          <w:rPrChange w:id="181" w:author="MUHAMMAD HAMAD" w:date="2025-03-26T13:59:00Z" w16du:dateUtc="2025-03-26T08:59:00Z">
            <w:rPr>
              <w:rFonts w:ascii="Times New Roman" w:eastAsia="Times New Roman" w:hAnsi="Times New Roman" w:cs="Times New Roman"/>
              <w:b/>
              <w:bCs/>
              <w:kern w:val="36"/>
              <w:sz w:val="48"/>
              <w:szCs w:val="48"/>
            </w:rPr>
          </w:rPrChange>
        </w:rPr>
        <w:t>Specific Requirements</w:t>
      </w:r>
      <w:bookmarkEnd w:id="177"/>
    </w:p>
    <w:p w14:paraId="7FA0AA33" w14:textId="77777777" w:rsidR="00A408CF" w:rsidRPr="0053165F" w:rsidRDefault="00A408CF">
      <w:pPr>
        <w:pStyle w:val="ListParagraph"/>
        <w:numPr>
          <w:ilvl w:val="0"/>
          <w:numId w:val="29"/>
        </w:numPr>
        <w:spacing w:before="100" w:beforeAutospacing="1" w:after="100" w:afterAutospacing="1" w:line="240" w:lineRule="auto"/>
        <w:outlineLvl w:val="0"/>
        <w:rPr>
          <w:rStyle w:val="Heading2Char"/>
          <w:rPrChange w:id="182" w:author="MUHAMMAD HAMAD" w:date="2025-03-26T13:59:00Z" w16du:dateUtc="2025-03-26T08:59:00Z">
            <w:rPr>
              <w:rFonts w:ascii="Times New Roman" w:eastAsia="Times New Roman" w:hAnsi="Times New Roman" w:cs="Times New Roman"/>
              <w:b/>
              <w:bCs/>
              <w:sz w:val="36"/>
              <w:szCs w:val="36"/>
            </w:rPr>
          </w:rPrChange>
        </w:rPr>
        <w:pPrChange w:id="183" w:author="Tayyab Mehboob" w:date="2025-03-26T13:14:00Z" w16du:dateUtc="2025-03-26T08:14:00Z">
          <w:pPr>
            <w:spacing w:before="100" w:beforeAutospacing="1" w:after="100" w:afterAutospacing="1" w:line="240" w:lineRule="auto"/>
            <w:outlineLvl w:val="1"/>
          </w:pPr>
        </w:pPrChange>
      </w:pPr>
      <w:bookmarkStart w:id="184" w:name="_Toc193890190"/>
      <w:del w:id="185" w:author="Tayyab Mehboob" w:date="2025-03-26T13:14:00Z" w16du:dateUtc="2025-03-26T08:14:00Z">
        <w:r w:rsidRPr="00DA6DAD" w:rsidDel="00DA6DAD">
          <w:rPr>
            <w:rFonts w:ascii="Times New Roman" w:eastAsia="Times New Roman" w:hAnsi="Times New Roman" w:cs="Times New Roman"/>
            <w:b/>
            <w:bCs/>
            <w:sz w:val="32"/>
            <w:szCs w:val="32"/>
            <w:rPrChange w:id="186" w:author="Tayyab Mehboob" w:date="2025-03-26T13:14:00Z" w16du:dateUtc="2025-03-26T08:14:00Z">
              <w:rPr>
                <w:rFonts w:ascii="Times New Roman" w:eastAsia="Times New Roman" w:hAnsi="Times New Roman" w:cs="Times New Roman"/>
                <w:b/>
                <w:bCs/>
                <w:sz w:val="36"/>
                <w:szCs w:val="36"/>
              </w:rPr>
            </w:rPrChange>
          </w:rPr>
          <w:delText>7.</w:delText>
        </w:r>
        <w:r w:rsidRPr="0053165F" w:rsidDel="00DA6DAD">
          <w:rPr>
            <w:rStyle w:val="Heading2Char"/>
            <w:rPrChange w:id="187" w:author="MUHAMMAD HAMAD" w:date="2025-03-26T13:59:00Z" w16du:dateUtc="2025-03-26T08:59:00Z">
              <w:rPr>
                <w:rFonts w:ascii="Times New Roman" w:eastAsia="Times New Roman" w:hAnsi="Times New Roman" w:cs="Times New Roman"/>
                <w:b/>
                <w:bCs/>
                <w:sz w:val="36"/>
                <w:szCs w:val="36"/>
              </w:rPr>
            </w:rPrChange>
          </w:rPr>
          <w:delText>1</w:delText>
        </w:r>
      </w:del>
      <w:r w:rsidRPr="0053165F">
        <w:rPr>
          <w:rStyle w:val="Heading2Char"/>
          <w:rPrChange w:id="188" w:author="MUHAMMAD HAMAD" w:date="2025-03-26T13:59:00Z" w16du:dateUtc="2025-03-26T08:59:00Z">
            <w:rPr>
              <w:rFonts w:ascii="Times New Roman" w:eastAsia="Times New Roman" w:hAnsi="Times New Roman" w:cs="Times New Roman"/>
              <w:b/>
              <w:bCs/>
              <w:sz w:val="36"/>
              <w:szCs w:val="36"/>
            </w:rPr>
          </w:rPrChange>
        </w:rPr>
        <w:t xml:space="preserve"> Functional Requirements (Use Cases)</w:t>
      </w:r>
      <w:bookmarkEnd w:id="184"/>
    </w:p>
    <w:p w14:paraId="64D47397" w14:textId="77777777" w:rsidR="00912154" w:rsidRPr="00912154" w:rsidRDefault="00912154" w:rsidP="0053165F">
      <w:pPr>
        <w:pStyle w:val="Heading3"/>
        <w:rPr>
          <w:ins w:id="189" w:author="MUHAMMAD HAMAD" w:date="2025-03-26T13:46:00Z" w16du:dateUtc="2025-03-26T08:46:00Z"/>
          <w:rFonts w:eastAsia="Times New Roman"/>
        </w:rPr>
        <w:pPrChange w:id="190" w:author="MUHAMMAD HAMAD" w:date="2025-03-26T13:57:00Z" w16du:dateUtc="2025-03-26T08:57:00Z">
          <w:pPr>
            <w:pStyle w:val="ListParagraph"/>
            <w:numPr>
              <w:numId w:val="30"/>
            </w:numPr>
            <w:spacing w:before="100" w:beforeAutospacing="1" w:after="100" w:afterAutospacing="1" w:line="240" w:lineRule="auto"/>
            <w:ind w:hanging="360"/>
            <w:outlineLvl w:val="2"/>
          </w:pPr>
        </w:pPrChange>
      </w:pPr>
      <w:bookmarkStart w:id="191" w:name="_Toc193890191"/>
      <w:ins w:id="192" w:author="MUHAMMAD HAMAD" w:date="2025-03-26T13:46:00Z" w16du:dateUtc="2025-03-26T08:46:00Z">
        <w:r w:rsidRPr="00912154">
          <w:rPr>
            <w:rFonts w:eastAsia="Times New Roman"/>
          </w:rPr>
          <w:t>UC 1: Offer Projects and Assign Supervisors</w:t>
        </w:r>
        <w:bookmarkEnd w:id="191"/>
      </w:ins>
    </w:p>
    <w:p w14:paraId="456364C3" w14:textId="77777777" w:rsidR="00912154" w:rsidRPr="00912154" w:rsidRDefault="00912154" w:rsidP="0053165F">
      <w:pPr>
        <w:rPr>
          <w:ins w:id="193" w:author="MUHAMMAD HAMAD" w:date="2025-03-26T13:46:00Z" w16du:dateUtc="2025-03-26T08:46:00Z"/>
          <w:b/>
          <w:bCs/>
          <w:rPrChange w:id="194" w:author="MUHAMMAD HAMAD" w:date="2025-03-26T13:52:00Z" w16du:dateUtc="2025-03-26T08:52:00Z">
            <w:rPr>
              <w:ins w:id="195" w:author="MUHAMMAD HAMAD" w:date="2025-03-26T13:46:00Z" w16du:dateUtc="2025-03-26T08:46:00Z"/>
            </w:rPr>
          </w:rPrChange>
        </w:rPr>
        <w:pPrChange w:id="19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97" w:author="MUHAMMAD HAMAD" w:date="2025-03-26T13:46:00Z" w16du:dateUtc="2025-03-26T08:46:00Z">
        <w:r w:rsidRPr="00912154">
          <w:rPr>
            <w:b/>
            <w:bCs/>
            <w:rPrChange w:id="198" w:author="MUHAMMAD HAMAD" w:date="2025-03-26T13:52:00Z" w16du:dateUtc="2025-03-26T08:52:00Z">
              <w:rPr/>
            </w:rPrChange>
          </w:rPr>
          <w:t>Primary Actor:</w:t>
        </w:r>
      </w:ins>
    </w:p>
    <w:p w14:paraId="111D5ED1" w14:textId="77777777" w:rsidR="00912154" w:rsidRPr="00912154" w:rsidRDefault="00912154" w:rsidP="0053165F">
      <w:pPr>
        <w:rPr>
          <w:ins w:id="199" w:author="MUHAMMAD HAMAD" w:date="2025-03-26T13:46:00Z" w16du:dateUtc="2025-03-26T08:46:00Z"/>
        </w:rPr>
        <w:pPrChange w:id="20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01" w:author="MUHAMMAD HAMAD" w:date="2025-03-26T13:46:00Z" w16du:dateUtc="2025-03-26T08:46:00Z">
        <w:r w:rsidRPr="00912154">
          <w:t>Administration</w:t>
        </w:r>
      </w:ins>
    </w:p>
    <w:p w14:paraId="2ECB2077" w14:textId="77777777" w:rsidR="00912154" w:rsidRPr="00912154" w:rsidRDefault="00912154" w:rsidP="0053165F">
      <w:pPr>
        <w:rPr>
          <w:ins w:id="202" w:author="MUHAMMAD HAMAD" w:date="2025-03-26T13:46:00Z" w16du:dateUtc="2025-03-26T08:46:00Z"/>
        </w:rPr>
        <w:pPrChange w:id="20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31547B6" w14:textId="75E66590" w:rsidR="00912154" w:rsidRPr="00912154" w:rsidRDefault="00912154" w:rsidP="0053165F">
      <w:pPr>
        <w:rPr>
          <w:ins w:id="204" w:author="MUHAMMAD HAMAD" w:date="2025-03-26T13:46:00Z" w16du:dateUtc="2025-03-26T08:46:00Z"/>
          <w:rFonts w:eastAsia="Times New Roman" w:cstheme="majorBidi"/>
          <w:b/>
          <w:bCs/>
          <w:rPrChange w:id="205" w:author="MUHAMMAD HAMAD" w:date="2025-03-26T13:53:00Z" w16du:dateUtc="2025-03-26T08:53:00Z">
            <w:rPr>
              <w:ins w:id="206" w:author="MUHAMMAD HAMAD" w:date="2025-03-26T13:46:00Z" w16du:dateUtc="2025-03-26T08:46:00Z"/>
            </w:rPr>
          </w:rPrChange>
        </w:rPr>
        <w:pPrChange w:id="20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08" w:author="MUHAMMAD HAMAD" w:date="2025-03-26T13:46:00Z" w16du:dateUtc="2025-03-26T08:46:00Z">
        <w:r w:rsidRPr="00912154">
          <w:rPr>
            <w:b/>
            <w:bCs/>
            <w:rPrChange w:id="209" w:author="MUHAMMAD HAMAD" w:date="2025-03-26T13:53:00Z" w16du:dateUtc="2025-03-26T08:53:00Z">
              <w:rPr/>
            </w:rPrChange>
          </w:rPr>
          <w:t>Preconditions:</w:t>
        </w:r>
      </w:ins>
    </w:p>
    <w:p w14:paraId="326CCF02" w14:textId="77777777" w:rsidR="00912154" w:rsidRPr="00912154" w:rsidRDefault="00912154" w:rsidP="0053165F">
      <w:pPr>
        <w:rPr>
          <w:ins w:id="210" w:author="MUHAMMAD HAMAD" w:date="2025-03-26T13:46:00Z" w16du:dateUtc="2025-03-26T08:46:00Z"/>
        </w:rPr>
        <w:pPrChange w:id="21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12" w:author="MUHAMMAD HAMAD" w:date="2025-03-26T13:46:00Z" w16du:dateUtc="2025-03-26T08:46:00Z">
        <w:r w:rsidRPr="00912154">
          <w:t>The system is operational.</w:t>
        </w:r>
      </w:ins>
    </w:p>
    <w:p w14:paraId="134E5AEB" w14:textId="77777777" w:rsidR="00912154" w:rsidRPr="00912154" w:rsidRDefault="00912154" w:rsidP="0053165F">
      <w:pPr>
        <w:rPr>
          <w:ins w:id="213" w:author="MUHAMMAD HAMAD" w:date="2025-03-26T13:46:00Z" w16du:dateUtc="2025-03-26T08:46:00Z"/>
        </w:rPr>
        <w:pPrChange w:id="21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0029F05" w14:textId="77777777" w:rsidR="00912154" w:rsidRPr="00912154" w:rsidRDefault="00912154" w:rsidP="0053165F">
      <w:pPr>
        <w:rPr>
          <w:ins w:id="215" w:author="MUHAMMAD HAMAD" w:date="2025-03-26T13:46:00Z" w16du:dateUtc="2025-03-26T08:46:00Z"/>
        </w:rPr>
        <w:pPrChange w:id="21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17" w:author="MUHAMMAD HAMAD" w:date="2025-03-26T13:46:00Z" w16du:dateUtc="2025-03-26T08:46:00Z">
        <w:r w:rsidRPr="00912154">
          <w:t>The administrator is logged in.</w:t>
        </w:r>
      </w:ins>
    </w:p>
    <w:p w14:paraId="3F9B5EC1" w14:textId="77777777" w:rsidR="00912154" w:rsidRPr="00912154" w:rsidRDefault="00912154" w:rsidP="0053165F">
      <w:pPr>
        <w:rPr>
          <w:ins w:id="218" w:author="MUHAMMAD HAMAD" w:date="2025-03-26T13:46:00Z" w16du:dateUtc="2025-03-26T08:46:00Z"/>
        </w:rPr>
        <w:pPrChange w:id="21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68EE715" w14:textId="77777777" w:rsidR="00912154" w:rsidRPr="00912154" w:rsidRDefault="00912154" w:rsidP="0053165F">
      <w:pPr>
        <w:rPr>
          <w:ins w:id="220" w:author="MUHAMMAD HAMAD" w:date="2025-03-26T13:46:00Z" w16du:dateUtc="2025-03-26T08:46:00Z"/>
        </w:rPr>
        <w:pPrChange w:id="22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2" w:author="MUHAMMAD HAMAD" w:date="2025-03-26T13:46:00Z" w16du:dateUtc="2025-03-26T08:46:00Z">
        <w:r w:rsidRPr="00912154">
          <w:t>The supervisor has an account and is logged in.</w:t>
        </w:r>
      </w:ins>
    </w:p>
    <w:p w14:paraId="7343E9B7" w14:textId="77777777" w:rsidR="00912154" w:rsidRPr="00912154" w:rsidRDefault="00912154" w:rsidP="0053165F">
      <w:pPr>
        <w:rPr>
          <w:ins w:id="223" w:author="MUHAMMAD HAMAD" w:date="2025-03-26T13:46:00Z" w16du:dateUtc="2025-03-26T08:46:00Z"/>
        </w:rPr>
        <w:pPrChange w:id="22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F6A1090" w14:textId="77777777" w:rsidR="00912154" w:rsidRPr="00912154" w:rsidRDefault="00912154" w:rsidP="0053165F">
      <w:pPr>
        <w:rPr>
          <w:ins w:id="225" w:author="MUHAMMAD HAMAD" w:date="2025-03-26T13:46:00Z" w16du:dateUtc="2025-03-26T08:46:00Z"/>
          <w:b/>
          <w:bCs/>
          <w:rPrChange w:id="226" w:author="MUHAMMAD HAMAD" w:date="2025-03-26T13:54:00Z" w16du:dateUtc="2025-03-26T08:54:00Z">
            <w:rPr>
              <w:ins w:id="227" w:author="MUHAMMAD HAMAD" w:date="2025-03-26T13:46:00Z" w16du:dateUtc="2025-03-26T08:46:00Z"/>
            </w:rPr>
          </w:rPrChange>
        </w:rPr>
        <w:pPrChange w:id="22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9" w:author="MUHAMMAD HAMAD" w:date="2025-03-26T13:46:00Z" w16du:dateUtc="2025-03-26T08:46:00Z">
        <w:r w:rsidRPr="00912154">
          <w:rPr>
            <w:b/>
            <w:bCs/>
            <w:rPrChange w:id="230" w:author="MUHAMMAD HAMAD" w:date="2025-03-26T13:54:00Z" w16du:dateUtc="2025-03-26T08:54:00Z">
              <w:rPr/>
            </w:rPrChange>
          </w:rPr>
          <w:t>Main Success Scenario:</w:t>
        </w:r>
      </w:ins>
    </w:p>
    <w:p w14:paraId="730A1A2F" w14:textId="77777777" w:rsidR="00912154" w:rsidRPr="00912154" w:rsidRDefault="00912154" w:rsidP="0053165F">
      <w:pPr>
        <w:rPr>
          <w:ins w:id="231" w:author="MUHAMMAD HAMAD" w:date="2025-03-26T13:46:00Z" w16du:dateUtc="2025-03-26T08:46:00Z"/>
        </w:rPr>
        <w:pPrChange w:id="23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59B6DEA" w14:textId="77777777" w:rsidR="00912154" w:rsidRPr="00912154" w:rsidRDefault="00912154" w:rsidP="0053165F">
      <w:pPr>
        <w:rPr>
          <w:ins w:id="233" w:author="MUHAMMAD HAMAD" w:date="2025-03-26T13:46:00Z" w16du:dateUtc="2025-03-26T08:46:00Z"/>
        </w:rPr>
        <w:pPrChange w:id="23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35" w:author="MUHAMMAD HAMAD" w:date="2025-03-26T13:46:00Z" w16du:dateUtc="2025-03-26T08:46:00Z">
        <w:r w:rsidRPr="00912154">
          <w:t>The administrator enters the project details, including project title, project description, and other required fields.</w:t>
        </w:r>
      </w:ins>
    </w:p>
    <w:p w14:paraId="16D49921" w14:textId="77777777" w:rsidR="00912154" w:rsidRPr="00912154" w:rsidRDefault="00912154" w:rsidP="0053165F">
      <w:pPr>
        <w:rPr>
          <w:ins w:id="236" w:author="MUHAMMAD HAMAD" w:date="2025-03-26T13:46:00Z" w16du:dateUtc="2025-03-26T08:46:00Z"/>
        </w:rPr>
        <w:pPrChange w:id="23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50348C6" w14:textId="77777777" w:rsidR="00912154" w:rsidRPr="00912154" w:rsidRDefault="00912154" w:rsidP="0053165F">
      <w:pPr>
        <w:rPr>
          <w:ins w:id="238" w:author="MUHAMMAD HAMAD" w:date="2025-03-26T13:46:00Z" w16du:dateUtc="2025-03-26T08:46:00Z"/>
        </w:rPr>
        <w:pPrChange w:id="23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40" w:author="MUHAMMAD HAMAD" w:date="2025-03-26T13:46:00Z" w16du:dateUtc="2025-03-26T08:46:00Z">
        <w:r w:rsidRPr="00912154">
          <w:t>The administrator assigns a supervisor to the project from the available supervisor list.</w:t>
        </w:r>
      </w:ins>
    </w:p>
    <w:p w14:paraId="1A0BC034" w14:textId="77777777" w:rsidR="00912154" w:rsidRPr="00912154" w:rsidRDefault="00912154" w:rsidP="0053165F">
      <w:pPr>
        <w:rPr>
          <w:ins w:id="241" w:author="MUHAMMAD HAMAD" w:date="2025-03-26T13:46:00Z" w16du:dateUtc="2025-03-26T08:46:00Z"/>
        </w:rPr>
        <w:pPrChange w:id="24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FD95080" w14:textId="77777777" w:rsidR="00912154" w:rsidRPr="00912154" w:rsidRDefault="00912154" w:rsidP="0053165F">
      <w:pPr>
        <w:rPr>
          <w:ins w:id="243" w:author="MUHAMMAD HAMAD" w:date="2025-03-26T13:46:00Z" w16du:dateUtc="2025-03-26T08:46:00Z"/>
        </w:rPr>
        <w:pPrChange w:id="24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45" w:author="MUHAMMAD HAMAD" w:date="2025-03-26T13:46:00Z" w16du:dateUtc="2025-03-26T08:46:00Z">
        <w:r w:rsidRPr="00912154">
          <w:t>The system validates the project details.</w:t>
        </w:r>
      </w:ins>
    </w:p>
    <w:p w14:paraId="5EF20E86" w14:textId="77777777" w:rsidR="00912154" w:rsidRPr="00912154" w:rsidRDefault="00912154" w:rsidP="0053165F">
      <w:pPr>
        <w:rPr>
          <w:ins w:id="246" w:author="MUHAMMAD HAMAD" w:date="2025-03-26T13:46:00Z" w16du:dateUtc="2025-03-26T08:46:00Z"/>
        </w:rPr>
        <w:pPrChange w:id="24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7240439" w14:textId="77777777" w:rsidR="00912154" w:rsidRPr="00912154" w:rsidRDefault="00912154" w:rsidP="0053165F">
      <w:pPr>
        <w:rPr>
          <w:ins w:id="248" w:author="MUHAMMAD HAMAD" w:date="2025-03-26T13:46:00Z" w16du:dateUtc="2025-03-26T08:46:00Z"/>
        </w:rPr>
        <w:pPrChange w:id="24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50" w:author="MUHAMMAD HAMAD" w:date="2025-03-26T13:46:00Z" w16du:dateUtc="2025-03-26T08:46:00Z">
        <w:r w:rsidRPr="00912154">
          <w:lastRenderedPageBreak/>
          <w:t>The system saves and publishes the projects so that they become available for student registration.</w:t>
        </w:r>
      </w:ins>
    </w:p>
    <w:p w14:paraId="0BC2B482" w14:textId="77777777" w:rsidR="00912154" w:rsidRPr="00912154" w:rsidRDefault="00912154" w:rsidP="0053165F">
      <w:pPr>
        <w:rPr>
          <w:ins w:id="251" w:author="MUHAMMAD HAMAD" w:date="2025-03-26T13:46:00Z" w16du:dateUtc="2025-03-26T08:46:00Z"/>
        </w:rPr>
        <w:pPrChange w:id="25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793A2BD" w14:textId="77777777" w:rsidR="00912154" w:rsidRPr="00912154" w:rsidRDefault="00912154" w:rsidP="0053165F">
      <w:pPr>
        <w:rPr>
          <w:ins w:id="253" w:author="MUHAMMAD HAMAD" w:date="2025-03-26T13:46:00Z" w16du:dateUtc="2025-03-26T08:46:00Z"/>
          <w:b/>
          <w:bCs/>
          <w:rPrChange w:id="254" w:author="MUHAMMAD HAMAD" w:date="2025-03-26T13:54:00Z" w16du:dateUtc="2025-03-26T08:54:00Z">
            <w:rPr>
              <w:ins w:id="255" w:author="MUHAMMAD HAMAD" w:date="2025-03-26T13:46:00Z" w16du:dateUtc="2025-03-26T08:46:00Z"/>
            </w:rPr>
          </w:rPrChange>
        </w:rPr>
        <w:pPrChange w:id="25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57" w:author="MUHAMMAD HAMAD" w:date="2025-03-26T13:46:00Z" w16du:dateUtc="2025-03-26T08:46:00Z">
        <w:r w:rsidRPr="00912154">
          <w:rPr>
            <w:b/>
            <w:bCs/>
            <w:rPrChange w:id="258" w:author="MUHAMMAD HAMAD" w:date="2025-03-26T13:54:00Z" w16du:dateUtc="2025-03-26T08:54:00Z">
              <w:rPr/>
            </w:rPrChange>
          </w:rPr>
          <w:t>Alternate Scenarios:</w:t>
        </w:r>
      </w:ins>
    </w:p>
    <w:p w14:paraId="05D6F964" w14:textId="77777777" w:rsidR="00912154" w:rsidRPr="00912154" w:rsidRDefault="00912154" w:rsidP="0053165F">
      <w:pPr>
        <w:rPr>
          <w:ins w:id="259" w:author="MUHAMMAD HAMAD" w:date="2025-03-26T13:46:00Z" w16du:dateUtc="2025-03-26T08:46:00Z"/>
          <w:b/>
          <w:bCs/>
          <w:rPrChange w:id="260" w:author="MUHAMMAD HAMAD" w:date="2025-03-26T13:54:00Z" w16du:dateUtc="2025-03-26T08:54:00Z">
            <w:rPr>
              <w:ins w:id="261" w:author="MUHAMMAD HAMAD" w:date="2025-03-26T13:46:00Z" w16du:dateUtc="2025-03-26T08:46:00Z"/>
            </w:rPr>
          </w:rPrChange>
        </w:rPr>
        <w:pPrChange w:id="26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32A24CE" w14:textId="77777777" w:rsidR="00912154" w:rsidRPr="00912154" w:rsidRDefault="00912154" w:rsidP="0053165F">
      <w:pPr>
        <w:rPr>
          <w:ins w:id="263" w:author="MUHAMMAD HAMAD" w:date="2025-03-26T13:46:00Z" w16du:dateUtc="2025-03-26T08:46:00Z"/>
        </w:rPr>
        <w:pPrChange w:id="26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65" w:author="MUHAMMAD HAMAD" w:date="2025-03-26T13:46:00Z" w16du:dateUtc="2025-03-26T08:46:00Z">
        <w:r w:rsidRPr="00912154">
          <w:t>Alternate 1.1: If project details are incomplete, the system prompts the administrator to provide the missing information before proceeding.</w:t>
        </w:r>
      </w:ins>
    </w:p>
    <w:p w14:paraId="22D2C483" w14:textId="77777777" w:rsidR="00912154" w:rsidRPr="00912154" w:rsidRDefault="00912154" w:rsidP="0053165F">
      <w:pPr>
        <w:rPr>
          <w:ins w:id="266" w:author="MUHAMMAD HAMAD" w:date="2025-03-26T13:46:00Z" w16du:dateUtc="2025-03-26T08:46:00Z"/>
        </w:rPr>
        <w:pPrChange w:id="26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AC9889F" w14:textId="77777777" w:rsidR="00912154" w:rsidRPr="00912154" w:rsidRDefault="00912154" w:rsidP="0053165F">
      <w:pPr>
        <w:rPr>
          <w:ins w:id="268" w:author="MUHAMMAD HAMAD" w:date="2025-03-26T13:46:00Z" w16du:dateUtc="2025-03-26T08:46:00Z"/>
        </w:rPr>
        <w:pPrChange w:id="26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70" w:author="MUHAMMAD HAMAD" w:date="2025-03-26T13:46:00Z" w16du:dateUtc="2025-03-26T08:46:00Z">
        <w:r w:rsidRPr="00912154">
          <w:t>Alternate 1.2: If the chosen supervisor is unavailable, the system prompts the administrator to select another supervisor.</w:t>
        </w:r>
      </w:ins>
    </w:p>
    <w:p w14:paraId="708AE39F" w14:textId="77777777" w:rsidR="00912154" w:rsidRPr="00912154" w:rsidRDefault="00912154" w:rsidP="0053165F">
      <w:pPr>
        <w:rPr>
          <w:ins w:id="271" w:author="MUHAMMAD HAMAD" w:date="2025-03-26T13:46:00Z" w16du:dateUtc="2025-03-26T08:46:00Z"/>
        </w:rPr>
        <w:pPrChange w:id="27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B4B3CE1" w14:textId="77777777" w:rsidR="00912154" w:rsidRPr="00912154" w:rsidRDefault="00912154" w:rsidP="0053165F">
      <w:pPr>
        <w:rPr>
          <w:ins w:id="273" w:author="MUHAMMAD HAMAD" w:date="2025-03-26T13:46:00Z" w16du:dateUtc="2025-03-26T08:46:00Z"/>
        </w:rPr>
        <w:pPrChange w:id="27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75" w:author="MUHAMMAD HAMAD" w:date="2025-03-26T13:46:00Z" w16du:dateUtc="2025-03-26T08:46:00Z">
        <w:r w:rsidRPr="00912154">
          <w:t>Alternate 1.3: If the system fails to upload or save the project, the system displays an error message and prompts the administrator to retry.</w:t>
        </w:r>
      </w:ins>
    </w:p>
    <w:p w14:paraId="306B4FCB" w14:textId="77777777" w:rsidR="00912154" w:rsidRPr="00912154" w:rsidRDefault="00912154" w:rsidP="0053165F">
      <w:pPr>
        <w:rPr>
          <w:ins w:id="276" w:author="MUHAMMAD HAMAD" w:date="2025-03-26T13:46:00Z" w16du:dateUtc="2025-03-26T08:46:00Z"/>
        </w:rPr>
        <w:pPrChange w:id="27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1072E33" w14:textId="66DE8164" w:rsidR="00912154" w:rsidRPr="00912154" w:rsidRDefault="00912154" w:rsidP="0053165F">
      <w:pPr>
        <w:rPr>
          <w:ins w:id="278" w:author="MUHAMMAD HAMAD" w:date="2025-03-26T13:46:00Z" w16du:dateUtc="2025-03-26T08:46:00Z"/>
          <w:rFonts w:eastAsia="Times New Roman" w:cstheme="majorBidi"/>
          <w:rPrChange w:id="279" w:author="MUHAMMAD HAMAD" w:date="2025-03-26T13:54:00Z" w16du:dateUtc="2025-03-26T08:54:00Z">
            <w:rPr>
              <w:ins w:id="280" w:author="MUHAMMAD HAMAD" w:date="2025-03-26T13:46:00Z" w16du:dateUtc="2025-03-26T08:46:00Z"/>
            </w:rPr>
          </w:rPrChange>
        </w:rPr>
        <w:pPrChange w:id="28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82" w:author="MUHAMMAD HAMAD" w:date="2025-03-26T13:46:00Z" w16du:dateUtc="2025-03-26T08:46:00Z">
        <w:r w:rsidRPr="00912154">
          <w:t>Postconditions:</w:t>
        </w:r>
      </w:ins>
    </w:p>
    <w:p w14:paraId="5B840A2E" w14:textId="77777777" w:rsidR="00912154" w:rsidRPr="00912154" w:rsidRDefault="00912154" w:rsidP="0053165F">
      <w:pPr>
        <w:rPr>
          <w:ins w:id="283" w:author="MUHAMMAD HAMAD" w:date="2025-03-26T13:46:00Z" w16du:dateUtc="2025-03-26T08:46:00Z"/>
        </w:rPr>
        <w:pPrChange w:id="28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85" w:author="MUHAMMAD HAMAD" w:date="2025-03-26T13:46:00Z" w16du:dateUtc="2025-03-26T08:46:00Z">
        <w:r w:rsidRPr="00912154">
          <w:t>Projects are available for students to browse and register.</w:t>
        </w:r>
      </w:ins>
    </w:p>
    <w:p w14:paraId="738774A1" w14:textId="77777777" w:rsidR="00912154" w:rsidRPr="00912154" w:rsidRDefault="00912154" w:rsidP="0053165F">
      <w:pPr>
        <w:rPr>
          <w:ins w:id="286" w:author="MUHAMMAD HAMAD" w:date="2025-03-26T13:46:00Z" w16du:dateUtc="2025-03-26T08:46:00Z"/>
        </w:rPr>
        <w:pPrChange w:id="28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514F6E" w14:textId="379EDBDB" w:rsidR="00912154" w:rsidRPr="00912154" w:rsidRDefault="00912154" w:rsidP="0053165F">
      <w:pPr>
        <w:rPr>
          <w:ins w:id="288" w:author="MUHAMMAD HAMAD" w:date="2025-03-26T13:46:00Z" w16du:dateUtc="2025-03-26T08:46:00Z"/>
        </w:rPr>
        <w:pPrChange w:id="28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90" w:author="MUHAMMAD HAMAD" w:date="2025-03-26T13:46:00Z" w16du:dateUtc="2025-03-26T08:46:00Z">
        <w:r w:rsidRPr="00912154">
          <w:t>The assigned supervisor is notified of the project assignment.</w:t>
        </w:r>
      </w:ins>
    </w:p>
    <w:p w14:paraId="7F60FC6F" w14:textId="77777777" w:rsidR="00912154" w:rsidRPr="00912154" w:rsidRDefault="00912154" w:rsidP="0053165F">
      <w:pPr>
        <w:pStyle w:val="Heading3"/>
        <w:rPr>
          <w:ins w:id="291" w:author="MUHAMMAD HAMAD" w:date="2025-03-26T13:46:00Z" w16du:dateUtc="2025-03-26T08:46:00Z"/>
          <w:rFonts w:eastAsia="Times New Roman"/>
        </w:rPr>
        <w:pPrChange w:id="292" w:author="MUHAMMAD HAMAD" w:date="2025-03-26T13:57:00Z" w16du:dateUtc="2025-03-26T08:57:00Z">
          <w:pPr>
            <w:pStyle w:val="ListParagraph"/>
            <w:numPr>
              <w:numId w:val="30"/>
            </w:numPr>
            <w:spacing w:before="100" w:beforeAutospacing="1" w:after="100" w:afterAutospacing="1" w:line="240" w:lineRule="auto"/>
            <w:ind w:hanging="360"/>
            <w:outlineLvl w:val="2"/>
          </w:pPr>
        </w:pPrChange>
      </w:pPr>
      <w:bookmarkStart w:id="293" w:name="_Toc193890192"/>
      <w:ins w:id="294" w:author="MUHAMMAD HAMAD" w:date="2025-03-26T13:46:00Z" w16du:dateUtc="2025-03-26T08:46:00Z">
        <w:r w:rsidRPr="00912154">
          <w:rPr>
            <w:rFonts w:eastAsia="Times New Roman"/>
          </w:rPr>
          <w:t>UC 2: Project Registration</w:t>
        </w:r>
        <w:bookmarkEnd w:id="293"/>
      </w:ins>
    </w:p>
    <w:p w14:paraId="46C1277C" w14:textId="77777777" w:rsidR="00912154" w:rsidRPr="0053165F" w:rsidRDefault="00912154" w:rsidP="0053165F">
      <w:pPr>
        <w:rPr>
          <w:ins w:id="295" w:author="MUHAMMAD HAMAD" w:date="2025-03-26T13:46:00Z" w16du:dateUtc="2025-03-26T08:46:00Z"/>
          <w:b/>
          <w:bCs/>
          <w:rPrChange w:id="296" w:author="MUHAMMAD HAMAD" w:date="2025-03-26T13:55:00Z" w16du:dateUtc="2025-03-26T08:55:00Z">
            <w:rPr>
              <w:ins w:id="297" w:author="MUHAMMAD HAMAD" w:date="2025-03-26T13:46:00Z" w16du:dateUtc="2025-03-26T08:46:00Z"/>
            </w:rPr>
          </w:rPrChange>
        </w:rPr>
        <w:pPrChange w:id="29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99" w:author="MUHAMMAD HAMAD" w:date="2025-03-26T13:46:00Z" w16du:dateUtc="2025-03-26T08:46:00Z">
        <w:r w:rsidRPr="0053165F">
          <w:rPr>
            <w:b/>
            <w:bCs/>
            <w:rPrChange w:id="300" w:author="MUHAMMAD HAMAD" w:date="2025-03-26T13:55:00Z" w16du:dateUtc="2025-03-26T08:55:00Z">
              <w:rPr/>
            </w:rPrChange>
          </w:rPr>
          <w:t>Primary Actor:</w:t>
        </w:r>
      </w:ins>
    </w:p>
    <w:p w14:paraId="7B148EF1" w14:textId="77777777" w:rsidR="00912154" w:rsidRPr="00912154" w:rsidRDefault="00912154" w:rsidP="0053165F">
      <w:pPr>
        <w:rPr>
          <w:ins w:id="301" w:author="MUHAMMAD HAMAD" w:date="2025-03-26T13:46:00Z" w16du:dateUtc="2025-03-26T08:46:00Z"/>
        </w:rPr>
        <w:pPrChange w:id="30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03" w:author="MUHAMMAD HAMAD" w:date="2025-03-26T13:46:00Z" w16du:dateUtc="2025-03-26T08:46:00Z">
        <w:r w:rsidRPr="00912154">
          <w:t>Student</w:t>
        </w:r>
      </w:ins>
    </w:p>
    <w:p w14:paraId="5EBCBE04" w14:textId="77777777" w:rsidR="00912154" w:rsidRPr="00912154" w:rsidRDefault="00912154" w:rsidP="0053165F">
      <w:pPr>
        <w:rPr>
          <w:ins w:id="304" w:author="MUHAMMAD HAMAD" w:date="2025-03-26T13:46:00Z" w16du:dateUtc="2025-03-26T08:46:00Z"/>
          <w:rFonts w:ascii="Times New Roman" w:eastAsia="Times New Roman" w:hAnsi="Times New Roman" w:cs="Times New Roman"/>
          <w:b/>
          <w:bCs/>
          <w:sz w:val="27"/>
          <w:szCs w:val="27"/>
        </w:rPr>
        <w:pPrChange w:id="30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9D29312" w14:textId="77777777" w:rsidR="00912154" w:rsidRPr="0053165F" w:rsidRDefault="00912154" w:rsidP="0053165F">
      <w:pPr>
        <w:rPr>
          <w:ins w:id="306" w:author="MUHAMMAD HAMAD" w:date="2025-03-26T13:46:00Z" w16du:dateUtc="2025-03-26T08:46:00Z"/>
          <w:rFonts w:ascii="Times New Roman" w:eastAsia="Times New Roman" w:hAnsi="Times New Roman" w:cs="Times New Roman"/>
          <w:sz w:val="27"/>
          <w:szCs w:val="27"/>
          <w:rPrChange w:id="307" w:author="MUHAMMAD HAMAD" w:date="2025-03-26T13:56:00Z" w16du:dateUtc="2025-03-26T08:56:00Z">
            <w:rPr>
              <w:ins w:id="308" w:author="MUHAMMAD HAMAD" w:date="2025-03-26T13:46:00Z" w16du:dateUtc="2025-03-26T08:46:00Z"/>
              <w:rFonts w:ascii="Times New Roman" w:eastAsia="Times New Roman" w:hAnsi="Times New Roman" w:cs="Times New Roman"/>
              <w:b/>
              <w:bCs/>
              <w:sz w:val="27"/>
              <w:szCs w:val="27"/>
            </w:rPr>
          </w:rPrChange>
        </w:rPr>
        <w:pPrChange w:id="30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10" w:author="MUHAMMAD HAMAD" w:date="2025-03-26T13:46:00Z" w16du:dateUtc="2025-03-26T08:46:00Z">
        <w:r w:rsidRPr="0053165F">
          <w:rPr>
            <w:rFonts w:ascii="Times New Roman" w:eastAsia="Times New Roman" w:hAnsi="Times New Roman" w:cs="Times New Roman"/>
            <w:sz w:val="27"/>
            <w:szCs w:val="27"/>
            <w:rPrChange w:id="311" w:author="MUHAMMAD HAMAD" w:date="2025-03-26T13:56:00Z" w16du:dateUtc="2025-03-26T08:56:00Z">
              <w:rPr>
                <w:rFonts w:ascii="Times New Roman" w:eastAsia="Times New Roman" w:hAnsi="Times New Roman" w:cs="Times New Roman"/>
                <w:b/>
                <w:bCs/>
                <w:sz w:val="27"/>
                <w:szCs w:val="27"/>
              </w:rPr>
            </w:rPrChange>
          </w:rPr>
          <w:t>Preconditions:</w:t>
        </w:r>
      </w:ins>
    </w:p>
    <w:p w14:paraId="6E60D76D" w14:textId="77777777" w:rsidR="00912154" w:rsidRPr="0053165F" w:rsidRDefault="00912154" w:rsidP="0053165F">
      <w:pPr>
        <w:rPr>
          <w:ins w:id="312" w:author="MUHAMMAD HAMAD" w:date="2025-03-26T13:46:00Z" w16du:dateUtc="2025-03-26T08:46:00Z"/>
          <w:rFonts w:ascii="Times New Roman" w:eastAsia="Times New Roman" w:hAnsi="Times New Roman" w:cs="Times New Roman"/>
          <w:sz w:val="27"/>
          <w:szCs w:val="27"/>
          <w:rPrChange w:id="313" w:author="MUHAMMAD HAMAD" w:date="2025-03-26T13:56:00Z" w16du:dateUtc="2025-03-26T08:56:00Z">
            <w:rPr>
              <w:ins w:id="314" w:author="MUHAMMAD HAMAD" w:date="2025-03-26T13:46:00Z" w16du:dateUtc="2025-03-26T08:46:00Z"/>
              <w:rFonts w:ascii="Times New Roman" w:eastAsia="Times New Roman" w:hAnsi="Times New Roman" w:cs="Times New Roman"/>
              <w:b/>
              <w:bCs/>
              <w:sz w:val="27"/>
              <w:szCs w:val="27"/>
            </w:rPr>
          </w:rPrChange>
        </w:rPr>
        <w:pPrChange w:id="31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4357227" w14:textId="77777777" w:rsidR="00912154" w:rsidRPr="0053165F" w:rsidRDefault="00912154" w:rsidP="0053165F">
      <w:pPr>
        <w:rPr>
          <w:ins w:id="316" w:author="MUHAMMAD HAMAD" w:date="2025-03-26T13:46:00Z" w16du:dateUtc="2025-03-26T08:46:00Z"/>
          <w:rFonts w:ascii="Times New Roman" w:eastAsia="Times New Roman" w:hAnsi="Times New Roman" w:cs="Times New Roman"/>
          <w:sz w:val="27"/>
          <w:szCs w:val="27"/>
          <w:rPrChange w:id="317" w:author="MUHAMMAD HAMAD" w:date="2025-03-26T13:56:00Z" w16du:dateUtc="2025-03-26T08:56:00Z">
            <w:rPr>
              <w:ins w:id="318" w:author="MUHAMMAD HAMAD" w:date="2025-03-26T13:46:00Z" w16du:dateUtc="2025-03-26T08:46:00Z"/>
              <w:rFonts w:ascii="Times New Roman" w:eastAsia="Times New Roman" w:hAnsi="Times New Roman" w:cs="Times New Roman"/>
              <w:b/>
              <w:bCs/>
              <w:sz w:val="27"/>
              <w:szCs w:val="27"/>
            </w:rPr>
          </w:rPrChange>
        </w:rPr>
        <w:pPrChange w:id="31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20" w:author="MUHAMMAD HAMAD" w:date="2025-03-26T13:46:00Z" w16du:dateUtc="2025-03-26T08:46:00Z">
        <w:r w:rsidRPr="0053165F">
          <w:rPr>
            <w:rFonts w:ascii="Times New Roman" w:eastAsia="Times New Roman" w:hAnsi="Times New Roman" w:cs="Times New Roman"/>
            <w:sz w:val="27"/>
            <w:szCs w:val="27"/>
            <w:rPrChange w:id="321" w:author="MUHAMMAD HAMAD" w:date="2025-03-26T13:56:00Z" w16du:dateUtc="2025-03-26T08:56:00Z">
              <w:rPr>
                <w:rFonts w:ascii="Times New Roman" w:eastAsia="Times New Roman" w:hAnsi="Times New Roman" w:cs="Times New Roman"/>
                <w:b/>
                <w:bCs/>
                <w:sz w:val="27"/>
                <w:szCs w:val="27"/>
              </w:rPr>
            </w:rPrChange>
          </w:rPr>
          <w:t>The student has a valid user account and is logged in.</w:t>
        </w:r>
      </w:ins>
    </w:p>
    <w:p w14:paraId="6168F7E4" w14:textId="77777777" w:rsidR="00912154" w:rsidRPr="0053165F" w:rsidRDefault="00912154" w:rsidP="0053165F">
      <w:pPr>
        <w:rPr>
          <w:ins w:id="322" w:author="MUHAMMAD HAMAD" w:date="2025-03-26T13:46:00Z" w16du:dateUtc="2025-03-26T08:46:00Z"/>
          <w:rFonts w:ascii="Times New Roman" w:eastAsia="Times New Roman" w:hAnsi="Times New Roman" w:cs="Times New Roman"/>
          <w:sz w:val="27"/>
          <w:szCs w:val="27"/>
          <w:rPrChange w:id="323" w:author="MUHAMMAD HAMAD" w:date="2025-03-26T13:56:00Z" w16du:dateUtc="2025-03-26T08:56:00Z">
            <w:rPr>
              <w:ins w:id="324" w:author="MUHAMMAD HAMAD" w:date="2025-03-26T13:46:00Z" w16du:dateUtc="2025-03-26T08:46:00Z"/>
              <w:rFonts w:ascii="Times New Roman" w:eastAsia="Times New Roman" w:hAnsi="Times New Roman" w:cs="Times New Roman"/>
              <w:b/>
              <w:bCs/>
              <w:sz w:val="27"/>
              <w:szCs w:val="27"/>
            </w:rPr>
          </w:rPrChange>
        </w:rPr>
        <w:pPrChange w:id="32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2FAC8BD" w14:textId="77777777" w:rsidR="00912154" w:rsidRPr="0053165F" w:rsidRDefault="00912154" w:rsidP="0053165F">
      <w:pPr>
        <w:rPr>
          <w:ins w:id="326" w:author="MUHAMMAD HAMAD" w:date="2025-03-26T13:46:00Z" w16du:dateUtc="2025-03-26T08:46:00Z"/>
          <w:rFonts w:ascii="Times New Roman" w:eastAsia="Times New Roman" w:hAnsi="Times New Roman" w:cs="Times New Roman"/>
          <w:sz w:val="27"/>
          <w:szCs w:val="27"/>
          <w:rPrChange w:id="327" w:author="MUHAMMAD HAMAD" w:date="2025-03-26T13:56:00Z" w16du:dateUtc="2025-03-26T08:56:00Z">
            <w:rPr>
              <w:ins w:id="328" w:author="MUHAMMAD HAMAD" w:date="2025-03-26T13:46:00Z" w16du:dateUtc="2025-03-26T08:46:00Z"/>
              <w:rFonts w:ascii="Times New Roman" w:eastAsia="Times New Roman" w:hAnsi="Times New Roman" w:cs="Times New Roman"/>
              <w:b/>
              <w:bCs/>
              <w:sz w:val="27"/>
              <w:szCs w:val="27"/>
            </w:rPr>
          </w:rPrChange>
        </w:rPr>
        <w:pPrChange w:id="32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30" w:author="MUHAMMAD HAMAD" w:date="2025-03-26T13:46:00Z" w16du:dateUtc="2025-03-26T08:46:00Z">
        <w:r w:rsidRPr="0053165F">
          <w:rPr>
            <w:rFonts w:ascii="Times New Roman" w:eastAsia="Times New Roman" w:hAnsi="Times New Roman" w:cs="Times New Roman"/>
            <w:sz w:val="27"/>
            <w:szCs w:val="27"/>
            <w:rPrChange w:id="331" w:author="MUHAMMAD HAMAD" w:date="2025-03-26T13:56:00Z" w16du:dateUtc="2025-03-26T08:56:00Z">
              <w:rPr>
                <w:rFonts w:ascii="Times New Roman" w:eastAsia="Times New Roman" w:hAnsi="Times New Roman" w:cs="Times New Roman"/>
                <w:b/>
                <w:bCs/>
                <w:sz w:val="27"/>
                <w:szCs w:val="27"/>
              </w:rPr>
            </w:rPrChange>
          </w:rPr>
          <w:t>The student is eligible (a final year student) to register for a project.</w:t>
        </w:r>
      </w:ins>
    </w:p>
    <w:p w14:paraId="39F3A525" w14:textId="77777777" w:rsidR="00912154" w:rsidRPr="0053165F" w:rsidRDefault="00912154" w:rsidP="0053165F">
      <w:pPr>
        <w:rPr>
          <w:ins w:id="332" w:author="MUHAMMAD HAMAD" w:date="2025-03-26T13:46:00Z" w16du:dateUtc="2025-03-26T08:46:00Z"/>
          <w:rFonts w:ascii="Times New Roman" w:eastAsia="Times New Roman" w:hAnsi="Times New Roman" w:cs="Times New Roman"/>
          <w:sz w:val="27"/>
          <w:szCs w:val="27"/>
          <w:rPrChange w:id="333" w:author="MUHAMMAD HAMAD" w:date="2025-03-26T13:56:00Z" w16du:dateUtc="2025-03-26T08:56:00Z">
            <w:rPr>
              <w:ins w:id="334" w:author="MUHAMMAD HAMAD" w:date="2025-03-26T13:46:00Z" w16du:dateUtc="2025-03-26T08:46:00Z"/>
              <w:rFonts w:ascii="Times New Roman" w:eastAsia="Times New Roman" w:hAnsi="Times New Roman" w:cs="Times New Roman"/>
              <w:b/>
              <w:bCs/>
              <w:sz w:val="27"/>
              <w:szCs w:val="27"/>
            </w:rPr>
          </w:rPrChange>
        </w:rPr>
        <w:pPrChange w:id="33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31355E8" w14:textId="77777777" w:rsidR="00912154" w:rsidRPr="0053165F" w:rsidRDefault="00912154" w:rsidP="0053165F">
      <w:pPr>
        <w:rPr>
          <w:ins w:id="336" w:author="MUHAMMAD HAMAD" w:date="2025-03-26T13:46:00Z" w16du:dateUtc="2025-03-26T08:46:00Z"/>
          <w:rFonts w:ascii="Times New Roman" w:eastAsia="Times New Roman" w:hAnsi="Times New Roman" w:cs="Times New Roman"/>
          <w:sz w:val="27"/>
          <w:szCs w:val="27"/>
          <w:rPrChange w:id="337" w:author="MUHAMMAD HAMAD" w:date="2025-03-26T13:56:00Z" w16du:dateUtc="2025-03-26T08:56:00Z">
            <w:rPr>
              <w:ins w:id="338" w:author="MUHAMMAD HAMAD" w:date="2025-03-26T13:46:00Z" w16du:dateUtc="2025-03-26T08:46:00Z"/>
              <w:rFonts w:ascii="Times New Roman" w:eastAsia="Times New Roman" w:hAnsi="Times New Roman" w:cs="Times New Roman"/>
              <w:b/>
              <w:bCs/>
              <w:sz w:val="27"/>
              <w:szCs w:val="27"/>
            </w:rPr>
          </w:rPrChange>
        </w:rPr>
        <w:pPrChange w:id="33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40" w:author="MUHAMMAD HAMAD" w:date="2025-03-26T13:46:00Z" w16du:dateUtc="2025-03-26T08:46:00Z">
        <w:r w:rsidRPr="0053165F">
          <w:rPr>
            <w:rFonts w:ascii="Times New Roman" w:eastAsia="Times New Roman" w:hAnsi="Times New Roman" w:cs="Times New Roman"/>
            <w:sz w:val="27"/>
            <w:szCs w:val="27"/>
            <w:rPrChange w:id="341" w:author="MUHAMMAD HAMAD" w:date="2025-03-26T13:56:00Z" w16du:dateUtc="2025-03-26T08:56:00Z">
              <w:rPr>
                <w:rFonts w:ascii="Times New Roman" w:eastAsia="Times New Roman" w:hAnsi="Times New Roman" w:cs="Times New Roman"/>
                <w:b/>
                <w:bCs/>
                <w:sz w:val="27"/>
                <w:szCs w:val="27"/>
              </w:rPr>
            </w:rPrChange>
          </w:rPr>
          <w:t>Main Success Scenario:</w:t>
        </w:r>
      </w:ins>
    </w:p>
    <w:p w14:paraId="27D37A7A" w14:textId="77777777" w:rsidR="00912154" w:rsidRPr="0053165F" w:rsidRDefault="00912154" w:rsidP="0053165F">
      <w:pPr>
        <w:rPr>
          <w:ins w:id="342" w:author="MUHAMMAD HAMAD" w:date="2025-03-26T13:46:00Z" w16du:dateUtc="2025-03-26T08:46:00Z"/>
          <w:rFonts w:ascii="Times New Roman" w:eastAsia="Times New Roman" w:hAnsi="Times New Roman" w:cs="Times New Roman"/>
          <w:sz w:val="27"/>
          <w:szCs w:val="27"/>
          <w:rPrChange w:id="343" w:author="MUHAMMAD HAMAD" w:date="2025-03-26T13:56:00Z" w16du:dateUtc="2025-03-26T08:56:00Z">
            <w:rPr>
              <w:ins w:id="344" w:author="MUHAMMAD HAMAD" w:date="2025-03-26T13:46:00Z" w16du:dateUtc="2025-03-26T08:46:00Z"/>
              <w:rFonts w:ascii="Times New Roman" w:eastAsia="Times New Roman" w:hAnsi="Times New Roman" w:cs="Times New Roman"/>
              <w:b/>
              <w:bCs/>
              <w:sz w:val="27"/>
              <w:szCs w:val="27"/>
            </w:rPr>
          </w:rPrChange>
        </w:rPr>
        <w:pPrChange w:id="34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70E61F3" w14:textId="77777777" w:rsidR="00912154" w:rsidRPr="0053165F" w:rsidRDefault="00912154" w:rsidP="0053165F">
      <w:pPr>
        <w:rPr>
          <w:ins w:id="346" w:author="MUHAMMAD HAMAD" w:date="2025-03-26T13:46:00Z" w16du:dateUtc="2025-03-26T08:46:00Z"/>
          <w:rFonts w:ascii="Times New Roman" w:eastAsia="Times New Roman" w:hAnsi="Times New Roman" w:cs="Times New Roman"/>
          <w:sz w:val="27"/>
          <w:szCs w:val="27"/>
          <w:rPrChange w:id="347" w:author="MUHAMMAD HAMAD" w:date="2025-03-26T13:56:00Z" w16du:dateUtc="2025-03-26T08:56:00Z">
            <w:rPr>
              <w:ins w:id="348" w:author="MUHAMMAD HAMAD" w:date="2025-03-26T13:46:00Z" w16du:dateUtc="2025-03-26T08:46:00Z"/>
              <w:rFonts w:ascii="Times New Roman" w:eastAsia="Times New Roman" w:hAnsi="Times New Roman" w:cs="Times New Roman"/>
              <w:b/>
              <w:bCs/>
              <w:sz w:val="27"/>
              <w:szCs w:val="27"/>
            </w:rPr>
          </w:rPrChange>
        </w:rPr>
        <w:pPrChange w:id="34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50" w:author="MUHAMMAD HAMAD" w:date="2025-03-26T13:46:00Z" w16du:dateUtc="2025-03-26T08:46:00Z">
        <w:r w:rsidRPr="0053165F">
          <w:rPr>
            <w:rFonts w:ascii="Times New Roman" w:eastAsia="Times New Roman" w:hAnsi="Times New Roman" w:cs="Times New Roman"/>
            <w:sz w:val="27"/>
            <w:szCs w:val="27"/>
            <w:rPrChange w:id="351" w:author="MUHAMMAD HAMAD" w:date="2025-03-26T13:56:00Z" w16du:dateUtc="2025-03-26T08:56:00Z">
              <w:rPr>
                <w:rFonts w:ascii="Times New Roman" w:eastAsia="Times New Roman" w:hAnsi="Times New Roman" w:cs="Times New Roman"/>
                <w:b/>
                <w:bCs/>
                <w:sz w:val="27"/>
                <w:szCs w:val="27"/>
              </w:rPr>
            </w:rPrChange>
          </w:rPr>
          <w:lastRenderedPageBreak/>
          <w:t>The system displays a list of available projects after the student browses the project menu.</w:t>
        </w:r>
      </w:ins>
    </w:p>
    <w:p w14:paraId="7DD099FD" w14:textId="77777777" w:rsidR="00912154" w:rsidRPr="0053165F" w:rsidRDefault="00912154" w:rsidP="0053165F">
      <w:pPr>
        <w:rPr>
          <w:ins w:id="352" w:author="MUHAMMAD HAMAD" w:date="2025-03-26T13:46:00Z" w16du:dateUtc="2025-03-26T08:46:00Z"/>
          <w:rFonts w:ascii="Times New Roman" w:eastAsia="Times New Roman" w:hAnsi="Times New Roman" w:cs="Times New Roman"/>
          <w:sz w:val="27"/>
          <w:szCs w:val="27"/>
          <w:rPrChange w:id="353" w:author="MUHAMMAD HAMAD" w:date="2025-03-26T13:56:00Z" w16du:dateUtc="2025-03-26T08:56:00Z">
            <w:rPr>
              <w:ins w:id="354" w:author="MUHAMMAD HAMAD" w:date="2025-03-26T13:46:00Z" w16du:dateUtc="2025-03-26T08:46:00Z"/>
              <w:rFonts w:ascii="Times New Roman" w:eastAsia="Times New Roman" w:hAnsi="Times New Roman" w:cs="Times New Roman"/>
              <w:b/>
              <w:bCs/>
              <w:sz w:val="27"/>
              <w:szCs w:val="27"/>
            </w:rPr>
          </w:rPrChange>
        </w:rPr>
        <w:pPrChange w:id="35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6B082B5" w14:textId="77777777" w:rsidR="00912154" w:rsidRPr="0053165F" w:rsidRDefault="00912154" w:rsidP="0053165F">
      <w:pPr>
        <w:rPr>
          <w:ins w:id="356" w:author="MUHAMMAD HAMAD" w:date="2025-03-26T13:46:00Z" w16du:dateUtc="2025-03-26T08:46:00Z"/>
          <w:rFonts w:ascii="Times New Roman" w:eastAsia="Times New Roman" w:hAnsi="Times New Roman" w:cs="Times New Roman"/>
          <w:sz w:val="27"/>
          <w:szCs w:val="27"/>
          <w:rPrChange w:id="357" w:author="MUHAMMAD HAMAD" w:date="2025-03-26T13:56:00Z" w16du:dateUtc="2025-03-26T08:56:00Z">
            <w:rPr>
              <w:ins w:id="358" w:author="MUHAMMAD HAMAD" w:date="2025-03-26T13:46:00Z" w16du:dateUtc="2025-03-26T08:46:00Z"/>
              <w:rFonts w:ascii="Times New Roman" w:eastAsia="Times New Roman" w:hAnsi="Times New Roman" w:cs="Times New Roman"/>
              <w:b/>
              <w:bCs/>
              <w:sz w:val="27"/>
              <w:szCs w:val="27"/>
            </w:rPr>
          </w:rPrChange>
        </w:rPr>
        <w:pPrChange w:id="35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60" w:author="MUHAMMAD HAMAD" w:date="2025-03-26T13:46:00Z" w16du:dateUtc="2025-03-26T08:46:00Z">
        <w:r w:rsidRPr="0053165F">
          <w:rPr>
            <w:rFonts w:ascii="Times New Roman" w:eastAsia="Times New Roman" w:hAnsi="Times New Roman" w:cs="Times New Roman"/>
            <w:sz w:val="27"/>
            <w:szCs w:val="27"/>
            <w:rPrChange w:id="361" w:author="MUHAMMAD HAMAD" w:date="2025-03-26T13:56:00Z" w16du:dateUtc="2025-03-26T08:56:00Z">
              <w:rPr>
                <w:rFonts w:ascii="Times New Roman" w:eastAsia="Times New Roman" w:hAnsi="Times New Roman" w:cs="Times New Roman"/>
                <w:b/>
                <w:bCs/>
                <w:sz w:val="27"/>
                <w:szCs w:val="27"/>
              </w:rPr>
            </w:rPrChange>
          </w:rPr>
          <w:t>The student selects a project and submits a registration request.</w:t>
        </w:r>
      </w:ins>
    </w:p>
    <w:p w14:paraId="7C934712" w14:textId="77777777" w:rsidR="00912154" w:rsidRPr="0053165F" w:rsidRDefault="00912154" w:rsidP="0053165F">
      <w:pPr>
        <w:rPr>
          <w:ins w:id="362" w:author="MUHAMMAD HAMAD" w:date="2025-03-26T13:46:00Z" w16du:dateUtc="2025-03-26T08:46:00Z"/>
          <w:rFonts w:ascii="Times New Roman" w:eastAsia="Times New Roman" w:hAnsi="Times New Roman" w:cs="Times New Roman"/>
          <w:sz w:val="27"/>
          <w:szCs w:val="27"/>
          <w:rPrChange w:id="363" w:author="MUHAMMAD HAMAD" w:date="2025-03-26T13:56:00Z" w16du:dateUtc="2025-03-26T08:56:00Z">
            <w:rPr>
              <w:ins w:id="364" w:author="MUHAMMAD HAMAD" w:date="2025-03-26T13:46:00Z" w16du:dateUtc="2025-03-26T08:46:00Z"/>
              <w:rFonts w:ascii="Times New Roman" w:eastAsia="Times New Roman" w:hAnsi="Times New Roman" w:cs="Times New Roman"/>
              <w:b/>
              <w:bCs/>
              <w:sz w:val="27"/>
              <w:szCs w:val="27"/>
            </w:rPr>
          </w:rPrChange>
        </w:rPr>
        <w:pPrChange w:id="36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1A7E44" w14:textId="77777777" w:rsidR="00912154" w:rsidRPr="0053165F" w:rsidRDefault="00912154" w:rsidP="0053165F">
      <w:pPr>
        <w:rPr>
          <w:ins w:id="366" w:author="MUHAMMAD HAMAD" w:date="2025-03-26T13:46:00Z" w16du:dateUtc="2025-03-26T08:46:00Z"/>
          <w:rFonts w:ascii="Times New Roman" w:eastAsia="Times New Roman" w:hAnsi="Times New Roman" w:cs="Times New Roman"/>
          <w:sz w:val="27"/>
          <w:szCs w:val="27"/>
          <w:rPrChange w:id="367" w:author="MUHAMMAD HAMAD" w:date="2025-03-26T13:56:00Z" w16du:dateUtc="2025-03-26T08:56:00Z">
            <w:rPr>
              <w:ins w:id="368" w:author="MUHAMMAD HAMAD" w:date="2025-03-26T13:46:00Z" w16du:dateUtc="2025-03-26T08:46:00Z"/>
              <w:rFonts w:ascii="Times New Roman" w:eastAsia="Times New Roman" w:hAnsi="Times New Roman" w:cs="Times New Roman"/>
              <w:b/>
              <w:bCs/>
              <w:sz w:val="27"/>
              <w:szCs w:val="27"/>
            </w:rPr>
          </w:rPrChange>
        </w:rPr>
        <w:pPrChange w:id="36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70" w:author="MUHAMMAD HAMAD" w:date="2025-03-26T13:46:00Z" w16du:dateUtc="2025-03-26T08:46:00Z">
        <w:r w:rsidRPr="0053165F">
          <w:rPr>
            <w:rFonts w:ascii="Times New Roman" w:eastAsia="Times New Roman" w:hAnsi="Times New Roman" w:cs="Times New Roman"/>
            <w:sz w:val="27"/>
            <w:szCs w:val="27"/>
            <w:rPrChange w:id="371" w:author="MUHAMMAD HAMAD" w:date="2025-03-26T13:56:00Z" w16du:dateUtc="2025-03-26T08:56:00Z">
              <w:rPr>
                <w:rFonts w:ascii="Times New Roman" w:eastAsia="Times New Roman" w:hAnsi="Times New Roman" w:cs="Times New Roman"/>
                <w:b/>
                <w:bCs/>
                <w:sz w:val="27"/>
                <w:szCs w:val="27"/>
              </w:rPr>
            </w:rPrChange>
          </w:rPr>
          <w:t>The system verifies that the student is eligible for the project.</w:t>
        </w:r>
      </w:ins>
    </w:p>
    <w:p w14:paraId="486AD2F1" w14:textId="77777777" w:rsidR="00912154" w:rsidRPr="0053165F" w:rsidRDefault="00912154" w:rsidP="0053165F">
      <w:pPr>
        <w:rPr>
          <w:ins w:id="372" w:author="MUHAMMAD HAMAD" w:date="2025-03-26T13:46:00Z" w16du:dateUtc="2025-03-26T08:46:00Z"/>
          <w:rFonts w:ascii="Times New Roman" w:eastAsia="Times New Roman" w:hAnsi="Times New Roman" w:cs="Times New Roman"/>
          <w:sz w:val="27"/>
          <w:szCs w:val="27"/>
          <w:rPrChange w:id="373" w:author="MUHAMMAD HAMAD" w:date="2025-03-26T13:56:00Z" w16du:dateUtc="2025-03-26T08:56:00Z">
            <w:rPr>
              <w:ins w:id="374" w:author="MUHAMMAD HAMAD" w:date="2025-03-26T13:46:00Z" w16du:dateUtc="2025-03-26T08:46:00Z"/>
              <w:rFonts w:ascii="Times New Roman" w:eastAsia="Times New Roman" w:hAnsi="Times New Roman" w:cs="Times New Roman"/>
              <w:b/>
              <w:bCs/>
              <w:sz w:val="27"/>
              <w:szCs w:val="27"/>
            </w:rPr>
          </w:rPrChange>
        </w:rPr>
        <w:pPrChange w:id="37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52B3208" w14:textId="77777777" w:rsidR="00912154" w:rsidRPr="0053165F" w:rsidRDefault="00912154" w:rsidP="0053165F">
      <w:pPr>
        <w:rPr>
          <w:ins w:id="376" w:author="MUHAMMAD HAMAD" w:date="2025-03-26T13:46:00Z" w16du:dateUtc="2025-03-26T08:46:00Z"/>
          <w:rFonts w:ascii="Times New Roman" w:eastAsia="Times New Roman" w:hAnsi="Times New Roman" w:cs="Times New Roman"/>
          <w:sz w:val="27"/>
          <w:szCs w:val="27"/>
          <w:rPrChange w:id="377" w:author="MUHAMMAD HAMAD" w:date="2025-03-26T13:56:00Z" w16du:dateUtc="2025-03-26T08:56:00Z">
            <w:rPr>
              <w:ins w:id="378" w:author="MUHAMMAD HAMAD" w:date="2025-03-26T13:46:00Z" w16du:dateUtc="2025-03-26T08:46:00Z"/>
              <w:rFonts w:ascii="Times New Roman" w:eastAsia="Times New Roman" w:hAnsi="Times New Roman" w:cs="Times New Roman"/>
              <w:b/>
              <w:bCs/>
              <w:sz w:val="27"/>
              <w:szCs w:val="27"/>
            </w:rPr>
          </w:rPrChange>
        </w:rPr>
        <w:pPrChange w:id="37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80" w:author="MUHAMMAD HAMAD" w:date="2025-03-26T13:46:00Z" w16du:dateUtc="2025-03-26T08:46:00Z">
        <w:r w:rsidRPr="0053165F">
          <w:rPr>
            <w:rFonts w:ascii="Times New Roman" w:eastAsia="Times New Roman" w:hAnsi="Times New Roman" w:cs="Times New Roman"/>
            <w:sz w:val="27"/>
            <w:szCs w:val="27"/>
            <w:rPrChange w:id="381" w:author="MUHAMMAD HAMAD" w:date="2025-03-26T13:56:00Z" w16du:dateUtc="2025-03-26T08:56:00Z">
              <w:rPr>
                <w:rFonts w:ascii="Times New Roman" w:eastAsia="Times New Roman" w:hAnsi="Times New Roman" w:cs="Times New Roman"/>
                <w:b/>
                <w:bCs/>
                <w:sz w:val="27"/>
                <w:szCs w:val="27"/>
              </w:rPr>
            </w:rPrChange>
          </w:rPr>
          <w:t>The system confirms the registration and updates the project status.</w:t>
        </w:r>
      </w:ins>
    </w:p>
    <w:p w14:paraId="252B2584" w14:textId="77777777" w:rsidR="00912154" w:rsidRPr="0053165F" w:rsidRDefault="00912154" w:rsidP="0053165F">
      <w:pPr>
        <w:rPr>
          <w:ins w:id="382" w:author="MUHAMMAD HAMAD" w:date="2025-03-26T13:46:00Z" w16du:dateUtc="2025-03-26T08:46:00Z"/>
          <w:rFonts w:ascii="Times New Roman" w:eastAsia="Times New Roman" w:hAnsi="Times New Roman" w:cs="Times New Roman"/>
          <w:sz w:val="27"/>
          <w:szCs w:val="27"/>
          <w:rPrChange w:id="383" w:author="MUHAMMAD HAMAD" w:date="2025-03-26T13:56:00Z" w16du:dateUtc="2025-03-26T08:56:00Z">
            <w:rPr>
              <w:ins w:id="384" w:author="MUHAMMAD HAMAD" w:date="2025-03-26T13:46:00Z" w16du:dateUtc="2025-03-26T08:46:00Z"/>
              <w:rFonts w:ascii="Times New Roman" w:eastAsia="Times New Roman" w:hAnsi="Times New Roman" w:cs="Times New Roman"/>
              <w:b/>
              <w:bCs/>
              <w:sz w:val="27"/>
              <w:szCs w:val="27"/>
            </w:rPr>
          </w:rPrChange>
        </w:rPr>
        <w:pPrChange w:id="38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34AECCF" w14:textId="77777777" w:rsidR="00912154" w:rsidRPr="0053165F" w:rsidRDefault="00912154" w:rsidP="0053165F">
      <w:pPr>
        <w:rPr>
          <w:ins w:id="386" w:author="MUHAMMAD HAMAD" w:date="2025-03-26T13:46:00Z" w16du:dateUtc="2025-03-26T08:46:00Z"/>
          <w:rFonts w:ascii="Times New Roman" w:eastAsia="Times New Roman" w:hAnsi="Times New Roman" w:cs="Times New Roman"/>
          <w:sz w:val="27"/>
          <w:szCs w:val="27"/>
          <w:rPrChange w:id="387" w:author="MUHAMMAD HAMAD" w:date="2025-03-26T13:56:00Z" w16du:dateUtc="2025-03-26T08:56:00Z">
            <w:rPr>
              <w:ins w:id="388" w:author="MUHAMMAD HAMAD" w:date="2025-03-26T13:46:00Z" w16du:dateUtc="2025-03-26T08:46:00Z"/>
              <w:rFonts w:ascii="Times New Roman" w:eastAsia="Times New Roman" w:hAnsi="Times New Roman" w:cs="Times New Roman"/>
              <w:b/>
              <w:bCs/>
              <w:sz w:val="27"/>
              <w:szCs w:val="27"/>
            </w:rPr>
          </w:rPrChange>
        </w:rPr>
        <w:pPrChange w:id="38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90" w:author="MUHAMMAD HAMAD" w:date="2025-03-26T13:46:00Z" w16du:dateUtc="2025-03-26T08:46:00Z">
        <w:r w:rsidRPr="0053165F">
          <w:rPr>
            <w:rFonts w:ascii="Times New Roman" w:eastAsia="Times New Roman" w:hAnsi="Times New Roman" w:cs="Times New Roman"/>
            <w:sz w:val="27"/>
            <w:szCs w:val="27"/>
            <w:rPrChange w:id="391" w:author="MUHAMMAD HAMAD" w:date="2025-03-26T13:56:00Z" w16du:dateUtc="2025-03-26T08:56:00Z">
              <w:rPr>
                <w:rFonts w:ascii="Times New Roman" w:eastAsia="Times New Roman" w:hAnsi="Times New Roman" w:cs="Times New Roman"/>
                <w:b/>
                <w:bCs/>
                <w:sz w:val="27"/>
                <w:szCs w:val="27"/>
              </w:rPr>
            </w:rPrChange>
          </w:rPr>
          <w:t>The system notifies the assigned supervisor of the new project registration.</w:t>
        </w:r>
      </w:ins>
    </w:p>
    <w:p w14:paraId="6C6B68FC" w14:textId="77777777" w:rsidR="00912154" w:rsidRPr="0053165F" w:rsidRDefault="00912154" w:rsidP="0053165F">
      <w:pPr>
        <w:rPr>
          <w:ins w:id="392" w:author="MUHAMMAD HAMAD" w:date="2025-03-26T13:46:00Z" w16du:dateUtc="2025-03-26T08:46:00Z"/>
          <w:rFonts w:ascii="Times New Roman" w:eastAsia="Times New Roman" w:hAnsi="Times New Roman" w:cs="Times New Roman"/>
          <w:sz w:val="27"/>
          <w:szCs w:val="27"/>
          <w:rPrChange w:id="393" w:author="MUHAMMAD HAMAD" w:date="2025-03-26T13:56:00Z" w16du:dateUtc="2025-03-26T08:56:00Z">
            <w:rPr>
              <w:ins w:id="394" w:author="MUHAMMAD HAMAD" w:date="2025-03-26T13:46:00Z" w16du:dateUtc="2025-03-26T08:46:00Z"/>
              <w:rFonts w:ascii="Times New Roman" w:eastAsia="Times New Roman" w:hAnsi="Times New Roman" w:cs="Times New Roman"/>
              <w:b/>
              <w:bCs/>
              <w:sz w:val="27"/>
              <w:szCs w:val="27"/>
            </w:rPr>
          </w:rPrChange>
        </w:rPr>
        <w:pPrChange w:id="39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FA776B2" w14:textId="77777777" w:rsidR="00912154" w:rsidRPr="0053165F" w:rsidRDefault="00912154" w:rsidP="0053165F">
      <w:pPr>
        <w:rPr>
          <w:ins w:id="396" w:author="MUHAMMAD HAMAD" w:date="2025-03-26T13:46:00Z" w16du:dateUtc="2025-03-26T08:46:00Z"/>
          <w:rFonts w:ascii="Times New Roman" w:eastAsia="Times New Roman" w:hAnsi="Times New Roman" w:cs="Times New Roman"/>
          <w:sz w:val="27"/>
          <w:szCs w:val="27"/>
          <w:rPrChange w:id="397" w:author="MUHAMMAD HAMAD" w:date="2025-03-26T13:56:00Z" w16du:dateUtc="2025-03-26T08:56:00Z">
            <w:rPr>
              <w:ins w:id="398" w:author="MUHAMMAD HAMAD" w:date="2025-03-26T13:46:00Z" w16du:dateUtc="2025-03-26T08:46:00Z"/>
              <w:rFonts w:ascii="Times New Roman" w:eastAsia="Times New Roman" w:hAnsi="Times New Roman" w:cs="Times New Roman"/>
              <w:b/>
              <w:bCs/>
              <w:sz w:val="27"/>
              <w:szCs w:val="27"/>
            </w:rPr>
          </w:rPrChange>
        </w:rPr>
        <w:pPrChange w:id="39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00" w:author="MUHAMMAD HAMAD" w:date="2025-03-26T13:46:00Z" w16du:dateUtc="2025-03-26T08:46:00Z">
        <w:r w:rsidRPr="0053165F">
          <w:rPr>
            <w:rFonts w:ascii="Times New Roman" w:eastAsia="Times New Roman" w:hAnsi="Times New Roman" w:cs="Times New Roman"/>
            <w:sz w:val="27"/>
            <w:szCs w:val="27"/>
            <w:rPrChange w:id="401" w:author="MUHAMMAD HAMAD" w:date="2025-03-26T13:56:00Z" w16du:dateUtc="2025-03-26T08:56:00Z">
              <w:rPr>
                <w:rFonts w:ascii="Times New Roman" w:eastAsia="Times New Roman" w:hAnsi="Times New Roman" w:cs="Times New Roman"/>
                <w:b/>
                <w:bCs/>
                <w:sz w:val="27"/>
                <w:szCs w:val="27"/>
              </w:rPr>
            </w:rPrChange>
          </w:rPr>
          <w:t>The student receives confirmation of registration.</w:t>
        </w:r>
      </w:ins>
    </w:p>
    <w:p w14:paraId="068171D8" w14:textId="77777777" w:rsidR="00912154" w:rsidRPr="0053165F" w:rsidRDefault="00912154" w:rsidP="0053165F">
      <w:pPr>
        <w:rPr>
          <w:ins w:id="402" w:author="MUHAMMAD HAMAD" w:date="2025-03-26T13:46:00Z" w16du:dateUtc="2025-03-26T08:46:00Z"/>
          <w:rFonts w:ascii="Times New Roman" w:eastAsia="Times New Roman" w:hAnsi="Times New Roman" w:cs="Times New Roman"/>
          <w:sz w:val="27"/>
          <w:szCs w:val="27"/>
          <w:rPrChange w:id="403" w:author="MUHAMMAD HAMAD" w:date="2025-03-26T13:56:00Z" w16du:dateUtc="2025-03-26T08:56:00Z">
            <w:rPr>
              <w:ins w:id="404" w:author="MUHAMMAD HAMAD" w:date="2025-03-26T13:46:00Z" w16du:dateUtc="2025-03-26T08:46:00Z"/>
              <w:rFonts w:ascii="Times New Roman" w:eastAsia="Times New Roman" w:hAnsi="Times New Roman" w:cs="Times New Roman"/>
              <w:b/>
              <w:bCs/>
              <w:sz w:val="27"/>
              <w:szCs w:val="27"/>
            </w:rPr>
          </w:rPrChange>
        </w:rPr>
        <w:pPrChange w:id="40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EF92397" w14:textId="77777777" w:rsidR="00912154" w:rsidRPr="0053165F" w:rsidRDefault="00912154" w:rsidP="0053165F">
      <w:pPr>
        <w:rPr>
          <w:ins w:id="406" w:author="MUHAMMAD HAMAD" w:date="2025-03-26T13:46:00Z" w16du:dateUtc="2025-03-26T08:46:00Z"/>
          <w:rFonts w:ascii="Times New Roman" w:eastAsia="Times New Roman" w:hAnsi="Times New Roman" w:cs="Times New Roman"/>
          <w:sz w:val="27"/>
          <w:szCs w:val="27"/>
          <w:rPrChange w:id="407" w:author="MUHAMMAD HAMAD" w:date="2025-03-26T13:56:00Z" w16du:dateUtc="2025-03-26T08:56:00Z">
            <w:rPr>
              <w:ins w:id="408" w:author="MUHAMMAD HAMAD" w:date="2025-03-26T13:46:00Z" w16du:dateUtc="2025-03-26T08:46:00Z"/>
              <w:rFonts w:ascii="Times New Roman" w:eastAsia="Times New Roman" w:hAnsi="Times New Roman" w:cs="Times New Roman"/>
              <w:b/>
              <w:bCs/>
              <w:sz w:val="27"/>
              <w:szCs w:val="27"/>
            </w:rPr>
          </w:rPrChange>
        </w:rPr>
        <w:pPrChange w:id="40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10" w:author="MUHAMMAD HAMAD" w:date="2025-03-26T13:46:00Z" w16du:dateUtc="2025-03-26T08:46:00Z">
        <w:r w:rsidRPr="0053165F">
          <w:rPr>
            <w:rFonts w:ascii="Times New Roman" w:eastAsia="Times New Roman" w:hAnsi="Times New Roman" w:cs="Times New Roman"/>
            <w:sz w:val="27"/>
            <w:szCs w:val="27"/>
            <w:rPrChange w:id="411" w:author="MUHAMMAD HAMAD" w:date="2025-03-26T13:56:00Z" w16du:dateUtc="2025-03-26T08:56:00Z">
              <w:rPr>
                <w:rFonts w:ascii="Times New Roman" w:eastAsia="Times New Roman" w:hAnsi="Times New Roman" w:cs="Times New Roman"/>
                <w:b/>
                <w:bCs/>
                <w:sz w:val="27"/>
                <w:szCs w:val="27"/>
              </w:rPr>
            </w:rPrChange>
          </w:rPr>
          <w:t>Alternate Scenarios:</w:t>
        </w:r>
      </w:ins>
    </w:p>
    <w:p w14:paraId="26D73392" w14:textId="77777777" w:rsidR="00912154" w:rsidRPr="0053165F" w:rsidRDefault="00912154" w:rsidP="0053165F">
      <w:pPr>
        <w:rPr>
          <w:ins w:id="412" w:author="MUHAMMAD HAMAD" w:date="2025-03-26T13:46:00Z" w16du:dateUtc="2025-03-26T08:46:00Z"/>
          <w:rFonts w:ascii="Times New Roman" w:eastAsia="Times New Roman" w:hAnsi="Times New Roman" w:cs="Times New Roman"/>
          <w:sz w:val="27"/>
          <w:szCs w:val="27"/>
          <w:rPrChange w:id="413" w:author="MUHAMMAD HAMAD" w:date="2025-03-26T13:56:00Z" w16du:dateUtc="2025-03-26T08:56:00Z">
            <w:rPr>
              <w:ins w:id="414" w:author="MUHAMMAD HAMAD" w:date="2025-03-26T13:46:00Z" w16du:dateUtc="2025-03-26T08:46:00Z"/>
              <w:rFonts w:ascii="Times New Roman" w:eastAsia="Times New Roman" w:hAnsi="Times New Roman" w:cs="Times New Roman"/>
              <w:b/>
              <w:bCs/>
              <w:sz w:val="27"/>
              <w:szCs w:val="27"/>
            </w:rPr>
          </w:rPrChange>
        </w:rPr>
        <w:pPrChange w:id="41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8E2281B" w14:textId="77777777" w:rsidR="00912154" w:rsidRPr="0053165F" w:rsidRDefault="00912154" w:rsidP="0053165F">
      <w:pPr>
        <w:rPr>
          <w:ins w:id="416" w:author="MUHAMMAD HAMAD" w:date="2025-03-26T13:46:00Z" w16du:dateUtc="2025-03-26T08:46:00Z"/>
          <w:rFonts w:ascii="Times New Roman" w:eastAsia="Times New Roman" w:hAnsi="Times New Roman" w:cs="Times New Roman"/>
          <w:sz w:val="27"/>
          <w:szCs w:val="27"/>
          <w:rPrChange w:id="417" w:author="MUHAMMAD HAMAD" w:date="2025-03-26T13:56:00Z" w16du:dateUtc="2025-03-26T08:56:00Z">
            <w:rPr>
              <w:ins w:id="418" w:author="MUHAMMAD HAMAD" w:date="2025-03-26T13:46:00Z" w16du:dateUtc="2025-03-26T08:46:00Z"/>
              <w:rFonts w:ascii="Times New Roman" w:eastAsia="Times New Roman" w:hAnsi="Times New Roman" w:cs="Times New Roman"/>
              <w:b/>
              <w:bCs/>
              <w:sz w:val="27"/>
              <w:szCs w:val="27"/>
            </w:rPr>
          </w:rPrChange>
        </w:rPr>
        <w:pPrChange w:id="41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20" w:author="MUHAMMAD HAMAD" w:date="2025-03-26T13:46:00Z" w16du:dateUtc="2025-03-26T08:46:00Z">
        <w:r w:rsidRPr="0053165F">
          <w:rPr>
            <w:rFonts w:ascii="Times New Roman" w:eastAsia="Times New Roman" w:hAnsi="Times New Roman" w:cs="Times New Roman"/>
            <w:sz w:val="27"/>
            <w:szCs w:val="27"/>
            <w:rPrChange w:id="421" w:author="MUHAMMAD HAMAD" w:date="2025-03-26T13:56:00Z" w16du:dateUtc="2025-03-26T08:56:00Z">
              <w:rPr>
                <w:rFonts w:ascii="Times New Roman" w:eastAsia="Times New Roman" w:hAnsi="Times New Roman" w:cs="Times New Roman"/>
                <w:b/>
                <w:bCs/>
                <w:sz w:val="27"/>
                <w:szCs w:val="27"/>
              </w:rPr>
            </w:rPrChange>
          </w:rPr>
          <w:t>Alternate 2.1: If the student changes their mind during the registration process, the student cancels the registration, and the system does not register the project.</w:t>
        </w:r>
      </w:ins>
    </w:p>
    <w:p w14:paraId="072952E7" w14:textId="77777777" w:rsidR="00912154" w:rsidRPr="0053165F" w:rsidRDefault="00912154" w:rsidP="0053165F">
      <w:pPr>
        <w:rPr>
          <w:ins w:id="422" w:author="MUHAMMAD HAMAD" w:date="2025-03-26T13:46:00Z" w16du:dateUtc="2025-03-26T08:46:00Z"/>
          <w:rFonts w:ascii="Times New Roman" w:eastAsia="Times New Roman" w:hAnsi="Times New Roman" w:cs="Times New Roman"/>
          <w:sz w:val="27"/>
          <w:szCs w:val="27"/>
          <w:rPrChange w:id="423" w:author="MUHAMMAD HAMAD" w:date="2025-03-26T13:56:00Z" w16du:dateUtc="2025-03-26T08:56:00Z">
            <w:rPr>
              <w:ins w:id="424" w:author="MUHAMMAD HAMAD" w:date="2025-03-26T13:46:00Z" w16du:dateUtc="2025-03-26T08:46:00Z"/>
              <w:rFonts w:ascii="Times New Roman" w:eastAsia="Times New Roman" w:hAnsi="Times New Roman" w:cs="Times New Roman"/>
              <w:b/>
              <w:bCs/>
              <w:sz w:val="27"/>
              <w:szCs w:val="27"/>
            </w:rPr>
          </w:rPrChange>
        </w:rPr>
        <w:pPrChange w:id="42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75E1925" w14:textId="77777777" w:rsidR="00912154" w:rsidRPr="0053165F" w:rsidRDefault="00912154" w:rsidP="0053165F">
      <w:pPr>
        <w:rPr>
          <w:ins w:id="426" w:author="MUHAMMAD HAMAD" w:date="2025-03-26T13:46:00Z" w16du:dateUtc="2025-03-26T08:46:00Z"/>
          <w:rFonts w:ascii="Times New Roman" w:eastAsia="Times New Roman" w:hAnsi="Times New Roman" w:cs="Times New Roman"/>
          <w:sz w:val="27"/>
          <w:szCs w:val="27"/>
          <w:rPrChange w:id="427" w:author="MUHAMMAD HAMAD" w:date="2025-03-26T13:56:00Z" w16du:dateUtc="2025-03-26T08:56:00Z">
            <w:rPr>
              <w:ins w:id="428" w:author="MUHAMMAD HAMAD" w:date="2025-03-26T13:46:00Z" w16du:dateUtc="2025-03-26T08:46:00Z"/>
              <w:rFonts w:ascii="Times New Roman" w:eastAsia="Times New Roman" w:hAnsi="Times New Roman" w:cs="Times New Roman"/>
              <w:b/>
              <w:bCs/>
              <w:sz w:val="27"/>
              <w:szCs w:val="27"/>
            </w:rPr>
          </w:rPrChange>
        </w:rPr>
        <w:pPrChange w:id="42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30" w:author="MUHAMMAD HAMAD" w:date="2025-03-26T13:46:00Z" w16du:dateUtc="2025-03-26T08:46:00Z">
        <w:r w:rsidRPr="0053165F">
          <w:rPr>
            <w:rFonts w:ascii="Times New Roman" w:eastAsia="Times New Roman" w:hAnsi="Times New Roman" w:cs="Times New Roman"/>
            <w:sz w:val="27"/>
            <w:szCs w:val="27"/>
            <w:rPrChange w:id="431" w:author="MUHAMMAD HAMAD" w:date="2025-03-26T13:56:00Z" w16du:dateUtc="2025-03-26T08:56:00Z">
              <w:rPr>
                <w:rFonts w:ascii="Times New Roman" w:eastAsia="Times New Roman" w:hAnsi="Times New Roman" w:cs="Times New Roman"/>
                <w:b/>
                <w:bCs/>
                <w:sz w:val="27"/>
                <w:szCs w:val="27"/>
              </w:rPr>
            </w:rPrChange>
          </w:rPr>
          <w:t>Alternate 2.2: If the student is not eligible for project registration, the system displays an appropriate error message and does not process the registration.</w:t>
        </w:r>
      </w:ins>
    </w:p>
    <w:p w14:paraId="4FF7873E" w14:textId="77777777" w:rsidR="00912154" w:rsidRPr="0053165F" w:rsidRDefault="00912154" w:rsidP="0053165F">
      <w:pPr>
        <w:rPr>
          <w:ins w:id="432" w:author="MUHAMMAD HAMAD" w:date="2025-03-26T13:46:00Z" w16du:dateUtc="2025-03-26T08:46:00Z"/>
          <w:rFonts w:ascii="Times New Roman" w:eastAsia="Times New Roman" w:hAnsi="Times New Roman" w:cs="Times New Roman"/>
          <w:sz w:val="27"/>
          <w:szCs w:val="27"/>
          <w:rPrChange w:id="433" w:author="MUHAMMAD HAMAD" w:date="2025-03-26T13:56:00Z" w16du:dateUtc="2025-03-26T08:56:00Z">
            <w:rPr>
              <w:ins w:id="434" w:author="MUHAMMAD HAMAD" w:date="2025-03-26T13:46:00Z" w16du:dateUtc="2025-03-26T08:46:00Z"/>
              <w:rFonts w:ascii="Times New Roman" w:eastAsia="Times New Roman" w:hAnsi="Times New Roman" w:cs="Times New Roman"/>
              <w:b/>
              <w:bCs/>
              <w:sz w:val="27"/>
              <w:szCs w:val="27"/>
            </w:rPr>
          </w:rPrChange>
        </w:rPr>
        <w:pPrChange w:id="43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60C3774" w14:textId="77777777" w:rsidR="00912154" w:rsidRPr="0053165F" w:rsidRDefault="00912154" w:rsidP="0053165F">
      <w:pPr>
        <w:rPr>
          <w:ins w:id="436" w:author="MUHAMMAD HAMAD" w:date="2025-03-26T13:46:00Z" w16du:dateUtc="2025-03-26T08:46:00Z"/>
          <w:rFonts w:ascii="Times New Roman" w:eastAsia="Times New Roman" w:hAnsi="Times New Roman" w:cs="Times New Roman"/>
          <w:sz w:val="27"/>
          <w:szCs w:val="27"/>
          <w:rPrChange w:id="437" w:author="MUHAMMAD HAMAD" w:date="2025-03-26T13:56:00Z" w16du:dateUtc="2025-03-26T08:56:00Z">
            <w:rPr>
              <w:ins w:id="438" w:author="MUHAMMAD HAMAD" w:date="2025-03-26T13:46:00Z" w16du:dateUtc="2025-03-26T08:46:00Z"/>
              <w:rFonts w:ascii="Times New Roman" w:eastAsia="Times New Roman" w:hAnsi="Times New Roman" w:cs="Times New Roman"/>
              <w:b/>
              <w:bCs/>
              <w:sz w:val="27"/>
              <w:szCs w:val="27"/>
            </w:rPr>
          </w:rPrChange>
        </w:rPr>
        <w:pPrChange w:id="43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40" w:author="MUHAMMAD HAMAD" w:date="2025-03-26T13:46:00Z" w16du:dateUtc="2025-03-26T08:46:00Z">
        <w:r w:rsidRPr="0053165F">
          <w:rPr>
            <w:rFonts w:ascii="Times New Roman" w:eastAsia="Times New Roman" w:hAnsi="Times New Roman" w:cs="Times New Roman"/>
            <w:sz w:val="27"/>
            <w:szCs w:val="27"/>
            <w:rPrChange w:id="441" w:author="MUHAMMAD HAMAD" w:date="2025-03-26T13:56:00Z" w16du:dateUtc="2025-03-26T08:56:00Z">
              <w:rPr>
                <w:rFonts w:ascii="Times New Roman" w:eastAsia="Times New Roman" w:hAnsi="Times New Roman" w:cs="Times New Roman"/>
                <w:b/>
                <w:bCs/>
                <w:sz w:val="27"/>
                <w:szCs w:val="27"/>
              </w:rPr>
            </w:rPrChange>
          </w:rPr>
          <w:t>Alternate 2.3: If registration fails due to a system error, the system displays an error message and prompts the student to retry.</w:t>
        </w:r>
      </w:ins>
    </w:p>
    <w:p w14:paraId="7DB8467D" w14:textId="77777777" w:rsidR="00912154" w:rsidRPr="0053165F" w:rsidRDefault="00912154" w:rsidP="0053165F">
      <w:pPr>
        <w:rPr>
          <w:ins w:id="442" w:author="MUHAMMAD HAMAD" w:date="2025-03-26T13:46:00Z" w16du:dateUtc="2025-03-26T08:46:00Z"/>
          <w:rFonts w:ascii="Times New Roman" w:eastAsia="Times New Roman" w:hAnsi="Times New Roman" w:cs="Times New Roman"/>
          <w:sz w:val="27"/>
          <w:szCs w:val="27"/>
          <w:rPrChange w:id="443" w:author="MUHAMMAD HAMAD" w:date="2025-03-26T13:56:00Z" w16du:dateUtc="2025-03-26T08:56:00Z">
            <w:rPr>
              <w:ins w:id="444" w:author="MUHAMMAD HAMAD" w:date="2025-03-26T13:46:00Z" w16du:dateUtc="2025-03-26T08:46:00Z"/>
              <w:rFonts w:ascii="Times New Roman" w:eastAsia="Times New Roman" w:hAnsi="Times New Roman" w:cs="Times New Roman"/>
              <w:b/>
              <w:bCs/>
              <w:sz w:val="27"/>
              <w:szCs w:val="27"/>
            </w:rPr>
          </w:rPrChange>
        </w:rPr>
        <w:pPrChange w:id="44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1751216" w14:textId="77777777" w:rsidR="00912154" w:rsidRPr="0053165F" w:rsidRDefault="00912154" w:rsidP="0053165F">
      <w:pPr>
        <w:rPr>
          <w:ins w:id="446" w:author="MUHAMMAD HAMAD" w:date="2025-03-26T13:46:00Z" w16du:dateUtc="2025-03-26T08:46:00Z"/>
          <w:rFonts w:ascii="Times New Roman" w:eastAsia="Times New Roman" w:hAnsi="Times New Roman" w:cs="Times New Roman"/>
          <w:sz w:val="27"/>
          <w:szCs w:val="27"/>
          <w:rPrChange w:id="447" w:author="MUHAMMAD HAMAD" w:date="2025-03-26T13:56:00Z" w16du:dateUtc="2025-03-26T08:56:00Z">
            <w:rPr>
              <w:ins w:id="448" w:author="MUHAMMAD HAMAD" w:date="2025-03-26T13:46:00Z" w16du:dateUtc="2025-03-26T08:46:00Z"/>
              <w:rFonts w:ascii="Times New Roman" w:eastAsia="Times New Roman" w:hAnsi="Times New Roman" w:cs="Times New Roman"/>
              <w:b/>
              <w:bCs/>
              <w:sz w:val="27"/>
              <w:szCs w:val="27"/>
            </w:rPr>
          </w:rPrChange>
        </w:rPr>
        <w:pPrChange w:id="44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50" w:author="MUHAMMAD HAMAD" w:date="2025-03-26T13:46:00Z" w16du:dateUtc="2025-03-26T08:46:00Z">
        <w:r w:rsidRPr="0053165F">
          <w:rPr>
            <w:rFonts w:ascii="Times New Roman" w:eastAsia="Times New Roman" w:hAnsi="Times New Roman" w:cs="Times New Roman"/>
            <w:sz w:val="27"/>
            <w:szCs w:val="27"/>
            <w:rPrChange w:id="451" w:author="MUHAMMAD HAMAD" w:date="2025-03-26T13:56:00Z" w16du:dateUtc="2025-03-26T08:56:00Z">
              <w:rPr>
                <w:rFonts w:ascii="Times New Roman" w:eastAsia="Times New Roman" w:hAnsi="Times New Roman" w:cs="Times New Roman"/>
                <w:b/>
                <w:bCs/>
                <w:sz w:val="27"/>
                <w:szCs w:val="27"/>
              </w:rPr>
            </w:rPrChange>
          </w:rPr>
          <w:t>Postconditions:</w:t>
        </w:r>
      </w:ins>
    </w:p>
    <w:p w14:paraId="2343A664" w14:textId="77777777" w:rsidR="00912154" w:rsidRPr="0053165F" w:rsidRDefault="00912154" w:rsidP="0053165F">
      <w:pPr>
        <w:rPr>
          <w:ins w:id="452" w:author="MUHAMMAD HAMAD" w:date="2025-03-26T13:46:00Z" w16du:dateUtc="2025-03-26T08:46:00Z"/>
          <w:rFonts w:ascii="Times New Roman" w:eastAsia="Times New Roman" w:hAnsi="Times New Roman" w:cs="Times New Roman"/>
          <w:sz w:val="27"/>
          <w:szCs w:val="27"/>
          <w:rPrChange w:id="453" w:author="MUHAMMAD HAMAD" w:date="2025-03-26T13:56:00Z" w16du:dateUtc="2025-03-26T08:56:00Z">
            <w:rPr>
              <w:ins w:id="454" w:author="MUHAMMAD HAMAD" w:date="2025-03-26T13:46:00Z" w16du:dateUtc="2025-03-26T08:46:00Z"/>
              <w:rFonts w:ascii="Times New Roman" w:eastAsia="Times New Roman" w:hAnsi="Times New Roman" w:cs="Times New Roman"/>
              <w:b/>
              <w:bCs/>
              <w:sz w:val="27"/>
              <w:szCs w:val="27"/>
            </w:rPr>
          </w:rPrChange>
        </w:rPr>
        <w:pPrChange w:id="45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5532058" w14:textId="77777777" w:rsidR="00912154" w:rsidRPr="0053165F" w:rsidRDefault="00912154" w:rsidP="0053165F">
      <w:pPr>
        <w:rPr>
          <w:ins w:id="456" w:author="MUHAMMAD HAMAD" w:date="2025-03-26T13:46:00Z" w16du:dateUtc="2025-03-26T08:46:00Z"/>
          <w:rFonts w:ascii="Times New Roman" w:eastAsia="Times New Roman" w:hAnsi="Times New Roman" w:cs="Times New Roman"/>
          <w:sz w:val="27"/>
          <w:szCs w:val="27"/>
          <w:rPrChange w:id="457" w:author="MUHAMMAD HAMAD" w:date="2025-03-26T13:56:00Z" w16du:dateUtc="2025-03-26T08:56:00Z">
            <w:rPr>
              <w:ins w:id="458" w:author="MUHAMMAD HAMAD" w:date="2025-03-26T13:46:00Z" w16du:dateUtc="2025-03-26T08:46:00Z"/>
              <w:rFonts w:ascii="Times New Roman" w:eastAsia="Times New Roman" w:hAnsi="Times New Roman" w:cs="Times New Roman"/>
              <w:b/>
              <w:bCs/>
              <w:sz w:val="27"/>
              <w:szCs w:val="27"/>
            </w:rPr>
          </w:rPrChange>
        </w:rPr>
        <w:pPrChange w:id="45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60" w:author="MUHAMMAD HAMAD" w:date="2025-03-26T13:46:00Z" w16du:dateUtc="2025-03-26T08:46:00Z">
        <w:r w:rsidRPr="0053165F">
          <w:rPr>
            <w:rFonts w:ascii="Times New Roman" w:eastAsia="Times New Roman" w:hAnsi="Times New Roman" w:cs="Times New Roman"/>
            <w:sz w:val="27"/>
            <w:szCs w:val="27"/>
            <w:rPrChange w:id="461" w:author="MUHAMMAD HAMAD" w:date="2025-03-26T13:56:00Z" w16du:dateUtc="2025-03-26T08:56:00Z">
              <w:rPr>
                <w:rFonts w:ascii="Times New Roman" w:eastAsia="Times New Roman" w:hAnsi="Times New Roman" w:cs="Times New Roman"/>
                <w:b/>
                <w:bCs/>
                <w:sz w:val="27"/>
                <w:szCs w:val="27"/>
              </w:rPr>
            </w:rPrChange>
          </w:rPr>
          <w:t>The student has successfully registered for the project.</w:t>
        </w:r>
      </w:ins>
    </w:p>
    <w:p w14:paraId="110CBDE4" w14:textId="77777777" w:rsidR="00912154" w:rsidRPr="0053165F" w:rsidRDefault="00912154" w:rsidP="0053165F">
      <w:pPr>
        <w:rPr>
          <w:ins w:id="462" w:author="MUHAMMAD HAMAD" w:date="2025-03-26T13:46:00Z" w16du:dateUtc="2025-03-26T08:46:00Z"/>
          <w:rFonts w:ascii="Times New Roman" w:eastAsia="Times New Roman" w:hAnsi="Times New Roman" w:cs="Times New Roman"/>
          <w:sz w:val="27"/>
          <w:szCs w:val="27"/>
          <w:rPrChange w:id="463" w:author="MUHAMMAD HAMAD" w:date="2025-03-26T13:56:00Z" w16du:dateUtc="2025-03-26T08:56:00Z">
            <w:rPr>
              <w:ins w:id="464" w:author="MUHAMMAD HAMAD" w:date="2025-03-26T13:46:00Z" w16du:dateUtc="2025-03-26T08:46:00Z"/>
              <w:rFonts w:ascii="Times New Roman" w:eastAsia="Times New Roman" w:hAnsi="Times New Roman" w:cs="Times New Roman"/>
              <w:b/>
              <w:bCs/>
              <w:sz w:val="27"/>
              <w:szCs w:val="27"/>
            </w:rPr>
          </w:rPrChange>
        </w:rPr>
        <w:pPrChange w:id="46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0DD994A" w14:textId="77777777" w:rsidR="00912154" w:rsidRPr="0053165F" w:rsidRDefault="00912154" w:rsidP="0053165F">
      <w:pPr>
        <w:rPr>
          <w:ins w:id="466" w:author="MUHAMMAD HAMAD" w:date="2025-03-26T13:46:00Z" w16du:dateUtc="2025-03-26T08:46:00Z"/>
          <w:rFonts w:ascii="Times New Roman" w:eastAsia="Times New Roman" w:hAnsi="Times New Roman" w:cs="Times New Roman"/>
          <w:sz w:val="27"/>
          <w:szCs w:val="27"/>
          <w:rPrChange w:id="467" w:author="MUHAMMAD HAMAD" w:date="2025-03-26T13:56:00Z" w16du:dateUtc="2025-03-26T08:56:00Z">
            <w:rPr>
              <w:ins w:id="468" w:author="MUHAMMAD HAMAD" w:date="2025-03-26T13:46:00Z" w16du:dateUtc="2025-03-26T08:46:00Z"/>
              <w:rFonts w:ascii="Times New Roman" w:eastAsia="Times New Roman" w:hAnsi="Times New Roman" w:cs="Times New Roman"/>
              <w:b/>
              <w:bCs/>
              <w:sz w:val="27"/>
              <w:szCs w:val="27"/>
            </w:rPr>
          </w:rPrChange>
        </w:rPr>
        <w:pPrChange w:id="46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70" w:author="MUHAMMAD HAMAD" w:date="2025-03-26T13:46:00Z" w16du:dateUtc="2025-03-26T08:46:00Z">
        <w:r w:rsidRPr="0053165F">
          <w:rPr>
            <w:rFonts w:ascii="Times New Roman" w:eastAsia="Times New Roman" w:hAnsi="Times New Roman" w:cs="Times New Roman"/>
            <w:sz w:val="27"/>
            <w:szCs w:val="27"/>
            <w:rPrChange w:id="471" w:author="MUHAMMAD HAMAD" w:date="2025-03-26T13:56:00Z" w16du:dateUtc="2025-03-26T08:56:00Z">
              <w:rPr>
                <w:rFonts w:ascii="Times New Roman" w:eastAsia="Times New Roman" w:hAnsi="Times New Roman" w:cs="Times New Roman"/>
                <w:b/>
                <w:bCs/>
                <w:sz w:val="27"/>
                <w:szCs w:val="27"/>
              </w:rPr>
            </w:rPrChange>
          </w:rPr>
          <w:t>The supervisor receives a notification about the new registration.</w:t>
        </w:r>
      </w:ins>
    </w:p>
    <w:p w14:paraId="404E6DF8" w14:textId="77777777" w:rsidR="00912154" w:rsidRPr="0053165F" w:rsidRDefault="00912154" w:rsidP="0053165F">
      <w:pPr>
        <w:rPr>
          <w:ins w:id="472" w:author="MUHAMMAD HAMAD" w:date="2025-03-26T13:46:00Z" w16du:dateUtc="2025-03-26T08:46:00Z"/>
          <w:rFonts w:ascii="Times New Roman" w:eastAsia="Times New Roman" w:hAnsi="Times New Roman" w:cs="Times New Roman"/>
          <w:sz w:val="27"/>
          <w:szCs w:val="27"/>
          <w:rPrChange w:id="473" w:author="MUHAMMAD HAMAD" w:date="2025-03-26T13:56:00Z" w16du:dateUtc="2025-03-26T08:56:00Z">
            <w:rPr>
              <w:ins w:id="474" w:author="MUHAMMAD HAMAD" w:date="2025-03-26T13:46:00Z" w16du:dateUtc="2025-03-26T08:46:00Z"/>
              <w:rFonts w:ascii="Times New Roman" w:eastAsia="Times New Roman" w:hAnsi="Times New Roman" w:cs="Times New Roman"/>
              <w:b/>
              <w:bCs/>
              <w:sz w:val="27"/>
              <w:szCs w:val="27"/>
            </w:rPr>
          </w:rPrChange>
        </w:rPr>
        <w:pPrChange w:id="47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BDDA4E1" w14:textId="77777777" w:rsidR="00912154" w:rsidRPr="0053165F" w:rsidRDefault="00912154" w:rsidP="0053165F">
      <w:pPr>
        <w:pStyle w:val="Heading3"/>
        <w:rPr>
          <w:ins w:id="476" w:author="MUHAMMAD HAMAD" w:date="2025-03-26T13:46:00Z" w16du:dateUtc="2025-03-26T08:46:00Z"/>
          <w:rFonts w:eastAsia="Times New Roman"/>
          <w:rPrChange w:id="477" w:author="MUHAMMAD HAMAD" w:date="2025-03-26T13:56:00Z" w16du:dateUtc="2025-03-26T08:56:00Z">
            <w:rPr>
              <w:ins w:id="478" w:author="MUHAMMAD HAMAD" w:date="2025-03-26T13:46:00Z" w16du:dateUtc="2025-03-26T08:46:00Z"/>
              <w:rFonts w:ascii="Times New Roman" w:eastAsia="Times New Roman" w:hAnsi="Times New Roman" w:cs="Times New Roman"/>
              <w:b/>
              <w:bCs/>
              <w:sz w:val="27"/>
              <w:szCs w:val="27"/>
            </w:rPr>
          </w:rPrChange>
        </w:rPr>
        <w:pPrChange w:id="479" w:author="MUHAMMAD HAMAD" w:date="2025-03-26T13:57:00Z" w16du:dateUtc="2025-03-26T08:57:00Z">
          <w:pPr>
            <w:pStyle w:val="ListParagraph"/>
            <w:numPr>
              <w:numId w:val="30"/>
            </w:numPr>
            <w:spacing w:before="100" w:beforeAutospacing="1" w:after="100" w:afterAutospacing="1" w:line="240" w:lineRule="auto"/>
            <w:ind w:hanging="360"/>
            <w:outlineLvl w:val="2"/>
          </w:pPr>
        </w:pPrChange>
      </w:pPr>
      <w:bookmarkStart w:id="480" w:name="_Toc193890193"/>
      <w:ins w:id="481" w:author="MUHAMMAD HAMAD" w:date="2025-03-26T13:46:00Z" w16du:dateUtc="2025-03-26T08:46:00Z">
        <w:r w:rsidRPr="0053165F">
          <w:rPr>
            <w:rFonts w:eastAsia="Times New Roman"/>
            <w:rPrChange w:id="482" w:author="MUHAMMAD HAMAD" w:date="2025-03-26T13:56:00Z" w16du:dateUtc="2025-03-26T08:56:00Z">
              <w:rPr>
                <w:rFonts w:ascii="Times New Roman" w:eastAsia="Times New Roman" w:hAnsi="Times New Roman" w:cs="Times New Roman"/>
                <w:b/>
                <w:bCs/>
                <w:sz w:val="27"/>
                <w:szCs w:val="27"/>
              </w:rPr>
            </w:rPrChange>
          </w:rPr>
          <w:t>UC 3: Project Approval</w:t>
        </w:r>
        <w:bookmarkEnd w:id="480"/>
      </w:ins>
    </w:p>
    <w:p w14:paraId="210B00CA" w14:textId="77777777" w:rsidR="00912154" w:rsidRPr="0053165F" w:rsidRDefault="00912154" w:rsidP="0053165F">
      <w:pPr>
        <w:rPr>
          <w:ins w:id="483" w:author="MUHAMMAD HAMAD" w:date="2025-03-26T13:46:00Z" w16du:dateUtc="2025-03-26T08:46:00Z"/>
          <w:rFonts w:ascii="Times New Roman" w:eastAsia="Times New Roman" w:hAnsi="Times New Roman" w:cs="Times New Roman"/>
          <w:sz w:val="27"/>
          <w:szCs w:val="27"/>
          <w:rPrChange w:id="484" w:author="MUHAMMAD HAMAD" w:date="2025-03-26T13:56:00Z" w16du:dateUtc="2025-03-26T08:56:00Z">
            <w:rPr>
              <w:ins w:id="485" w:author="MUHAMMAD HAMAD" w:date="2025-03-26T13:46:00Z" w16du:dateUtc="2025-03-26T08:46:00Z"/>
              <w:rFonts w:ascii="Times New Roman" w:eastAsia="Times New Roman" w:hAnsi="Times New Roman" w:cs="Times New Roman"/>
              <w:b/>
              <w:bCs/>
              <w:sz w:val="27"/>
              <w:szCs w:val="27"/>
            </w:rPr>
          </w:rPrChange>
        </w:rPr>
        <w:pPrChange w:id="48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87" w:author="MUHAMMAD HAMAD" w:date="2025-03-26T13:46:00Z" w16du:dateUtc="2025-03-26T08:46:00Z">
        <w:r w:rsidRPr="0053165F">
          <w:rPr>
            <w:rFonts w:ascii="Times New Roman" w:eastAsia="Times New Roman" w:hAnsi="Times New Roman" w:cs="Times New Roman"/>
            <w:sz w:val="27"/>
            <w:szCs w:val="27"/>
            <w:rPrChange w:id="488" w:author="MUHAMMAD HAMAD" w:date="2025-03-26T13:56:00Z" w16du:dateUtc="2025-03-26T08:56:00Z">
              <w:rPr>
                <w:rFonts w:ascii="Times New Roman" w:eastAsia="Times New Roman" w:hAnsi="Times New Roman" w:cs="Times New Roman"/>
                <w:b/>
                <w:bCs/>
                <w:sz w:val="27"/>
                <w:szCs w:val="27"/>
              </w:rPr>
            </w:rPrChange>
          </w:rPr>
          <w:t>Primary Actor:</w:t>
        </w:r>
      </w:ins>
    </w:p>
    <w:p w14:paraId="3E2A0FF0" w14:textId="77777777" w:rsidR="00912154" w:rsidRPr="0053165F" w:rsidRDefault="00912154" w:rsidP="0053165F">
      <w:pPr>
        <w:rPr>
          <w:ins w:id="489" w:author="MUHAMMAD HAMAD" w:date="2025-03-26T13:46:00Z" w16du:dateUtc="2025-03-26T08:46:00Z"/>
          <w:rFonts w:ascii="Times New Roman" w:eastAsia="Times New Roman" w:hAnsi="Times New Roman" w:cs="Times New Roman"/>
          <w:sz w:val="27"/>
          <w:szCs w:val="27"/>
          <w:rPrChange w:id="490" w:author="MUHAMMAD HAMAD" w:date="2025-03-26T13:56:00Z" w16du:dateUtc="2025-03-26T08:56:00Z">
            <w:rPr>
              <w:ins w:id="491" w:author="MUHAMMAD HAMAD" w:date="2025-03-26T13:46:00Z" w16du:dateUtc="2025-03-26T08:46:00Z"/>
              <w:rFonts w:ascii="Times New Roman" w:eastAsia="Times New Roman" w:hAnsi="Times New Roman" w:cs="Times New Roman"/>
              <w:b/>
              <w:bCs/>
              <w:sz w:val="27"/>
              <w:szCs w:val="27"/>
            </w:rPr>
          </w:rPrChange>
        </w:rPr>
        <w:pPrChange w:id="49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93" w:author="MUHAMMAD HAMAD" w:date="2025-03-26T13:46:00Z" w16du:dateUtc="2025-03-26T08:46:00Z">
        <w:r w:rsidRPr="0053165F">
          <w:rPr>
            <w:rFonts w:ascii="Times New Roman" w:eastAsia="Times New Roman" w:hAnsi="Times New Roman" w:cs="Times New Roman"/>
            <w:sz w:val="27"/>
            <w:szCs w:val="27"/>
            <w:rPrChange w:id="494" w:author="MUHAMMAD HAMAD" w:date="2025-03-26T13:56:00Z" w16du:dateUtc="2025-03-26T08:56:00Z">
              <w:rPr>
                <w:rFonts w:ascii="Times New Roman" w:eastAsia="Times New Roman" w:hAnsi="Times New Roman" w:cs="Times New Roman"/>
                <w:b/>
                <w:bCs/>
                <w:sz w:val="27"/>
                <w:szCs w:val="27"/>
              </w:rPr>
            </w:rPrChange>
          </w:rPr>
          <w:t>Supervisor</w:t>
        </w:r>
      </w:ins>
    </w:p>
    <w:p w14:paraId="6EB239C2" w14:textId="77777777" w:rsidR="00912154" w:rsidRPr="0053165F" w:rsidRDefault="00912154" w:rsidP="0053165F">
      <w:pPr>
        <w:rPr>
          <w:ins w:id="495" w:author="MUHAMMAD HAMAD" w:date="2025-03-26T13:46:00Z" w16du:dateUtc="2025-03-26T08:46:00Z"/>
          <w:rFonts w:ascii="Times New Roman" w:eastAsia="Times New Roman" w:hAnsi="Times New Roman" w:cs="Times New Roman"/>
          <w:sz w:val="27"/>
          <w:szCs w:val="27"/>
          <w:rPrChange w:id="496" w:author="MUHAMMAD HAMAD" w:date="2025-03-26T13:56:00Z" w16du:dateUtc="2025-03-26T08:56:00Z">
            <w:rPr>
              <w:ins w:id="497" w:author="MUHAMMAD HAMAD" w:date="2025-03-26T13:46:00Z" w16du:dateUtc="2025-03-26T08:46:00Z"/>
              <w:rFonts w:ascii="Times New Roman" w:eastAsia="Times New Roman" w:hAnsi="Times New Roman" w:cs="Times New Roman"/>
              <w:b/>
              <w:bCs/>
              <w:sz w:val="27"/>
              <w:szCs w:val="27"/>
            </w:rPr>
          </w:rPrChange>
        </w:rPr>
        <w:pPrChange w:id="49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65EC3EF" w14:textId="77777777" w:rsidR="00912154" w:rsidRPr="0053165F" w:rsidRDefault="00912154" w:rsidP="0053165F">
      <w:pPr>
        <w:rPr>
          <w:ins w:id="499" w:author="MUHAMMAD HAMAD" w:date="2025-03-26T13:46:00Z" w16du:dateUtc="2025-03-26T08:46:00Z"/>
          <w:rFonts w:ascii="Times New Roman" w:eastAsia="Times New Roman" w:hAnsi="Times New Roman" w:cs="Times New Roman"/>
          <w:sz w:val="27"/>
          <w:szCs w:val="27"/>
          <w:rPrChange w:id="500" w:author="MUHAMMAD HAMAD" w:date="2025-03-26T13:56:00Z" w16du:dateUtc="2025-03-26T08:56:00Z">
            <w:rPr>
              <w:ins w:id="501" w:author="MUHAMMAD HAMAD" w:date="2025-03-26T13:46:00Z" w16du:dateUtc="2025-03-26T08:46:00Z"/>
              <w:rFonts w:ascii="Times New Roman" w:eastAsia="Times New Roman" w:hAnsi="Times New Roman" w:cs="Times New Roman"/>
              <w:b/>
              <w:bCs/>
              <w:sz w:val="27"/>
              <w:szCs w:val="27"/>
            </w:rPr>
          </w:rPrChange>
        </w:rPr>
        <w:pPrChange w:id="50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503" w:author="MUHAMMAD HAMAD" w:date="2025-03-26T13:46:00Z" w16du:dateUtc="2025-03-26T08:46:00Z">
        <w:r w:rsidRPr="0053165F">
          <w:rPr>
            <w:rFonts w:ascii="Times New Roman" w:eastAsia="Times New Roman" w:hAnsi="Times New Roman" w:cs="Times New Roman"/>
            <w:sz w:val="27"/>
            <w:szCs w:val="27"/>
            <w:rPrChange w:id="504" w:author="MUHAMMAD HAMAD" w:date="2025-03-26T13:56:00Z" w16du:dateUtc="2025-03-26T08:56:00Z">
              <w:rPr>
                <w:rFonts w:ascii="Times New Roman" w:eastAsia="Times New Roman" w:hAnsi="Times New Roman" w:cs="Times New Roman"/>
                <w:b/>
                <w:bCs/>
                <w:sz w:val="27"/>
                <w:szCs w:val="27"/>
              </w:rPr>
            </w:rPrChange>
          </w:rPr>
          <w:t>Preconditions:</w:t>
        </w:r>
      </w:ins>
    </w:p>
    <w:p w14:paraId="3C8F766D" w14:textId="77777777" w:rsidR="00912154" w:rsidRPr="0053165F" w:rsidRDefault="00912154" w:rsidP="0053165F">
      <w:pPr>
        <w:rPr>
          <w:ins w:id="505" w:author="MUHAMMAD HAMAD" w:date="2025-03-26T13:46:00Z" w16du:dateUtc="2025-03-26T08:46:00Z"/>
          <w:rFonts w:ascii="Times New Roman" w:eastAsia="Times New Roman" w:hAnsi="Times New Roman" w:cs="Times New Roman"/>
          <w:sz w:val="27"/>
          <w:szCs w:val="27"/>
          <w:rPrChange w:id="506" w:author="MUHAMMAD HAMAD" w:date="2025-03-26T13:56:00Z" w16du:dateUtc="2025-03-26T08:56:00Z">
            <w:rPr>
              <w:ins w:id="507" w:author="MUHAMMAD HAMAD" w:date="2025-03-26T13:46:00Z" w16du:dateUtc="2025-03-26T08:46:00Z"/>
              <w:rFonts w:ascii="Times New Roman" w:eastAsia="Times New Roman" w:hAnsi="Times New Roman" w:cs="Times New Roman"/>
              <w:b/>
              <w:bCs/>
              <w:sz w:val="27"/>
              <w:szCs w:val="27"/>
            </w:rPr>
          </w:rPrChange>
        </w:rPr>
        <w:pPrChange w:id="50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6BEFBD4" w14:textId="77777777" w:rsidR="00912154" w:rsidRPr="0053165F" w:rsidRDefault="00912154" w:rsidP="0053165F">
      <w:pPr>
        <w:rPr>
          <w:ins w:id="509" w:author="MUHAMMAD HAMAD" w:date="2025-03-26T13:46:00Z" w16du:dateUtc="2025-03-26T08:46:00Z"/>
          <w:rFonts w:ascii="Times New Roman" w:eastAsia="Times New Roman" w:hAnsi="Times New Roman" w:cs="Times New Roman"/>
          <w:sz w:val="27"/>
          <w:szCs w:val="27"/>
          <w:rPrChange w:id="510" w:author="MUHAMMAD HAMAD" w:date="2025-03-26T13:56:00Z" w16du:dateUtc="2025-03-26T08:56:00Z">
            <w:rPr>
              <w:ins w:id="511" w:author="MUHAMMAD HAMAD" w:date="2025-03-26T13:46:00Z" w16du:dateUtc="2025-03-26T08:46:00Z"/>
              <w:rFonts w:ascii="Times New Roman" w:eastAsia="Times New Roman" w:hAnsi="Times New Roman" w:cs="Times New Roman"/>
              <w:b/>
              <w:bCs/>
              <w:sz w:val="27"/>
              <w:szCs w:val="27"/>
            </w:rPr>
          </w:rPrChange>
        </w:rPr>
        <w:pPrChange w:id="51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513" w:author="MUHAMMAD HAMAD" w:date="2025-03-26T13:46:00Z" w16du:dateUtc="2025-03-26T08:46:00Z">
        <w:r w:rsidRPr="0053165F">
          <w:rPr>
            <w:rFonts w:ascii="Times New Roman" w:eastAsia="Times New Roman" w:hAnsi="Times New Roman" w:cs="Times New Roman"/>
            <w:sz w:val="27"/>
            <w:szCs w:val="27"/>
            <w:rPrChange w:id="514" w:author="MUHAMMAD HAMAD" w:date="2025-03-26T13:56:00Z" w16du:dateUtc="2025-03-26T08:56:00Z">
              <w:rPr>
                <w:rFonts w:ascii="Times New Roman" w:eastAsia="Times New Roman" w:hAnsi="Times New Roman" w:cs="Times New Roman"/>
                <w:b/>
                <w:bCs/>
                <w:sz w:val="27"/>
                <w:szCs w:val="27"/>
              </w:rPr>
            </w:rPrChange>
          </w:rPr>
          <w:t xml:space="preserve">A student has </w:t>
        </w:r>
        <w:proofErr w:type="gramStart"/>
        <w:r w:rsidRPr="0053165F">
          <w:rPr>
            <w:rFonts w:ascii="Times New Roman" w:eastAsia="Times New Roman" w:hAnsi="Times New Roman" w:cs="Times New Roman"/>
            <w:sz w:val="27"/>
            <w:szCs w:val="27"/>
            <w:rPrChange w:id="515" w:author="MUHAMMAD HAMAD" w:date="2025-03-26T13:56:00Z" w16du:dateUtc="2025-03-26T08:56:00Z">
              <w:rPr>
                <w:rFonts w:ascii="Times New Roman" w:eastAsia="Times New Roman" w:hAnsi="Times New Roman" w:cs="Times New Roman"/>
                <w:b/>
                <w:bCs/>
                <w:sz w:val="27"/>
                <w:szCs w:val="27"/>
              </w:rPr>
            </w:rPrChange>
          </w:rPr>
          <w:t>registered</w:t>
        </w:r>
        <w:proofErr w:type="gramEnd"/>
        <w:r w:rsidRPr="0053165F">
          <w:rPr>
            <w:rFonts w:ascii="Times New Roman" w:eastAsia="Times New Roman" w:hAnsi="Times New Roman" w:cs="Times New Roman"/>
            <w:sz w:val="27"/>
            <w:szCs w:val="27"/>
            <w:rPrChange w:id="516" w:author="MUHAMMAD HAMAD" w:date="2025-03-26T13:56:00Z" w16du:dateUtc="2025-03-26T08:56:00Z">
              <w:rPr>
                <w:rFonts w:ascii="Times New Roman" w:eastAsia="Times New Roman" w:hAnsi="Times New Roman" w:cs="Times New Roman"/>
                <w:b/>
                <w:bCs/>
                <w:sz w:val="27"/>
                <w:szCs w:val="27"/>
              </w:rPr>
            </w:rPrChange>
          </w:rPr>
          <w:t xml:space="preserve"> a project.</w:t>
        </w:r>
      </w:ins>
    </w:p>
    <w:p w14:paraId="47CFD1C0" w14:textId="77777777" w:rsidR="00912154" w:rsidRPr="0053165F" w:rsidRDefault="00912154" w:rsidP="0053165F">
      <w:pPr>
        <w:rPr>
          <w:ins w:id="517" w:author="MUHAMMAD HAMAD" w:date="2025-03-26T13:46:00Z" w16du:dateUtc="2025-03-26T08:46:00Z"/>
          <w:rFonts w:ascii="Times New Roman" w:eastAsia="Times New Roman" w:hAnsi="Times New Roman" w:cs="Times New Roman"/>
          <w:sz w:val="27"/>
          <w:szCs w:val="27"/>
          <w:rPrChange w:id="518" w:author="MUHAMMAD HAMAD" w:date="2025-03-26T13:56:00Z" w16du:dateUtc="2025-03-26T08:56:00Z">
            <w:rPr>
              <w:ins w:id="519" w:author="MUHAMMAD HAMAD" w:date="2025-03-26T13:46:00Z" w16du:dateUtc="2025-03-26T08:46:00Z"/>
              <w:rFonts w:ascii="Times New Roman" w:eastAsia="Times New Roman" w:hAnsi="Times New Roman" w:cs="Times New Roman"/>
              <w:b/>
              <w:bCs/>
              <w:sz w:val="27"/>
              <w:szCs w:val="27"/>
            </w:rPr>
          </w:rPrChange>
        </w:rPr>
        <w:pPrChange w:id="52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AAE9582" w14:textId="77777777" w:rsidR="00912154" w:rsidRPr="0053165F" w:rsidRDefault="00912154" w:rsidP="0053165F">
      <w:pPr>
        <w:rPr>
          <w:ins w:id="521" w:author="MUHAMMAD HAMAD" w:date="2025-03-26T13:46:00Z" w16du:dateUtc="2025-03-26T08:46:00Z"/>
          <w:rFonts w:ascii="Times New Roman" w:eastAsia="Times New Roman" w:hAnsi="Times New Roman" w:cs="Times New Roman"/>
          <w:sz w:val="27"/>
          <w:szCs w:val="27"/>
          <w:rPrChange w:id="522" w:author="MUHAMMAD HAMAD" w:date="2025-03-26T13:56:00Z" w16du:dateUtc="2025-03-26T08:56:00Z">
            <w:rPr>
              <w:ins w:id="523" w:author="MUHAMMAD HAMAD" w:date="2025-03-26T13:46:00Z" w16du:dateUtc="2025-03-26T08:46:00Z"/>
              <w:rFonts w:ascii="Times New Roman" w:eastAsia="Times New Roman" w:hAnsi="Times New Roman" w:cs="Times New Roman"/>
              <w:b/>
              <w:bCs/>
              <w:sz w:val="27"/>
              <w:szCs w:val="27"/>
            </w:rPr>
          </w:rPrChange>
        </w:rPr>
        <w:pPrChange w:id="52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525" w:author="MUHAMMAD HAMAD" w:date="2025-03-26T13:46:00Z" w16du:dateUtc="2025-03-26T08:46:00Z">
        <w:r w:rsidRPr="0053165F">
          <w:rPr>
            <w:rFonts w:ascii="Times New Roman" w:eastAsia="Times New Roman" w:hAnsi="Times New Roman" w:cs="Times New Roman"/>
            <w:sz w:val="27"/>
            <w:szCs w:val="27"/>
            <w:rPrChange w:id="526" w:author="MUHAMMAD HAMAD" w:date="2025-03-26T13:56:00Z" w16du:dateUtc="2025-03-26T08:56:00Z">
              <w:rPr>
                <w:rFonts w:ascii="Times New Roman" w:eastAsia="Times New Roman" w:hAnsi="Times New Roman" w:cs="Times New Roman"/>
                <w:b/>
                <w:bCs/>
                <w:sz w:val="27"/>
                <w:szCs w:val="27"/>
              </w:rPr>
            </w:rPrChange>
          </w:rPr>
          <w:t>The supervisor is logged in.</w:t>
        </w:r>
      </w:ins>
    </w:p>
    <w:p w14:paraId="66AA5F23" w14:textId="77777777" w:rsidR="00912154" w:rsidRPr="0053165F" w:rsidRDefault="00912154" w:rsidP="0053165F">
      <w:pPr>
        <w:rPr>
          <w:ins w:id="527" w:author="MUHAMMAD HAMAD" w:date="2025-03-26T13:46:00Z" w16du:dateUtc="2025-03-26T08:46:00Z"/>
          <w:rFonts w:ascii="Times New Roman" w:eastAsia="Times New Roman" w:hAnsi="Times New Roman" w:cs="Times New Roman"/>
          <w:sz w:val="27"/>
          <w:szCs w:val="27"/>
          <w:rPrChange w:id="528" w:author="MUHAMMAD HAMAD" w:date="2025-03-26T13:56:00Z" w16du:dateUtc="2025-03-26T08:56:00Z">
            <w:rPr>
              <w:ins w:id="529" w:author="MUHAMMAD HAMAD" w:date="2025-03-26T13:46:00Z" w16du:dateUtc="2025-03-26T08:46:00Z"/>
              <w:rFonts w:ascii="Times New Roman" w:eastAsia="Times New Roman" w:hAnsi="Times New Roman" w:cs="Times New Roman"/>
              <w:b/>
              <w:bCs/>
              <w:sz w:val="27"/>
              <w:szCs w:val="27"/>
            </w:rPr>
          </w:rPrChange>
        </w:rPr>
        <w:pPrChange w:id="53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110A36C" w14:textId="77777777" w:rsidR="00912154" w:rsidRPr="0053165F" w:rsidRDefault="00912154" w:rsidP="0053165F">
      <w:pPr>
        <w:rPr>
          <w:ins w:id="531" w:author="MUHAMMAD HAMAD" w:date="2025-03-26T13:46:00Z" w16du:dateUtc="2025-03-26T08:46:00Z"/>
          <w:rFonts w:ascii="Times New Roman" w:eastAsia="Times New Roman" w:hAnsi="Times New Roman" w:cs="Times New Roman"/>
          <w:sz w:val="27"/>
          <w:szCs w:val="27"/>
          <w:rPrChange w:id="532" w:author="MUHAMMAD HAMAD" w:date="2025-03-26T13:56:00Z" w16du:dateUtc="2025-03-26T08:56:00Z">
            <w:rPr>
              <w:ins w:id="533" w:author="MUHAMMAD HAMAD" w:date="2025-03-26T13:46:00Z" w16du:dateUtc="2025-03-26T08:46:00Z"/>
              <w:rFonts w:ascii="Times New Roman" w:eastAsia="Times New Roman" w:hAnsi="Times New Roman" w:cs="Times New Roman"/>
              <w:b/>
              <w:bCs/>
              <w:sz w:val="27"/>
              <w:szCs w:val="27"/>
            </w:rPr>
          </w:rPrChange>
        </w:rPr>
        <w:pPrChange w:id="53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535" w:author="MUHAMMAD HAMAD" w:date="2025-03-26T13:46:00Z" w16du:dateUtc="2025-03-26T08:46:00Z">
        <w:r w:rsidRPr="0053165F">
          <w:rPr>
            <w:rFonts w:ascii="Times New Roman" w:eastAsia="Times New Roman" w:hAnsi="Times New Roman" w:cs="Times New Roman"/>
            <w:sz w:val="27"/>
            <w:szCs w:val="27"/>
            <w:rPrChange w:id="536" w:author="MUHAMMAD HAMAD" w:date="2025-03-26T13:56:00Z" w16du:dateUtc="2025-03-26T08:56:00Z">
              <w:rPr>
                <w:rFonts w:ascii="Times New Roman" w:eastAsia="Times New Roman" w:hAnsi="Times New Roman" w:cs="Times New Roman"/>
                <w:b/>
                <w:bCs/>
                <w:sz w:val="27"/>
                <w:szCs w:val="27"/>
              </w:rPr>
            </w:rPrChange>
          </w:rPr>
          <w:t>Main Success Scenario:</w:t>
        </w:r>
      </w:ins>
    </w:p>
    <w:p w14:paraId="665A3AAD" w14:textId="77777777" w:rsidR="00912154" w:rsidRPr="0053165F" w:rsidRDefault="00912154" w:rsidP="0053165F">
      <w:pPr>
        <w:rPr>
          <w:ins w:id="537" w:author="MUHAMMAD HAMAD" w:date="2025-03-26T13:46:00Z" w16du:dateUtc="2025-03-26T08:46:00Z"/>
          <w:rFonts w:ascii="Times New Roman" w:eastAsia="Times New Roman" w:hAnsi="Times New Roman" w:cs="Times New Roman"/>
          <w:sz w:val="27"/>
          <w:szCs w:val="27"/>
          <w:rPrChange w:id="538" w:author="MUHAMMAD HAMAD" w:date="2025-03-26T13:56:00Z" w16du:dateUtc="2025-03-26T08:56:00Z">
            <w:rPr>
              <w:ins w:id="539" w:author="MUHAMMAD HAMAD" w:date="2025-03-26T13:46:00Z" w16du:dateUtc="2025-03-26T08:46:00Z"/>
              <w:rFonts w:ascii="Times New Roman" w:eastAsia="Times New Roman" w:hAnsi="Times New Roman" w:cs="Times New Roman"/>
              <w:b/>
              <w:bCs/>
              <w:sz w:val="27"/>
              <w:szCs w:val="27"/>
            </w:rPr>
          </w:rPrChange>
        </w:rPr>
        <w:pPrChange w:id="54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E89F3E3" w14:textId="77777777" w:rsidR="00912154" w:rsidRPr="0053165F" w:rsidRDefault="00912154" w:rsidP="0053165F">
      <w:pPr>
        <w:rPr>
          <w:ins w:id="541" w:author="MUHAMMAD HAMAD" w:date="2025-03-26T13:46:00Z" w16du:dateUtc="2025-03-26T08:46:00Z"/>
          <w:rFonts w:ascii="Times New Roman" w:eastAsia="Times New Roman" w:hAnsi="Times New Roman" w:cs="Times New Roman"/>
          <w:sz w:val="27"/>
          <w:szCs w:val="27"/>
          <w:rPrChange w:id="542" w:author="MUHAMMAD HAMAD" w:date="2025-03-26T13:56:00Z" w16du:dateUtc="2025-03-26T08:56:00Z">
            <w:rPr>
              <w:ins w:id="543" w:author="MUHAMMAD HAMAD" w:date="2025-03-26T13:46:00Z" w16du:dateUtc="2025-03-26T08:46:00Z"/>
              <w:rFonts w:ascii="Times New Roman" w:eastAsia="Times New Roman" w:hAnsi="Times New Roman" w:cs="Times New Roman"/>
              <w:b/>
              <w:bCs/>
              <w:sz w:val="27"/>
              <w:szCs w:val="27"/>
            </w:rPr>
          </w:rPrChange>
        </w:rPr>
        <w:pPrChange w:id="54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545" w:author="MUHAMMAD HAMAD" w:date="2025-03-26T13:46:00Z" w16du:dateUtc="2025-03-26T08:46:00Z">
        <w:r w:rsidRPr="0053165F">
          <w:rPr>
            <w:rFonts w:ascii="Times New Roman" w:eastAsia="Times New Roman" w:hAnsi="Times New Roman" w:cs="Times New Roman"/>
            <w:sz w:val="27"/>
            <w:szCs w:val="27"/>
            <w:rPrChange w:id="546" w:author="MUHAMMAD HAMAD" w:date="2025-03-26T13:56:00Z" w16du:dateUtc="2025-03-26T08:56:00Z">
              <w:rPr>
                <w:rFonts w:ascii="Times New Roman" w:eastAsia="Times New Roman" w:hAnsi="Times New Roman" w:cs="Times New Roman"/>
                <w:b/>
                <w:bCs/>
                <w:sz w:val="27"/>
                <w:szCs w:val="27"/>
              </w:rPr>
            </w:rPrChange>
          </w:rPr>
          <w:t>The supervisor selects the project from their project menu that has been registered by a student.</w:t>
        </w:r>
      </w:ins>
    </w:p>
    <w:p w14:paraId="7D5E1AA9" w14:textId="77777777" w:rsidR="00912154" w:rsidRPr="0053165F" w:rsidRDefault="00912154" w:rsidP="0053165F">
      <w:pPr>
        <w:rPr>
          <w:ins w:id="547" w:author="MUHAMMAD HAMAD" w:date="2025-03-26T13:46:00Z" w16du:dateUtc="2025-03-26T08:46:00Z"/>
          <w:rFonts w:ascii="Times New Roman" w:eastAsia="Times New Roman" w:hAnsi="Times New Roman" w:cs="Times New Roman"/>
          <w:sz w:val="27"/>
          <w:szCs w:val="27"/>
          <w:rPrChange w:id="548" w:author="MUHAMMAD HAMAD" w:date="2025-03-26T13:56:00Z" w16du:dateUtc="2025-03-26T08:56:00Z">
            <w:rPr>
              <w:ins w:id="549" w:author="MUHAMMAD HAMAD" w:date="2025-03-26T13:46:00Z" w16du:dateUtc="2025-03-26T08:46:00Z"/>
              <w:rFonts w:ascii="Times New Roman" w:eastAsia="Times New Roman" w:hAnsi="Times New Roman" w:cs="Times New Roman"/>
              <w:b/>
              <w:bCs/>
              <w:sz w:val="27"/>
              <w:szCs w:val="27"/>
            </w:rPr>
          </w:rPrChange>
        </w:rPr>
        <w:pPrChange w:id="55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E31C560" w14:textId="77777777" w:rsidR="00912154" w:rsidRPr="0053165F" w:rsidRDefault="00912154" w:rsidP="0053165F">
      <w:pPr>
        <w:rPr>
          <w:ins w:id="551" w:author="MUHAMMAD HAMAD" w:date="2025-03-26T13:46:00Z" w16du:dateUtc="2025-03-26T08:46:00Z"/>
          <w:rFonts w:ascii="Times New Roman" w:eastAsia="Times New Roman" w:hAnsi="Times New Roman" w:cs="Times New Roman"/>
          <w:sz w:val="27"/>
          <w:szCs w:val="27"/>
          <w:rPrChange w:id="552" w:author="MUHAMMAD HAMAD" w:date="2025-03-26T13:56:00Z" w16du:dateUtc="2025-03-26T08:56:00Z">
            <w:rPr>
              <w:ins w:id="553" w:author="MUHAMMAD HAMAD" w:date="2025-03-26T13:46:00Z" w16du:dateUtc="2025-03-26T08:46:00Z"/>
              <w:rFonts w:ascii="Times New Roman" w:eastAsia="Times New Roman" w:hAnsi="Times New Roman" w:cs="Times New Roman"/>
              <w:b/>
              <w:bCs/>
              <w:sz w:val="27"/>
              <w:szCs w:val="27"/>
            </w:rPr>
          </w:rPrChange>
        </w:rPr>
        <w:pPrChange w:id="55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555" w:author="MUHAMMAD HAMAD" w:date="2025-03-26T13:46:00Z" w16du:dateUtc="2025-03-26T08:46:00Z">
        <w:r w:rsidRPr="0053165F">
          <w:rPr>
            <w:rFonts w:ascii="Times New Roman" w:eastAsia="Times New Roman" w:hAnsi="Times New Roman" w:cs="Times New Roman"/>
            <w:sz w:val="27"/>
            <w:szCs w:val="27"/>
            <w:rPrChange w:id="556" w:author="MUHAMMAD HAMAD" w:date="2025-03-26T13:56:00Z" w16du:dateUtc="2025-03-26T08:56:00Z">
              <w:rPr>
                <w:rFonts w:ascii="Times New Roman" w:eastAsia="Times New Roman" w:hAnsi="Times New Roman" w:cs="Times New Roman"/>
                <w:b/>
                <w:bCs/>
                <w:sz w:val="27"/>
                <w:szCs w:val="27"/>
              </w:rPr>
            </w:rPrChange>
          </w:rPr>
          <w:t xml:space="preserve">The system displays the student’s project proposal and </w:t>
        </w:r>
        <w:proofErr w:type="gramStart"/>
        <w:r w:rsidRPr="0053165F">
          <w:rPr>
            <w:rFonts w:ascii="Times New Roman" w:eastAsia="Times New Roman" w:hAnsi="Times New Roman" w:cs="Times New Roman"/>
            <w:sz w:val="27"/>
            <w:szCs w:val="27"/>
            <w:rPrChange w:id="557" w:author="MUHAMMAD HAMAD" w:date="2025-03-26T13:56:00Z" w16du:dateUtc="2025-03-26T08:56:00Z">
              <w:rPr>
                <w:rFonts w:ascii="Times New Roman" w:eastAsia="Times New Roman" w:hAnsi="Times New Roman" w:cs="Times New Roman"/>
                <w:b/>
                <w:bCs/>
                <w:sz w:val="27"/>
                <w:szCs w:val="27"/>
              </w:rPr>
            </w:rPrChange>
          </w:rPr>
          <w:t>attached</w:t>
        </w:r>
        <w:proofErr w:type="gramEnd"/>
        <w:r w:rsidRPr="0053165F">
          <w:rPr>
            <w:rFonts w:ascii="Times New Roman" w:eastAsia="Times New Roman" w:hAnsi="Times New Roman" w:cs="Times New Roman"/>
            <w:sz w:val="27"/>
            <w:szCs w:val="27"/>
            <w:rPrChange w:id="558" w:author="MUHAMMAD HAMAD" w:date="2025-03-26T13:56:00Z" w16du:dateUtc="2025-03-26T08:56:00Z">
              <w:rPr>
                <w:rFonts w:ascii="Times New Roman" w:eastAsia="Times New Roman" w:hAnsi="Times New Roman" w:cs="Times New Roman"/>
                <w:b/>
                <w:bCs/>
                <w:sz w:val="27"/>
                <w:szCs w:val="27"/>
              </w:rPr>
            </w:rPrChange>
          </w:rPr>
          <w:t xml:space="preserve"> details.</w:t>
        </w:r>
      </w:ins>
    </w:p>
    <w:p w14:paraId="766DB0A4" w14:textId="77777777" w:rsidR="00912154" w:rsidRPr="0053165F" w:rsidRDefault="00912154" w:rsidP="0053165F">
      <w:pPr>
        <w:rPr>
          <w:ins w:id="559" w:author="MUHAMMAD HAMAD" w:date="2025-03-26T13:46:00Z" w16du:dateUtc="2025-03-26T08:46:00Z"/>
          <w:rFonts w:ascii="Times New Roman" w:eastAsia="Times New Roman" w:hAnsi="Times New Roman" w:cs="Times New Roman"/>
          <w:sz w:val="27"/>
          <w:szCs w:val="27"/>
          <w:rPrChange w:id="560" w:author="MUHAMMAD HAMAD" w:date="2025-03-26T13:56:00Z" w16du:dateUtc="2025-03-26T08:56:00Z">
            <w:rPr>
              <w:ins w:id="561" w:author="MUHAMMAD HAMAD" w:date="2025-03-26T13:46:00Z" w16du:dateUtc="2025-03-26T08:46:00Z"/>
              <w:rFonts w:ascii="Times New Roman" w:eastAsia="Times New Roman" w:hAnsi="Times New Roman" w:cs="Times New Roman"/>
              <w:b/>
              <w:bCs/>
              <w:sz w:val="27"/>
              <w:szCs w:val="27"/>
            </w:rPr>
          </w:rPrChange>
        </w:rPr>
        <w:pPrChange w:id="56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91E6954" w14:textId="77777777" w:rsidR="00912154" w:rsidRPr="0053165F" w:rsidRDefault="00912154" w:rsidP="0053165F">
      <w:pPr>
        <w:rPr>
          <w:ins w:id="563" w:author="MUHAMMAD HAMAD" w:date="2025-03-26T13:46:00Z" w16du:dateUtc="2025-03-26T08:46:00Z"/>
          <w:rFonts w:ascii="Times New Roman" w:eastAsia="Times New Roman" w:hAnsi="Times New Roman" w:cs="Times New Roman"/>
          <w:sz w:val="27"/>
          <w:szCs w:val="27"/>
          <w:rPrChange w:id="564" w:author="MUHAMMAD HAMAD" w:date="2025-03-26T13:56:00Z" w16du:dateUtc="2025-03-26T08:56:00Z">
            <w:rPr>
              <w:ins w:id="565" w:author="MUHAMMAD HAMAD" w:date="2025-03-26T13:46:00Z" w16du:dateUtc="2025-03-26T08:46:00Z"/>
              <w:rFonts w:ascii="Times New Roman" w:eastAsia="Times New Roman" w:hAnsi="Times New Roman" w:cs="Times New Roman"/>
              <w:b/>
              <w:bCs/>
              <w:sz w:val="27"/>
              <w:szCs w:val="27"/>
            </w:rPr>
          </w:rPrChange>
        </w:rPr>
        <w:pPrChange w:id="56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567" w:author="MUHAMMAD HAMAD" w:date="2025-03-26T13:46:00Z" w16du:dateUtc="2025-03-26T08:46:00Z">
        <w:r w:rsidRPr="0053165F">
          <w:rPr>
            <w:rFonts w:ascii="Times New Roman" w:eastAsia="Times New Roman" w:hAnsi="Times New Roman" w:cs="Times New Roman"/>
            <w:sz w:val="27"/>
            <w:szCs w:val="27"/>
            <w:rPrChange w:id="568" w:author="MUHAMMAD HAMAD" w:date="2025-03-26T13:56:00Z" w16du:dateUtc="2025-03-26T08:56:00Z">
              <w:rPr>
                <w:rFonts w:ascii="Times New Roman" w:eastAsia="Times New Roman" w:hAnsi="Times New Roman" w:cs="Times New Roman"/>
                <w:b/>
                <w:bCs/>
                <w:sz w:val="27"/>
                <w:szCs w:val="27"/>
              </w:rPr>
            </w:rPrChange>
          </w:rPr>
          <w:t>The supervisor reviews the project proposal and associated details.</w:t>
        </w:r>
      </w:ins>
    </w:p>
    <w:p w14:paraId="4EBBAF21" w14:textId="77777777" w:rsidR="00912154" w:rsidRPr="0053165F" w:rsidRDefault="00912154" w:rsidP="0053165F">
      <w:pPr>
        <w:rPr>
          <w:ins w:id="569" w:author="MUHAMMAD HAMAD" w:date="2025-03-26T13:46:00Z" w16du:dateUtc="2025-03-26T08:46:00Z"/>
          <w:rFonts w:ascii="Times New Roman" w:eastAsia="Times New Roman" w:hAnsi="Times New Roman" w:cs="Times New Roman"/>
          <w:sz w:val="27"/>
          <w:szCs w:val="27"/>
          <w:rPrChange w:id="570" w:author="MUHAMMAD HAMAD" w:date="2025-03-26T13:56:00Z" w16du:dateUtc="2025-03-26T08:56:00Z">
            <w:rPr>
              <w:ins w:id="571" w:author="MUHAMMAD HAMAD" w:date="2025-03-26T13:46:00Z" w16du:dateUtc="2025-03-26T08:46:00Z"/>
              <w:rFonts w:ascii="Times New Roman" w:eastAsia="Times New Roman" w:hAnsi="Times New Roman" w:cs="Times New Roman"/>
              <w:b/>
              <w:bCs/>
              <w:sz w:val="27"/>
              <w:szCs w:val="27"/>
            </w:rPr>
          </w:rPrChange>
        </w:rPr>
        <w:pPrChange w:id="57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13A693F" w14:textId="77777777" w:rsidR="00912154" w:rsidRPr="0053165F" w:rsidRDefault="00912154" w:rsidP="0053165F">
      <w:pPr>
        <w:rPr>
          <w:ins w:id="573" w:author="MUHAMMAD HAMAD" w:date="2025-03-26T13:46:00Z" w16du:dateUtc="2025-03-26T08:46:00Z"/>
          <w:rFonts w:ascii="Times New Roman" w:eastAsia="Times New Roman" w:hAnsi="Times New Roman" w:cs="Times New Roman"/>
          <w:sz w:val="27"/>
          <w:szCs w:val="27"/>
          <w:rPrChange w:id="574" w:author="MUHAMMAD HAMAD" w:date="2025-03-26T13:56:00Z" w16du:dateUtc="2025-03-26T08:56:00Z">
            <w:rPr>
              <w:ins w:id="575" w:author="MUHAMMAD HAMAD" w:date="2025-03-26T13:46:00Z" w16du:dateUtc="2025-03-26T08:46:00Z"/>
              <w:rFonts w:ascii="Times New Roman" w:eastAsia="Times New Roman" w:hAnsi="Times New Roman" w:cs="Times New Roman"/>
              <w:b/>
              <w:bCs/>
              <w:sz w:val="27"/>
              <w:szCs w:val="27"/>
            </w:rPr>
          </w:rPrChange>
        </w:rPr>
        <w:pPrChange w:id="57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577" w:author="MUHAMMAD HAMAD" w:date="2025-03-26T13:46:00Z" w16du:dateUtc="2025-03-26T08:46:00Z">
        <w:r w:rsidRPr="0053165F">
          <w:rPr>
            <w:rFonts w:ascii="Times New Roman" w:eastAsia="Times New Roman" w:hAnsi="Times New Roman" w:cs="Times New Roman"/>
            <w:sz w:val="27"/>
            <w:szCs w:val="27"/>
            <w:rPrChange w:id="578" w:author="MUHAMMAD HAMAD" w:date="2025-03-26T13:56:00Z" w16du:dateUtc="2025-03-26T08:56:00Z">
              <w:rPr>
                <w:rFonts w:ascii="Times New Roman" w:eastAsia="Times New Roman" w:hAnsi="Times New Roman" w:cs="Times New Roman"/>
                <w:b/>
                <w:bCs/>
                <w:sz w:val="27"/>
                <w:szCs w:val="27"/>
              </w:rPr>
            </w:rPrChange>
          </w:rPr>
          <w:t>The supervisor approves or rejects the project by selecting the corresponding option.</w:t>
        </w:r>
      </w:ins>
    </w:p>
    <w:p w14:paraId="08E44AB7" w14:textId="77777777" w:rsidR="00912154" w:rsidRPr="0053165F" w:rsidRDefault="00912154" w:rsidP="0053165F">
      <w:pPr>
        <w:rPr>
          <w:ins w:id="579" w:author="MUHAMMAD HAMAD" w:date="2025-03-26T13:46:00Z" w16du:dateUtc="2025-03-26T08:46:00Z"/>
          <w:rFonts w:ascii="Times New Roman" w:eastAsia="Times New Roman" w:hAnsi="Times New Roman" w:cs="Times New Roman"/>
          <w:sz w:val="27"/>
          <w:szCs w:val="27"/>
          <w:rPrChange w:id="580" w:author="MUHAMMAD HAMAD" w:date="2025-03-26T13:56:00Z" w16du:dateUtc="2025-03-26T08:56:00Z">
            <w:rPr>
              <w:ins w:id="581" w:author="MUHAMMAD HAMAD" w:date="2025-03-26T13:46:00Z" w16du:dateUtc="2025-03-26T08:46:00Z"/>
              <w:rFonts w:ascii="Times New Roman" w:eastAsia="Times New Roman" w:hAnsi="Times New Roman" w:cs="Times New Roman"/>
              <w:b/>
              <w:bCs/>
              <w:sz w:val="27"/>
              <w:szCs w:val="27"/>
            </w:rPr>
          </w:rPrChange>
        </w:rPr>
        <w:pPrChange w:id="58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130421" w14:textId="77777777" w:rsidR="00912154" w:rsidRPr="0053165F" w:rsidRDefault="00912154" w:rsidP="0053165F">
      <w:pPr>
        <w:rPr>
          <w:ins w:id="583" w:author="MUHAMMAD HAMAD" w:date="2025-03-26T13:46:00Z" w16du:dateUtc="2025-03-26T08:46:00Z"/>
          <w:rFonts w:ascii="Times New Roman" w:eastAsia="Times New Roman" w:hAnsi="Times New Roman" w:cs="Times New Roman"/>
          <w:sz w:val="27"/>
          <w:szCs w:val="27"/>
          <w:rPrChange w:id="584" w:author="MUHAMMAD HAMAD" w:date="2025-03-26T13:56:00Z" w16du:dateUtc="2025-03-26T08:56:00Z">
            <w:rPr>
              <w:ins w:id="585" w:author="MUHAMMAD HAMAD" w:date="2025-03-26T13:46:00Z" w16du:dateUtc="2025-03-26T08:46:00Z"/>
              <w:rFonts w:ascii="Times New Roman" w:eastAsia="Times New Roman" w:hAnsi="Times New Roman" w:cs="Times New Roman"/>
              <w:b/>
              <w:bCs/>
              <w:sz w:val="27"/>
              <w:szCs w:val="27"/>
            </w:rPr>
          </w:rPrChange>
        </w:rPr>
        <w:pPrChange w:id="58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587" w:author="MUHAMMAD HAMAD" w:date="2025-03-26T13:46:00Z" w16du:dateUtc="2025-03-26T08:46:00Z">
        <w:r w:rsidRPr="0053165F">
          <w:rPr>
            <w:rFonts w:ascii="Times New Roman" w:eastAsia="Times New Roman" w:hAnsi="Times New Roman" w:cs="Times New Roman"/>
            <w:sz w:val="27"/>
            <w:szCs w:val="27"/>
            <w:rPrChange w:id="588" w:author="MUHAMMAD HAMAD" w:date="2025-03-26T13:56:00Z" w16du:dateUtc="2025-03-26T08:56:00Z">
              <w:rPr>
                <w:rFonts w:ascii="Times New Roman" w:eastAsia="Times New Roman" w:hAnsi="Times New Roman" w:cs="Times New Roman"/>
                <w:b/>
                <w:bCs/>
                <w:sz w:val="27"/>
                <w:szCs w:val="27"/>
              </w:rPr>
            </w:rPrChange>
          </w:rPr>
          <w:t>The system updates the project status accordingly (approved or rejected) and saves the decision.</w:t>
        </w:r>
      </w:ins>
    </w:p>
    <w:p w14:paraId="299241ED" w14:textId="77777777" w:rsidR="00912154" w:rsidRPr="0053165F" w:rsidRDefault="00912154" w:rsidP="0053165F">
      <w:pPr>
        <w:rPr>
          <w:ins w:id="589" w:author="MUHAMMAD HAMAD" w:date="2025-03-26T13:46:00Z" w16du:dateUtc="2025-03-26T08:46:00Z"/>
          <w:rFonts w:ascii="Times New Roman" w:eastAsia="Times New Roman" w:hAnsi="Times New Roman" w:cs="Times New Roman"/>
          <w:sz w:val="27"/>
          <w:szCs w:val="27"/>
          <w:rPrChange w:id="590" w:author="MUHAMMAD HAMAD" w:date="2025-03-26T13:56:00Z" w16du:dateUtc="2025-03-26T08:56:00Z">
            <w:rPr>
              <w:ins w:id="591" w:author="MUHAMMAD HAMAD" w:date="2025-03-26T13:46:00Z" w16du:dateUtc="2025-03-26T08:46:00Z"/>
              <w:rFonts w:ascii="Times New Roman" w:eastAsia="Times New Roman" w:hAnsi="Times New Roman" w:cs="Times New Roman"/>
              <w:b/>
              <w:bCs/>
              <w:sz w:val="27"/>
              <w:szCs w:val="27"/>
            </w:rPr>
          </w:rPrChange>
        </w:rPr>
        <w:pPrChange w:id="59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AF7F610" w14:textId="77777777" w:rsidR="00912154" w:rsidRPr="0053165F" w:rsidRDefault="00912154" w:rsidP="0053165F">
      <w:pPr>
        <w:rPr>
          <w:ins w:id="593" w:author="MUHAMMAD HAMAD" w:date="2025-03-26T13:46:00Z" w16du:dateUtc="2025-03-26T08:46:00Z"/>
          <w:rFonts w:ascii="Times New Roman" w:eastAsia="Times New Roman" w:hAnsi="Times New Roman" w:cs="Times New Roman"/>
          <w:sz w:val="27"/>
          <w:szCs w:val="27"/>
          <w:rPrChange w:id="594" w:author="MUHAMMAD HAMAD" w:date="2025-03-26T13:56:00Z" w16du:dateUtc="2025-03-26T08:56:00Z">
            <w:rPr>
              <w:ins w:id="595" w:author="MUHAMMAD HAMAD" w:date="2025-03-26T13:46:00Z" w16du:dateUtc="2025-03-26T08:46:00Z"/>
              <w:rFonts w:ascii="Times New Roman" w:eastAsia="Times New Roman" w:hAnsi="Times New Roman" w:cs="Times New Roman"/>
              <w:b/>
              <w:bCs/>
              <w:sz w:val="27"/>
              <w:szCs w:val="27"/>
            </w:rPr>
          </w:rPrChange>
        </w:rPr>
        <w:pPrChange w:id="59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597" w:author="MUHAMMAD HAMAD" w:date="2025-03-26T13:46:00Z" w16du:dateUtc="2025-03-26T08:46:00Z">
        <w:r w:rsidRPr="0053165F">
          <w:rPr>
            <w:rFonts w:ascii="Times New Roman" w:eastAsia="Times New Roman" w:hAnsi="Times New Roman" w:cs="Times New Roman"/>
            <w:sz w:val="27"/>
            <w:szCs w:val="27"/>
            <w:rPrChange w:id="598" w:author="MUHAMMAD HAMAD" w:date="2025-03-26T13:56:00Z" w16du:dateUtc="2025-03-26T08:56:00Z">
              <w:rPr>
                <w:rFonts w:ascii="Times New Roman" w:eastAsia="Times New Roman" w:hAnsi="Times New Roman" w:cs="Times New Roman"/>
                <w:b/>
                <w:bCs/>
                <w:sz w:val="27"/>
                <w:szCs w:val="27"/>
              </w:rPr>
            </w:rPrChange>
          </w:rPr>
          <w:lastRenderedPageBreak/>
          <w:t>Alternate Scenarios:</w:t>
        </w:r>
      </w:ins>
    </w:p>
    <w:p w14:paraId="45A7C344" w14:textId="77777777" w:rsidR="00912154" w:rsidRPr="0053165F" w:rsidRDefault="00912154" w:rsidP="0053165F">
      <w:pPr>
        <w:rPr>
          <w:ins w:id="599" w:author="MUHAMMAD HAMAD" w:date="2025-03-26T13:46:00Z" w16du:dateUtc="2025-03-26T08:46:00Z"/>
          <w:rFonts w:ascii="Times New Roman" w:eastAsia="Times New Roman" w:hAnsi="Times New Roman" w:cs="Times New Roman"/>
          <w:sz w:val="27"/>
          <w:szCs w:val="27"/>
          <w:rPrChange w:id="600" w:author="MUHAMMAD HAMAD" w:date="2025-03-26T13:56:00Z" w16du:dateUtc="2025-03-26T08:56:00Z">
            <w:rPr>
              <w:ins w:id="601" w:author="MUHAMMAD HAMAD" w:date="2025-03-26T13:46:00Z" w16du:dateUtc="2025-03-26T08:46:00Z"/>
              <w:rFonts w:ascii="Times New Roman" w:eastAsia="Times New Roman" w:hAnsi="Times New Roman" w:cs="Times New Roman"/>
              <w:b/>
              <w:bCs/>
              <w:sz w:val="27"/>
              <w:szCs w:val="27"/>
            </w:rPr>
          </w:rPrChange>
        </w:rPr>
        <w:pPrChange w:id="60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FFAE07E" w14:textId="77777777" w:rsidR="00912154" w:rsidRPr="0053165F" w:rsidRDefault="00912154" w:rsidP="0053165F">
      <w:pPr>
        <w:rPr>
          <w:ins w:id="603" w:author="MUHAMMAD HAMAD" w:date="2025-03-26T13:46:00Z" w16du:dateUtc="2025-03-26T08:46:00Z"/>
          <w:rFonts w:ascii="Times New Roman" w:eastAsia="Times New Roman" w:hAnsi="Times New Roman" w:cs="Times New Roman"/>
          <w:sz w:val="27"/>
          <w:szCs w:val="27"/>
          <w:rPrChange w:id="604" w:author="MUHAMMAD HAMAD" w:date="2025-03-26T13:56:00Z" w16du:dateUtc="2025-03-26T08:56:00Z">
            <w:rPr>
              <w:ins w:id="605" w:author="MUHAMMAD HAMAD" w:date="2025-03-26T13:46:00Z" w16du:dateUtc="2025-03-26T08:46:00Z"/>
              <w:rFonts w:ascii="Times New Roman" w:eastAsia="Times New Roman" w:hAnsi="Times New Roman" w:cs="Times New Roman"/>
              <w:b/>
              <w:bCs/>
              <w:sz w:val="27"/>
              <w:szCs w:val="27"/>
            </w:rPr>
          </w:rPrChange>
        </w:rPr>
        <w:pPrChange w:id="60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607" w:author="MUHAMMAD HAMAD" w:date="2025-03-26T13:46:00Z" w16du:dateUtc="2025-03-26T08:46:00Z">
        <w:r w:rsidRPr="0053165F">
          <w:rPr>
            <w:rFonts w:ascii="Times New Roman" w:eastAsia="Times New Roman" w:hAnsi="Times New Roman" w:cs="Times New Roman"/>
            <w:sz w:val="27"/>
            <w:szCs w:val="27"/>
            <w:rPrChange w:id="608" w:author="MUHAMMAD HAMAD" w:date="2025-03-26T13:56:00Z" w16du:dateUtc="2025-03-26T08:56:00Z">
              <w:rPr>
                <w:rFonts w:ascii="Times New Roman" w:eastAsia="Times New Roman" w:hAnsi="Times New Roman" w:cs="Times New Roman"/>
                <w:b/>
                <w:bCs/>
                <w:sz w:val="27"/>
                <w:szCs w:val="27"/>
              </w:rPr>
            </w:rPrChange>
          </w:rPr>
          <w:t>Alternate 3.1: If the supervisor encounters a system error during approval, the system notifies the supervisor and prompts for a retry.</w:t>
        </w:r>
      </w:ins>
    </w:p>
    <w:p w14:paraId="668324FA" w14:textId="77777777" w:rsidR="00912154" w:rsidRPr="0053165F" w:rsidRDefault="00912154" w:rsidP="0053165F">
      <w:pPr>
        <w:rPr>
          <w:ins w:id="609" w:author="MUHAMMAD HAMAD" w:date="2025-03-26T13:46:00Z" w16du:dateUtc="2025-03-26T08:46:00Z"/>
          <w:rFonts w:ascii="Times New Roman" w:eastAsia="Times New Roman" w:hAnsi="Times New Roman" w:cs="Times New Roman"/>
          <w:sz w:val="27"/>
          <w:szCs w:val="27"/>
          <w:rPrChange w:id="610" w:author="MUHAMMAD HAMAD" w:date="2025-03-26T13:56:00Z" w16du:dateUtc="2025-03-26T08:56:00Z">
            <w:rPr>
              <w:ins w:id="611" w:author="MUHAMMAD HAMAD" w:date="2025-03-26T13:46:00Z" w16du:dateUtc="2025-03-26T08:46:00Z"/>
              <w:rFonts w:ascii="Times New Roman" w:eastAsia="Times New Roman" w:hAnsi="Times New Roman" w:cs="Times New Roman"/>
              <w:b/>
              <w:bCs/>
              <w:sz w:val="27"/>
              <w:szCs w:val="27"/>
            </w:rPr>
          </w:rPrChange>
        </w:rPr>
        <w:pPrChange w:id="61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02E778A" w14:textId="77777777" w:rsidR="00912154" w:rsidRPr="0053165F" w:rsidRDefault="00912154" w:rsidP="0053165F">
      <w:pPr>
        <w:rPr>
          <w:ins w:id="613" w:author="MUHAMMAD HAMAD" w:date="2025-03-26T13:46:00Z" w16du:dateUtc="2025-03-26T08:46:00Z"/>
          <w:rFonts w:ascii="Times New Roman" w:eastAsia="Times New Roman" w:hAnsi="Times New Roman" w:cs="Times New Roman"/>
          <w:sz w:val="27"/>
          <w:szCs w:val="27"/>
          <w:rPrChange w:id="614" w:author="MUHAMMAD HAMAD" w:date="2025-03-26T13:56:00Z" w16du:dateUtc="2025-03-26T08:56:00Z">
            <w:rPr>
              <w:ins w:id="615" w:author="MUHAMMAD HAMAD" w:date="2025-03-26T13:46:00Z" w16du:dateUtc="2025-03-26T08:46:00Z"/>
              <w:rFonts w:ascii="Times New Roman" w:eastAsia="Times New Roman" w:hAnsi="Times New Roman" w:cs="Times New Roman"/>
              <w:b/>
              <w:bCs/>
              <w:sz w:val="27"/>
              <w:szCs w:val="27"/>
            </w:rPr>
          </w:rPrChange>
        </w:rPr>
        <w:pPrChange w:id="61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617" w:author="MUHAMMAD HAMAD" w:date="2025-03-26T13:46:00Z" w16du:dateUtc="2025-03-26T08:46:00Z">
        <w:r w:rsidRPr="0053165F">
          <w:rPr>
            <w:rFonts w:ascii="Times New Roman" w:eastAsia="Times New Roman" w:hAnsi="Times New Roman" w:cs="Times New Roman"/>
            <w:sz w:val="27"/>
            <w:szCs w:val="27"/>
            <w:rPrChange w:id="618" w:author="MUHAMMAD HAMAD" w:date="2025-03-26T13:56:00Z" w16du:dateUtc="2025-03-26T08:56:00Z">
              <w:rPr>
                <w:rFonts w:ascii="Times New Roman" w:eastAsia="Times New Roman" w:hAnsi="Times New Roman" w:cs="Times New Roman"/>
                <w:b/>
                <w:bCs/>
                <w:sz w:val="27"/>
                <w:szCs w:val="27"/>
              </w:rPr>
            </w:rPrChange>
          </w:rPr>
          <w:t>Alternate 3.2: If the project requires modifications, the supervisor sends feedback to the student before final approval, and the system records the feedback.</w:t>
        </w:r>
      </w:ins>
    </w:p>
    <w:p w14:paraId="21ACD87A" w14:textId="77777777" w:rsidR="00912154" w:rsidRPr="0053165F" w:rsidRDefault="00912154" w:rsidP="0053165F">
      <w:pPr>
        <w:rPr>
          <w:ins w:id="619" w:author="MUHAMMAD HAMAD" w:date="2025-03-26T13:46:00Z" w16du:dateUtc="2025-03-26T08:46:00Z"/>
          <w:rFonts w:ascii="Times New Roman" w:eastAsia="Times New Roman" w:hAnsi="Times New Roman" w:cs="Times New Roman"/>
          <w:sz w:val="27"/>
          <w:szCs w:val="27"/>
          <w:rPrChange w:id="620" w:author="MUHAMMAD HAMAD" w:date="2025-03-26T13:56:00Z" w16du:dateUtc="2025-03-26T08:56:00Z">
            <w:rPr>
              <w:ins w:id="621" w:author="MUHAMMAD HAMAD" w:date="2025-03-26T13:46:00Z" w16du:dateUtc="2025-03-26T08:46:00Z"/>
              <w:rFonts w:ascii="Times New Roman" w:eastAsia="Times New Roman" w:hAnsi="Times New Roman" w:cs="Times New Roman"/>
              <w:b/>
              <w:bCs/>
              <w:sz w:val="27"/>
              <w:szCs w:val="27"/>
            </w:rPr>
          </w:rPrChange>
        </w:rPr>
        <w:pPrChange w:id="62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EF99702" w14:textId="77777777" w:rsidR="00912154" w:rsidRPr="0053165F" w:rsidRDefault="00912154" w:rsidP="0053165F">
      <w:pPr>
        <w:rPr>
          <w:ins w:id="623" w:author="MUHAMMAD HAMAD" w:date="2025-03-26T13:46:00Z" w16du:dateUtc="2025-03-26T08:46:00Z"/>
          <w:rFonts w:ascii="Times New Roman" w:eastAsia="Times New Roman" w:hAnsi="Times New Roman" w:cs="Times New Roman"/>
          <w:sz w:val="27"/>
          <w:szCs w:val="27"/>
          <w:rPrChange w:id="624" w:author="MUHAMMAD HAMAD" w:date="2025-03-26T13:56:00Z" w16du:dateUtc="2025-03-26T08:56:00Z">
            <w:rPr>
              <w:ins w:id="625" w:author="MUHAMMAD HAMAD" w:date="2025-03-26T13:46:00Z" w16du:dateUtc="2025-03-26T08:46:00Z"/>
              <w:rFonts w:ascii="Times New Roman" w:eastAsia="Times New Roman" w:hAnsi="Times New Roman" w:cs="Times New Roman"/>
              <w:b/>
              <w:bCs/>
              <w:sz w:val="27"/>
              <w:szCs w:val="27"/>
            </w:rPr>
          </w:rPrChange>
        </w:rPr>
        <w:pPrChange w:id="62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627" w:author="MUHAMMAD HAMAD" w:date="2025-03-26T13:46:00Z" w16du:dateUtc="2025-03-26T08:46:00Z">
        <w:r w:rsidRPr="0053165F">
          <w:rPr>
            <w:rFonts w:ascii="Times New Roman" w:eastAsia="Times New Roman" w:hAnsi="Times New Roman" w:cs="Times New Roman"/>
            <w:sz w:val="27"/>
            <w:szCs w:val="27"/>
            <w:rPrChange w:id="628" w:author="MUHAMMAD HAMAD" w:date="2025-03-26T13:56:00Z" w16du:dateUtc="2025-03-26T08:56:00Z">
              <w:rPr>
                <w:rFonts w:ascii="Times New Roman" w:eastAsia="Times New Roman" w:hAnsi="Times New Roman" w:cs="Times New Roman"/>
                <w:b/>
                <w:bCs/>
                <w:sz w:val="27"/>
                <w:szCs w:val="27"/>
              </w:rPr>
            </w:rPrChange>
          </w:rPr>
          <w:t>Postconditions:</w:t>
        </w:r>
      </w:ins>
    </w:p>
    <w:p w14:paraId="48232DFF" w14:textId="77777777" w:rsidR="00912154" w:rsidRPr="0053165F" w:rsidRDefault="00912154" w:rsidP="0053165F">
      <w:pPr>
        <w:rPr>
          <w:ins w:id="629" w:author="MUHAMMAD HAMAD" w:date="2025-03-26T13:46:00Z" w16du:dateUtc="2025-03-26T08:46:00Z"/>
          <w:rFonts w:ascii="Times New Roman" w:eastAsia="Times New Roman" w:hAnsi="Times New Roman" w:cs="Times New Roman"/>
          <w:sz w:val="27"/>
          <w:szCs w:val="27"/>
          <w:rPrChange w:id="630" w:author="MUHAMMAD HAMAD" w:date="2025-03-26T13:56:00Z" w16du:dateUtc="2025-03-26T08:56:00Z">
            <w:rPr>
              <w:ins w:id="631" w:author="MUHAMMAD HAMAD" w:date="2025-03-26T13:46:00Z" w16du:dateUtc="2025-03-26T08:46:00Z"/>
              <w:rFonts w:ascii="Times New Roman" w:eastAsia="Times New Roman" w:hAnsi="Times New Roman" w:cs="Times New Roman"/>
              <w:b/>
              <w:bCs/>
              <w:sz w:val="27"/>
              <w:szCs w:val="27"/>
            </w:rPr>
          </w:rPrChange>
        </w:rPr>
        <w:pPrChange w:id="63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8A87CA9" w14:textId="77777777" w:rsidR="00912154" w:rsidRPr="0053165F" w:rsidRDefault="00912154" w:rsidP="0053165F">
      <w:pPr>
        <w:rPr>
          <w:ins w:id="633" w:author="MUHAMMAD HAMAD" w:date="2025-03-26T13:46:00Z" w16du:dateUtc="2025-03-26T08:46:00Z"/>
          <w:rFonts w:ascii="Times New Roman" w:eastAsia="Times New Roman" w:hAnsi="Times New Roman" w:cs="Times New Roman"/>
          <w:sz w:val="27"/>
          <w:szCs w:val="27"/>
          <w:rPrChange w:id="634" w:author="MUHAMMAD HAMAD" w:date="2025-03-26T13:56:00Z" w16du:dateUtc="2025-03-26T08:56:00Z">
            <w:rPr>
              <w:ins w:id="635" w:author="MUHAMMAD HAMAD" w:date="2025-03-26T13:46:00Z" w16du:dateUtc="2025-03-26T08:46:00Z"/>
              <w:rFonts w:ascii="Times New Roman" w:eastAsia="Times New Roman" w:hAnsi="Times New Roman" w:cs="Times New Roman"/>
              <w:b/>
              <w:bCs/>
              <w:sz w:val="27"/>
              <w:szCs w:val="27"/>
            </w:rPr>
          </w:rPrChange>
        </w:rPr>
        <w:pPrChange w:id="63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637" w:author="MUHAMMAD HAMAD" w:date="2025-03-26T13:46:00Z" w16du:dateUtc="2025-03-26T08:46:00Z">
        <w:r w:rsidRPr="0053165F">
          <w:rPr>
            <w:rFonts w:ascii="Times New Roman" w:eastAsia="Times New Roman" w:hAnsi="Times New Roman" w:cs="Times New Roman"/>
            <w:sz w:val="27"/>
            <w:szCs w:val="27"/>
            <w:rPrChange w:id="638" w:author="MUHAMMAD HAMAD" w:date="2025-03-26T13:56:00Z" w16du:dateUtc="2025-03-26T08:56:00Z">
              <w:rPr>
                <w:rFonts w:ascii="Times New Roman" w:eastAsia="Times New Roman" w:hAnsi="Times New Roman" w:cs="Times New Roman"/>
                <w:b/>
                <w:bCs/>
                <w:sz w:val="27"/>
                <w:szCs w:val="27"/>
              </w:rPr>
            </w:rPrChange>
          </w:rPr>
          <w:t>The project status is updated as approved or rejected.</w:t>
        </w:r>
      </w:ins>
    </w:p>
    <w:p w14:paraId="42C31DE3" w14:textId="77777777" w:rsidR="00912154" w:rsidRPr="0053165F" w:rsidRDefault="00912154" w:rsidP="0053165F">
      <w:pPr>
        <w:rPr>
          <w:ins w:id="639" w:author="MUHAMMAD HAMAD" w:date="2025-03-26T13:46:00Z" w16du:dateUtc="2025-03-26T08:46:00Z"/>
          <w:rFonts w:ascii="Times New Roman" w:eastAsia="Times New Roman" w:hAnsi="Times New Roman" w:cs="Times New Roman"/>
          <w:sz w:val="27"/>
          <w:szCs w:val="27"/>
          <w:rPrChange w:id="640" w:author="MUHAMMAD HAMAD" w:date="2025-03-26T13:56:00Z" w16du:dateUtc="2025-03-26T08:56:00Z">
            <w:rPr>
              <w:ins w:id="641" w:author="MUHAMMAD HAMAD" w:date="2025-03-26T13:46:00Z" w16du:dateUtc="2025-03-26T08:46:00Z"/>
              <w:rFonts w:ascii="Times New Roman" w:eastAsia="Times New Roman" w:hAnsi="Times New Roman" w:cs="Times New Roman"/>
              <w:b/>
              <w:bCs/>
              <w:sz w:val="27"/>
              <w:szCs w:val="27"/>
            </w:rPr>
          </w:rPrChange>
        </w:rPr>
        <w:pPrChange w:id="64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25E53AC" w14:textId="77777777" w:rsidR="00912154" w:rsidRPr="0053165F" w:rsidRDefault="00912154" w:rsidP="0053165F">
      <w:pPr>
        <w:rPr>
          <w:ins w:id="643" w:author="MUHAMMAD HAMAD" w:date="2025-03-26T13:46:00Z" w16du:dateUtc="2025-03-26T08:46:00Z"/>
          <w:rFonts w:ascii="Times New Roman" w:eastAsia="Times New Roman" w:hAnsi="Times New Roman" w:cs="Times New Roman"/>
          <w:sz w:val="27"/>
          <w:szCs w:val="27"/>
          <w:rPrChange w:id="644" w:author="MUHAMMAD HAMAD" w:date="2025-03-26T13:56:00Z" w16du:dateUtc="2025-03-26T08:56:00Z">
            <w:rPr>
              <w:ins w:id="645" w:author="MUHAMMAD HAMAD" w:date="2025-03-26T13:46:00Z" w16du:dateUtc="2025-03-26T08:46:00Z"/>
              <w:rFonts w:ascii="Times New Roman" w:eastAsia="Times New Roman" w:hAnsi="Times New Roman" w:cs="Times New Roman"/>
              <w:b/>
              <w:bCs/>
              <w:sz w:val="27"/>
              <w:szCs w:val="27"/>
            </w:rPr>
          </w:rPrChange>
        </w:rPr>
        <w:pPrChange w:id="64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647" w:author="MUHAMMAD HAMAD" w:date="2025-03-26T13:46:00Z" w16du:dateUtc="2025-03-26T08:46:00Z">
        <w:r w:rsidRPr="0053165F">
          <w:rPr>
            <w:rFonts w:ascii="Times New Roman" w:eastAsia="Times New Roman" w:hAnsi="Times New Roman" w:cs="Times New Roman"/>
            <w:sz w:val="27"/>
            <w:szCs w:val="27"/>
            <w:rPrChange w:id="648" w:author="MUHAMMAD HAMAD" w:date="2025-03-26T13:56:00Z" w16du:dateUtc="2025-03-26T08:56:00Z">
              <w:rPr>
                <w:rFonts w:ascii="Times New Roman" w:eastAsia="Times New Roman" w:hAnsi="Times New Roman" w:cs="Times New Roman"/>
                <w:b/>
                <w:bCs/>
                <w:sz w:val="27"/>
                <w:szCs w:val="27"/>
              </w:rPr>
            </w:rPrChange>
          </w:rPr>
          <w:t>The student and supervisor are both notified of the updated project status.</w:t>
        </w:r>
      </w:ins>
    </w:p>
    <w:p w14:paraId="07BCCEE5" w14:textId="77777777" w:rsidR="00912154" w:rsidRPr="0053165F" w:rsidRDefault="00912154" w:rsidP="0053165F">
      <w:pPr>
        <w:rPr>
          <w:ins w:id="649" w:author="MUHAMMAD HAMAD" w:date="2025-03-26T13:46:00Z" w16du:dateUtc="2025-03-26T08:46:00Z"/>
          <w:rFonts w:ascii="Times New Roman" w:eastAsia="Times New Roman" w:hAnsi="Times New Roman" w:cs="Times New Roman"/>
          <w:sz w:val="27"/>
          <w:szCs w:val="27"/>
          <w:rPrChange w:id="650" w:author="MUHAMMAD HAMAD" w:date="2025-03-26T13:56:00Z" w16du:dateUtc="2025-03-26T08:56:00Z">
            <w:rPr>
              <w:ins w:id="651" w:author="MUHAMMAD HAMAD" w:date="2025-03-26T13:46:00Z" w16du:dateUtc="2025-03-26T08:46:00Z"/>
              <w:rFonts w:ascii="Times New Roman" w:eastAsia="Times New Roman" w:hAnsi="Times New Roman" w:cs="Times New Roman"/>
              <w:b/>
              <w:bCs/>
              <w:sz w:val="27"/>
              <w:szCs w:val="27"/>
            </w:rPr>
          </w:rPrChange>
        </w:rPr>
        <w:pPrChange w:id="65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159DFC2" w14:textId="77777777" w:rsidR="00912154" w:rsidRPr="0053165F" w:rsidRDefault="00912154" w:rsidP="0053165F">
      <w:pPr>
        <w:pStyle w:val="Heading3"/>
        <w:rPr>
          <w:ins w:id="653" w:author="MUHAMMAD HAMAD" w:date="2025-03-26T13:46:00Z" w16du:dateUtc="2025-03-26T08:46:00Z"/>
          <w:rFonts w:eastAsia="Times New Roman"/>
          <w:rPrChange w:id="654" w:author="MUHAMMAD HAMAD" w:date="2025-03-26T13:56:00Z" w16du:dateUtc="2025-03-26T08:56:00Z">
            <w:rPr>
              <w:ins w:id="655" w:author="MUHAMMAD HAMAD" w:date="2025-03-26T13:46:00Z" w16du:dateUtc="2025-03-26T08:46:00Z"/>
              <w:rFonts w:ascii="Times New Roman" w:eastAsia="Times New Roman" w:hAnsi="Times New Roman" w:cs="Times New Roman"/>
              <w:b/>
              <w:bCs/>
              <w:sz w:val="27"/>
              <w:szCs w:val="27"/>
            </w:rPr>
          </w:rPrChange>
        </w:rPr>
        <w:pPrChange w:id="656" w:author="MUHAMMAD HAMAD" w:date="2025-03-26T13:57:00Z" w16du:dateUtc="2025-03-26T08:57:00Z">
          <w:pPr>
            <w:pStyle w:val="ListParagraph"/>
            <w:numPr>
              <w:numId w:val="30"/>
            </w:numPr>
            <w:spacing w:before="100" w:beforeAutospacing="1" w:after="100" w:afterAutospacing="1" w:line="240" w:lineRule="auto"/>
            <w:ind w:hanging="360"/>
            <w:outlineLvl w:val="2"/>
          </w:pPr>
        </w:pPrChange>
      </w:pPr>
      <w:bookmarkStart w:id="657" w:name="_Toc193890194"/>
      <w:ins w:id="658" w:author="MUHAMMAD HAMAD" w:date="2025-03-26T13:46:00Z" w16du:dateUtc="2025-03-26T08:46:00Z">
        <w:r w:rsidRPr="0053165F">
          <w:rPr>
            <w:rFonts w:eastAsia="Times New Roman"/>
            <w:rPrChange w:id="659" w:author="MUHAMMAD HAMAD" w:date="2025-03-26T13:56:00Z" w16du:dateUtc="2025-03-26T08:56:00Z">
              <w:rPr>
                <w:rFonts w:ascii="Times New Roman" w:eastAsia="Times New Roman" w:hAnsi="Times New Roman" w:cs="Times New Roman"/>
                <w:b/>
                <w:bCs/>
                <w:sz w:val="27"/>
                <w:szCs w:val="27"/>
              </w:rPr>
            </w:rPrChange>
          </w:rPr>
          <w:t>UC 4: Upload Work Product</w:t>
        </w:r>
        <w:bookmarkEnd w:id="657"/>
      </w:ins>
    </w:p>
    <w:p w14:paraId="1FEA1B00" w14:textId="77777777" w:rsidR="00912154" w:rsidRPr="0053165F" w:rsidRDefault="00912154" w:rsidP="0053165F">
      <w:pPr>
        <w:rPr>
          <w:ins w:id="660" w:author="MUHAMMAD HAMAD" w:date="2025-03-26T13:46:00Z" w16du:dateUtc="2025-03-26T08:46:00Z"/>
          <w:rFonts w:ascii="Times New Roman" w:eastAsia="Times New Roman" w:hAnsi="Times New Roman" w:cs="Times New Roman"/>
          <w:sz w:val="27"/>
          <w:szCs w:val="27"/>
          <w:rPrChange w:id="661" w:author="MUHAMMAD HAMAD" w:date="2025-03-26T13:56:00Z" w16du:dateUtc="2025-03-26T08:56:00Z">
            <w:rPr>
              <w:ins w:id="662" w:author="MUHAMMAD HAMAD" w:date="2025-03-26T13:46:00Z" w16du:dateUtc="2025-03-26T08:46:00Z"/>
              <w:rFonts w:ascii="Times New Roman" w:eastAsia="Times New Roman" w:hAnsi="Times New Roman" w:cs="Times New Roman"/>
              <w:b/>
              <w:bCs/>
              <w:sz w:val="27"/>
              <w:szCs w:val="27"/>
            </w:rPr>
          </w:rPrChange>
        </w:rPr>
        <w:pPrChange w:id="66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664" w:author="MUHAMMAD HAMAD" w:date="2025-03-26T13:46:00Z" w16du:dateUtc="2025-03-26T08:46:00Z">
        <w:r w:rsidRPr="0053165F">
          <w:rPr>
            <w:rFonts w:ascii="Times New Roman" w:eastAsia="Times New Roman" w:hAnsi="Times New Roman" w:cs="Times New Roman"/>
            <w:sz w:val="27"/>
            <w:szCs w:val="27"/>
            <w:rPrChange w:id="665" w:author="MUHAMMAD HAMAD" w:date="2025-03-26T13:56:00Z" w16du:dateUtc="2025-03-26T08:56:00Z">
              <w:rPr>
                <w:rFonts w:ascii="Times New Roman" w:eastAsia="Times New Roman" w:hAnsi="Times New Roman" w:cs="Times New Roman"/>
                <w:b/>
                <w:bCs/>
                <w:sz w:val="27"/>
                <w:szCs w:val="27"/>
              </w:rPr>
            </w:rPrChange>
          </w:rPr>
          <w:t>Primary Actor:</w:t>
        </w:r>
      </w:ins>
    </w:p>
    <w:p w14:paraId="731A9CD9" w14:textId="77777777" w:rsidR="00912154" w:rsidRPr="0053165F" w:rsidRDefault="00912154" w:rsidP="0053165F">
      <w:pPr>
        <w:rPr>
          <w:ins w:id="666" w:author="MUHAMMAD HAMAD" w:date="2025-03-26T13:46:00Z" w16du:dateUtc="2025-03-26T08:46:00Z"/>
          <w:rFonts w:ascii="Times New Roman" w:eastAsia="Times New Roman" w:hAnsi="Times New Roman" w:cs="Times New Roman"/>
          <w:sz w:val="27"/>
          <w:szCs w:val="27"/>
          <w:rPrChange w:id="667" w:author="MUHAMMAD HAMAD" w:date="2025-03-26T13:56:00Z" w16du:dateUtc="2025-03-26T08:56:00Z">
            <w:rPr>
              <w:ins w:id="668" w:author="MUHAMMAD HAMAD" w:date="2025-03-26T13:46:00Z" w16du:dateUtc="2025-03-26T08:46:00Z"/>
              <w:rFonts w:ascii="Times New Roman" w:eastAsia="Times New Roman" w:hAnsi="Times New Roman" w:cs="Times New Roman"/>
              <w:b/>
              <w:bCs/>
              <w:sz w:val="27"/>
              <w:szCs w:val="27"/>
            </w:rPr>
          </w:rPrChange>
        </w:rPr>
        <w:pPrChange w:id="66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670" w:author="MUHAMMAD HAMAD" w:date="2025-03-26T13:46:00Z" w16du:dateUtc="2025-03-26T08:46:00Z">
        <w:r w:rsidRPr="0053165F">
          <w:rPr>
            <w:rFonts w:ascii="Times New Roman" w:eastAsia="Times New Roman" w:hAnsi="Times New Roman" w:cs="Times New Roman"/>
            <w:sz w:val="27"/>
            <w:szCs w:val="27"/>
            <w:rPrChange w:id="671" w:author="MUHAMMAD HAMAD" w:date="2025-03-26T13:56:00Z" w16du:dateUtc="2025-03-26T08:56:00Z">
              <w:rPr>
                <w:rFonts w:ascii="Times New Roman" w:eastAsia="Times New Roman" w:hAnsi="Times New Roman" w:cs="Times New Roman"/>
                <w:b/>
                <w:bCs/>
                <w:sz w:val="27"/>
                <w:szCs w:val="27"/>
              </w:rPr>
            </w:rPrChange>
          </w:rPr>
          <w:t>Student</w:t>
        </w:r>
      </w:ins>
    </w:p>
    <w:p w14:paraId="5F002678" w14:textId="77777777" w:rsidR="00912154" w:rsidRPr="0053165F" w:rsidRDefault="00912154" w:rsidP="0053165F">
      <w:pPr>
        <w:rPr>
          <w:ins w:id="672" w:author="MUHAMMAD HAMAD" w:date="2025-03-26T13:46:00Z" w16du:dateUtc="2025-03-26T08:46:00Z"/>
          <w:rFonts w:ascii="Times New Roman" w:eastAsia="Times New Roman" w:hAnsi="Times New Roman" w:cs="Times New Roman"/>
          <w:sz w:val="27"/>
          <w:szCs w:val="27"/>
          <w:rPrChange w:id="673" w:author="MUHAMMAD HAMAD" w:date="2025-03-26T13:56:00Z" w16du:dateUtc="2025-03-26T08:56:00Z">
            <w:rPr>
              <w:ins w:id="674" w:author="MUHAMMAD HAMAD" w:date="2025-03-26T13:46:00Z" w16du:dateUtc="2025-03-26T08:46:00Z"/>
              <w:rFonts w:ascii="Times New Roman" w:eastAsia="Times New Roman" w:hAnsi="Times New Roman" w:cs="Times New Roman"/>
              <w:b/>
              <w:bCs/>
              <w:sz w:val="27"/>
              <w:szCs w:val="27"/>
            </w:rPr>
          </w:rPrChange>
        </w:rPr>
        <w:pPrChange w:id="67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3D0AA54" w14:textId="77777777" w:rsidR="00912154" w:rsidRPr="0053165F" w:rsidRDefault="00912154" w:rsidP="0053165F">
      <w:pPr>
        <w:rPr>
          <w:ins w:id="676" w:author="MUHAMMAD HAMAD" w:date="2025-03-26T13:46:00Z" w16du:dateUtc="2025-03-26T08:46:00Z"/>
          <w:rFonts w:ascii="Times New Roman" w:eastAsia="Times New Roman" w:hAnsi="Times New Roman" w:cs="Times New Roman"/>
          <w:sz w:val="27"/>
          <w:szCs w:val="27"/>
          <w:rPrChange w:id="677" w:author="MUHAMMAD HAMAD" w:date="2025-03-26T13:56:00Z" w16du:dateUtc="2025-03-26T08:56:00Z">
            <w:rPr>
              <w:ins w:id="678" w:author="MUHAMMAD HAMAD" w:date="2025-03-26T13:46:00Z" w16du:dateUtc="2025-03-26T08:46:00Z"/>
              <w:rFonts w:ascii="Times New Roman" w:eastAsia="Times New Roman" w:hAnsi="Times New Roman" w:cs="Times New Roman"/>
              <w:b/>
              <w:bCs/>
              <w:sz w:val="27"/>
              <w:szCs w:val="27"/>
            </w:rPr>
          </w:rPrChange>
        </w:rPr>
        <w:pPrChange w:id="67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680" w:author="MUHAMMAD HAMAD" w:date="2025-03-26T13:46:00Z" w16du:dateUtc="2025-03-26T08:46:00Z">
        <w:r w:rsidRPr="0053165F">
          <w:rPr>
            <w:rFonts w:ascii="Times New Roman" w:eastAsia="Times New Roman" w:hAnsi="Times New Roman" w:cs="Times New Roman"/>
            <w:sz w:val="27"/>
            <w:szCs w:val="27"/>
            <w:rPrChange w:id="681" w:author="MUHAMMAD HAMAD" w:date="2025-03-26T13:56:00Z" w16du:dateUtc="2025-03-26T08:56:00Z">
              <w:rPr>
                <w:rFonts w:ascii="Times New Roman" w:eastAsia="Times New Roman" w:hAnsi="Times New Roman" w:cs="Times New Roman"/>
                <w:b/>
                <w:bCs/>
                <w:sz w:val="27"/>
                <w:szCs w:val="27"/>
              </w:rPr>
            </w:rPrChange>
          </w:rPr>
          <w:t>Preconditions:</w:t>
        </w:r>
      </w:ins>
    </w:p>
    <w:p w14:paraId="17231F1A" w14:textId="77777777" w:rsidR="00912154" w:rsidRPr="0053165F" w:rsidRDefault="00912154" w:rsidP="0053165F">
      <w:pPr>
        <w:rPr>
          <w:ins w:id="682" w:author="MUHAMMAD HAMAD" w:date="2025-03-26T13:46:00Z" w16du:dateUtc="2025-03-26T08:46:00Z"/>
          <w:rFonts w:ascii="Times New Roman" w:eastAsia="Times New Roman" w:hAnsi="Times New Roman" w:cs="Times New Roman"/>
          <w:sz w:val="27"/>
          <w:szCs w:val="27"/>
          <w:rPrChange w:id="683" w:author="MUHAMMAD HAMAD" w:date="2025-03-26T13:56:00Z" w16du:dateUtc="2025-03-26T08:56:00Z">
            <w:rPr>
              <w:ins w:id="684" w:author="MUHAMMAD HAMAD" w:date="2025-03-26T13:46:00Z" w16du:dateUtc="2025-03-26T08:46:00Z"/>
              <w:rFonts w:ascii="Times New Roman" w:eastAsia="Times New Roman" w:hAnsi="Times New Roman" w:cs="Times New Roman"/>
              <w:b/>
              <w:bCs/>
              <w:sz w:val="27"/>
              <w:szCs w:val="27"/>
            </w:rPr>
          </w:rPrChange>
        </w:rPr>
        <w:pPrChange w:id="68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6CDFF8" w14:textId="77777777" w:rsidR="00912154" w:rsidRPr="0053165F" w:rsidRDefault="00912154" w:rsidP="0053165F">
      <w:pPr>
        <w:rPr>
          <w:ins w:id="686" w:author="MUHAMMAD HAMAD" w:date="2025-03-26T13:46:00Z" w16du:dateUtc="2025-03-26T08:46:00Z"/>
          <w:rFonts w:ascii="Times New Roman" w:eastAsia="Times New Roman" w:hAnsi="Times New Roman" w:cs="Times New Roman"/>
          <w:sz w:val="27"/>
          <w:szCs w:val="27"/>
          <w:rPrChange w:id="687" w:author="MUHAMMAD HAMAD" w:date="2025-03-26T13:56:00Z" w16du:dateUtc="2025-03-26T08:56:00Z">
            <w:rPr>
              <w:ins w:id="688" w:author="MUHAMMAD HAMAD" w:date="2025-03-26T13:46:00Z" w16du:dateUtc="2025-03-26T08:46:00Z"/>
              <w:rFonts w:ascii="Times New Roman" w:eastAsia="Times New Roman" w:hAnsi="Times New Roman" w:cs="Times New Roman"/>
              <w:b/>
              <w:bCs/>
              <w:sz w:val="27"/>
              <w:szCs w:val="27"/>
            </w:rPr>
          </w:rPrChange>
        </w:rPr>
        <w:pPrChange w:id="68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690" w:author="MUHAMMAD HAMAD" w:date="2025-03-26T13:46:00Z" w16du:dateUtc="2025-03-26T08:46:00Z">
        <w:r w:rsidRPr="0053165F">
          <w:rPr>
            <w:rFonts w:ascii="Times New Roman" w:eastAsia="Times New Roman" w:hAnsi="Times New Roman" w:cs="Times New Roman"/>
            <w:sz w:val="27"/>
            <w:szCs w:val="27"/>
            <w:rPrChange w:id="691" w:author="MUHAMMAD HAMAD" w:date="2025-03-26T13:56:00Z" w16du:dateUtc="2025-03-26T08:56:00Z">
              <w:rPr>
                <w:rFonts w:ascii="Times New Roman" w:eastAsia="Times New Roman" w:hAnsi="Times New Roman" w:cs="Times New Roman"/>
                <w:b/>
                <w:bCs/>
                <w:sz w:val="27"/>
                <w:szCs w:val="27"/>
              </w:rPr>
            </w:rPrChange>
          </w:rPr>
          <w:t>The student has an approved project registration.</w:t>
        </w:r>
      </w:ins>
    </w:p>
    <w:p w14:paraId="20D8F76D" w14:textId="77777777" w:rsidR="00912154" w:rsidRPr="0053165F" w:rsidRDefault="00912154" w:rsidP="0053165F">
      <w:pPr>
        <w:rPr>
          <w:ins w:id="692" w:author="MUHAMMAD HAMAD" w:date="2025-03-26T13:46:00Z" w16du:dateUtc="2025-03-26T08:46:00Z"/>
          <w:rFonts w:ascii="Times New Roman" w:eastAsia="Times New Roman" w:hAnsi="Times New Roman" w:cs="Times New Roman"/>
          <w:sz w:val="27"/>
          <w:szCs w:val="27"/>
          <w:rPrChange w:id="693" w:author="MUHAMMAD HAMAD" w:date="2025-03-26T13:56:00Z" w16du:dateUtc="2025-03-26T08:56:00Z">
            <w:rPr>
              <w:ins w:id="694" w:author="MUHAMMAD HAMAD" w:date="2025-03-26T13:46:00Z" w16du:dateUtc="2025-03-26T08:46:00Z"/>
              <w:rFonts w:ascii="Times New Roman" w:eastAsia="Times New Roman" w:hAnsi="Times New Roman" w:cs="Times New Roman"/>
              <w:b/>
              <w:bCs/>
              <w:sz w:val="27"/>
              <w:szCs w:val="27"/>
            </w:rPr>
          </w:rPrChange>
        </w:rPr>
        <w:pPrChange w:id="69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E98CB44" w14:textId="77777777" w:rsidR="00912154" w:rsidRPr="0053165F" w:rsidRDefault="00912154" w:rsidP="0053165F">
      <w:pPr>
        <w:rPr>
          <w:ins w:id="696" w:author="MUHAMMAD HAMAD" w:date="2025-03-26T13:46:00Z" w16du:dateUtc="2025-03-26T08:46:00Z"/>
          <w:rFonts w:ascii="Times New Roman" w:eastAsia="Times New Roman" w:hAnsi="Times New Roman" w:cs="Times New Roman"/>
          <w:sz w:val="27"/>
          <w:szCs w:val="27"/>
          <w:rPrChange w:id="697" w:author="MUHAMMAD HAMAD" w:date="2025-03-26T13:56:00Z" w16du:dateUtc="2025-03-26T08:56:00Z">
            <w:rPr>
              <w:ins w:id="698" w:author="MUHAMMAD HAMAD" w:date="2025-03-26T13:46:00Z" w16du:dateUtc="2025-03-26T08:46:00Z"/>
              <w:rFonts w:ascii="Times New Roman" w:eastAsia="Times New Roman" w:hAnsi="Times New Roman" w:cs="Times New Roman"/>
              <w:b/>
              <w:bCs/>
              <w:sz w:val="27"/>
              <w:szCs w:val="27"/>
            </w:rPr>
          </w:rPrChange>
        </w:rPr>
        <w:pPrChange w:id="69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00" w:author="MUHAMMAD HAMAD" w:date="2025-03-26T13:46:00Z" w16du:dateUtc="2025-03-26T08:46:00Z">
        <w:r w:rsidRPr="0053165F">
          <w:rPr>
            <w:rFonts w:ascii="Times New Roman" w:eastAsia="Times New Roman" w:hAnsi="Times New Roman" w:cs="Times New Roman"/>
            <w:sz w:val="27"/>
            <w:szCs w:val="27"/>
            <w:rPrChange w:id="701" w:author="MUHAMMAD HAMAD" w:date="2025-03-26T13:56:00Z" w16du:dateUtc="2025-03-26T08:56:00Z">
              <w:rPr>
                <w:rFonts w:ascii="Times New Roman" w:eastAsia="Times New Roman" w:hAnsi="Times New Roman" w:cs="Times New Roman"/>
                <w:b/>
                <w:bCs/>
                <w:sz w:val="27"/>
                <w:szCs w:val="27"/>
              </w:rPr>
            </w:rPrChange>
          </w:rPr>
          <w:t>The student is logged in.</w:t>
        </w:r>
      </w:ins>
    </w:p>
    <w:p w14:paraId="06BAD22A" w14:textId="77777777" w:rsidR="00912154" w:rsidRPr="0053165F" w:rsidRDefault="00912154" w:rsidP="0053165F">
      <w:pPr>
        <w:rPr>
          <w:ins w:id="702" w:author="MUHAMMAD HAMAD" w:date="2025-03-26T13:46:00Z" w16du:dateUtc="2025-03-26T08:46:00Z"/>
          <w:rFonts w:ascii="Times New Roman" w:eastAsia="Times New Roman" w:hAnsi="Times New Roman" w:cs="Times New Roman"/>
          <w:sz w:val="27"/>
          <w:szCs w:val="27"/>
          <w:rPrChange w:id="703" w:author="MUHAMMAD HAMAD" w:date="2025-03-26T13:56:00Z" w16du:dateUtc="2025-03-26T08:56:00Z">
            <w:rPr>
              <w:ins w:id="704" w:author="MUHAMMAD HAMAD" w:date="2025-03-26T13:46:00Z" w16du:dateUtc="2025-03-26T08:46:00Z"/>
              <w:rFonts w:ascii="Times New Roman" w:eastAsia="Times New Roman" w:hAnsi="Times New Roman" w:cs="Times New Roman"/>
              <w:b/>
              <w:bCs/>
              <w:sz w:val="27"/>
              <w:szCs w:val="27"/>
            </w:rPr>
          </w:rPrChange>
        </w:rPr>
        <w:pPrChange w:id="70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81D3C4C" w14:textId="77777777" w:rsidR="00912154" w:rsidRPr="0053165F" w:rsidRDefault="00912154" w:rsidP="0053165F">
      <w:pPr>
        <w:rPr>
          <w:ins w:id="706" w:author="MUHAMMAD HAMAD" w:date="2025-03-26T13:46:00Z" w16du:dateUtc="2025-03-26T08:46:00Z"/>
          <w:rFonts w:ascii="Times New Roman" w:eastAsia="Times New Roman" w:hAnsi="Times New Roman" w:cs="Times New Roman"/>
          <w:sz w:val="27"/>
          <w:szCs w:val="27"/>
          <w:rPrChange w:id="707" w:author="MUHAMMAD HAMAD" w:date="2025-03-26T13:56:00Z" w16du:dateUtc="2025-03-26T08:56:00Z">
            <w:rPr>
              <w:ins w:id="708" w:author="MUHAMMAD HAMAD" w:date="2025-03-26T13:46:00Z" w16du:dateUtc="2025-03-26T08:46:00Z"/>
              <w:rFonts w:ascii="Times New Roman" w:eastAsia="Times New Roman" w:hAnsi="Times New Roman" w:cs="Times New Roman"/>
              <w:b/>
              <w:bCs/>
              <w:sz w:val="27"/>
              <w:szCs w:val="27"/>
            </w:rPr>
          </w:rPrChange>
        </w:rPr>
        <w:pPrChange w:id="70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10" w:author="MUHAMMAD HAMAD" w:date="2025-03-26T13:46:00Z" w16du:dateUtc="2025-03-26T08:46:00Z">
        <w:r w:rsidRPr="0053165F">
          <w:rPr>
            <w:rFonts w:ascii="Times New Roman" w:eastAsia="Times New Roman" w:hAnsi="Times New Roman" w:cs="Times New Roman"/>
            <w:sz w:val="27"/>
            <w:szCs w:val="27"/>
            <w:rPrChange w:id="711" w:author="MUHAMMAD HAMAD" w:date="2025-03-26T13:56:00Z" w16du:dateUtc="2025-03-26T08:56:00Z">
              <w:rPr>
                <w:rFonts w:ascii="Times New Roman" w:eastAsia="Times New Roman" w:hAnsi="Times New Roman" w:cs="Times New Roman"/>
                <w:b/>
                <w:bCs/>
                <w:sz w:val="27"/>
                <w:szCs w:val="27"/>
              </w:rPr>
            </w:rPrChange>
          </w:rPr>
          <w:t>Main Success Scenario:</w:t>
        </w:r>
      </w:ins>
    </w:p>
    <w:p w14:paraId="249EFB70" w14:textId="77777777" w:rsidR="00912154" w:rsidRPr="0053165F" w:rsidRDefault="00912154" w:rsidP="0053165F">
      <w:pPr>
        <w:rPr>
          <w:ins w:id="712" w:author="MUHAMMAD HAMAD" w:date="2025-03-26T13:46:00Z" w16du:dateUtc="2025-03-26T08:46:00Z"/>
          <w:rFonts w:ascii="Times New Roman" w:eastAsia="Times New Roman" w:hAnsi="Times New Roman" w:cs="Times New Roman"/>
          <w:sz w:val="27"/>
          <w:szCs w:val="27"/>
          <w:rPrChange w:id="713" w:author="MUHAMMAD HAMAD" w:date="2025-03-26T13:56:00Z" w16du:dateUtc="2025-03-26T08:56:00Z">
            <w:rPr>
              <w:ins w:id="714" w:author="MUHAMMAD HAMAD" w:date="2025-03-26T13:46:00Z" w16du:dateUtc="2025-03-26T08:46:00Z"/>
              <w:rFonts w:ascii="Times New Roman" w:eastAsia="Times New Roman" w:hAnsi="Times New Roman" w:cs="Times New Roman"/>
              <w:b/>
              <w:bCs/>
              <w:sz w:val="27"/>
              <w:szCs w:val="27"/>
            </w:rPr>
          </w:rPrChange>
        </w:rPr>
        <w:pPrChange w:id="71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220CAA3" w14:textId="77777777" w:rsidR="00912154" w:rsidRPr="0053165F" w:rsidRDefault="00912154" w:rsidP="0053165F">
      <w:pPr>
        <w:rPr>
          <w:ins w:id="716" w:author="MUHAMMAD HAMAD" w:date="2025-03-26T13:46:00Z" w16du:dateUtc="2025-03-26T08:46:00Z"/>
          <w:rFonts w:ascii="Times New Roman" w:eastAsia="Times New Roman" w:hAnsi="Times New Roman" w:cs="Times New Roman"/>
          <w:sz w:val="27"/>
          <w:szCs w:val="27"/>
          <w:rPrChange w:id="717" w:author="MUHAMMAD HAMAD" w:date="2025-03-26T13:56:00Z" w16du:dateUtc="2025-03-26T08:56:00Z">
            <w:rPr>
              <w:ins w:id="718" w:author="MUHAMMAD HAMAD" w:date="2025-03-26T13:46:00Z" w16du:dateUtc="2025-03-26T08:46:00Z"/>
              <w:rFonts w:ascii="Times New Roman" w:eastAsia="Times New Roman" w:hAnsi="Times New Roman" w:cs="Times New Roman"/>
              <w:b/>
              <w:bCs/>
              <w:sz w:val="27"/>
              <w:szCs w:val="27"/>
            </w:rPr>
          </w:rPrChange>
        </w:rPr>
        <w:pPrChange w:id="71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20" w:author="MUHAMMAD HAMAD" w:date="2025-03-26T13:46:00Z" w16du:dateUtc="2025-03-26T08:46:00Z">
        <w:r w:rsidRPr="0053165F">
          <w:rPr>
            <w:rFonts w:ascii="Times New Roman" w:eastAsia="Times New Roman" w:hAnsi="Times New Roman" w:cs="Times New Roman"/>
            <w:sz w:val="27"/>
            <w:szCs w:val="27"/>
            <w:rPrChange w:id="721" w:author="MUHAMMAD HAMAD" w:date="2025-03-26T13:56:00Z" w16du:dateUtc="2025-03-26T08:56:00Z">
              <w:rPr>
                <w:rFonts w:ascii="Times New Roman" w:eastAsia="Times New Roman" w:hAnsi="Times New Roman" w:cs="Times New Roman"/>
                <w:b/>
                <w:bCs/>
                <w:sz w:val="27"/>
                <w:szCs w:val="27"/>
              </w:rPr>
            </w:rPrChange>
          </w:rPr>
          <w:lastRenderedPageBreak/>
          <w:t>The student navigates to their project page where the project details and options are displayed.</w:t>
        </w:r>
      </w:ins>
    </w:p>
    <w:p w14:paraId="3F0A859D" w14:textId="77777777" w:rsidR="00912154" w:rsidRPr="0053165F" w:rsidRDefault="00912154" w:rsidP="0053165F">
      <w:pPr>
        <w:rPr>
          <w:ins w:id="722" w:author="MUHAMMAD HAMAD" w:date="2025-03-26T13:46:00Z" w16du:dateUtc="2025-03-26T08:46:00Z"/>
          <w:rFonts w:ascii="Times New Roman" w:eastAsia="Times New Roman" w:hAnsi="Times New Roman" w:cs="Times New Roman"/>
          <w:sz w:val="27"/>
          <w:szCs w:val="27"/>
          <w:rPrChange w:id="723" w:author="MUHAMMAD HAMAD" w:date="2025-03-26T13:56:00Z" w16du:dateUtc="2025-03-26T08:56:00Z">
            <w:rPr>
              <w:ins w:id="724" w:author="MUHAMMAD HAMAD" w:date="2025-03-26T13:46:00Z" w16du:dateUtc="2025-03-26T08:46:00Z"/>
              <w:rFonts w:ascii="Times New Roman" w:eastAsia="Times New Roman" w:hAnsi="Times New Roman" w:cs="Times New Roman"/>
              <w:b/>
              <w:bCs/>
              <w:sz w:val="27"/>
              <w:szCs w:val="27"/>
            </w:rPr>
          </w:rPrChange>
        </w:rPr>
        <w:pPrChange w:id="72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1B4ACEF" w14:textId="77777777" w:rsidR="00912154" w:rsidRPr="0053165F" w:rsidRDefault="00912154" w:rsidP="0053165F">
      <w:pPr>
        <w:rPr>
          <w:ins w:id="726" w:author="MUHAMMAD HAMAD" w:date="2025-03-26T13:46:00Z" w16du:dateUtc="2025-03-26T08:46:00Z"/>
          <w:rFonts w:ascii="Times New Roman" w:eastAsia="Times New Roman" w:hAnsi="Times New Roman" w:cs="Times New Roman"/>
          <w:sz w:val="27"/>
          <w:szCs w:val="27"/>
          <w:rPrChange w:id="727" w:author="MUHAMMAD HAMAD" w:date="2025-03-26T13:56:00Z" w16du:dateUtc="2025-03-26T08:56:00Z">
            <w:rPr>
              <w:ins w:id="728" w:author="MUHAMMAD HAMAD" w:date="2025-03-26T13:46:00Z" w16du:dateUtc="2025-03-26T08:46:00Z"/>
              <w:rFonts w:ascii="Times New Roman" w:eastAsia="Times New Roman" w:hAnsi="Times New Roman" w:cs="Times New Roman"/>
              <w:b/>
              <w:bCs/>
              <w:sz w:val="27"/>
              <w:szCs w:val="27"/>
            </w:rPr>
          </w:rPrChange>
        </w:rPr>
        <w:pPrChange w:id="72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30" w:author="MUHAMMAD HAMAD" w:date="2025-03-26T13:46:00Z" w16du:dateUtc="2025-03-26T08:46:00Z">
        <w:r w:rsidRPr="0053165F">
          <w:rPr>
            <w:rFonts w:ascii="Times New Roman" w:eastAsia="Times New Roman" w:hAnsi="Times New Roman" w:cs="Times New Roman"/>
            <w:sz w:val="27"/>
            <w:szCs w:val="27"/>
            <w:rPrChange w:id="731" w:author="MUHAMMAD HAMAD" w:date="2025-03-26T13:56:00Z" w16du:dateUtc="2025-03-26T08:56:00Z">
              <w:rPr>
                <w:rFonts w:ascii="Times New Roman" w:eastAsia="Times New Roman" w:hAnsi="Times New Roman" w:cs="Times New Roman"/>
                <w:b/>
                <w:bCs/>
                <w:sz w:val="27"/>
                <w:szCs w:val="27"/>
              </w:rPr>
            </w:rPrChange>
          </w:rPr>
          <w:t>The system displays an “Upload Work Product” option.</w:t>
        </w:r>
      </w:ins>
    </w:p>
    <w:p w14:paraId="5B5B0F96" w14:textId="77777777" w:rsidR="00912154" w:rsidRPr="0053165F" w:rsidRDefault="00912154" w:rsidP="0053165F">
      <w:pPr>
        <w:rPr>
          <w:ins w:id="732" w:author="MUHAMMAD HAMAD" w:date="2025-03-26T13:46:00Z" w16du:dateUtc="2025-03-26T08:46:00Z"/>
          <w:rFonts w:ascii="Times New Roman" w:eastAsia="Times New Roman" w:hAnsi="Times New Roman" w:cs="Times New Roman"/>
          <w:sz w:val="27"/>
          <w:szCs w:val="27"/>
          <w:rPrChange w:id="733" w:author="MUHAMMAD HAMAD" w:date="2025-03-26T13:56:00Z" w16du:dateUtc="2025-03-26T08:56:00Z">
            <w:rPr>
              <w:ins w:id="734" w:author="MUHAMMAD HAMAD" w:date="2025-03-26T13:46:00Z" w16du:dateUtc="2025-03-26T08:46:00Z"/>
              <w:rFonts w:ascii="Times New Roman" w:eastAsia="Times New Roman" w:hAnsi="Times New Roman" w:cs="Times New Roman"/>
              <w:b/>
              <w:bCs/>
              <w:sz w:val="27"/>
              <w:szCs w:val="27"/>
            </w:rPr>
          </w:rPrChange>
        </w:rPr>
        <w:pPrChange w:id="73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F71C143" w14:textId="77777777" w:rsidR="00912154" w:rsidRPr="0053165F" w:rsidRDefault="00912154" w:rsidP="0053165F">
      <w:pPr>
        <w:rPr>
          <w:ins w:id="736" w:author="MUHAMMAD HAMAD" w:date="2025-03-26T13:46:00Z" w16du:dateUtc="2025-03-26T08:46:00Z"/>
          <w:rFonts w:ascii="Times New Roman" w:eastAsia="Times New Roman" w:hAnsi="Times New Roman" w:cs="Times New Roman"/>
          <w:sz w:val="27"/>
          <w:szCs w:val="27"/>
          <w:rPrChange w:id="737" w:author="MUHAMMAD HAMAD" w:date="2025-03-26T13:56:00Z" w16du:dateUtc="2025-03-26T08:56:00Z">
            <w:rPr>
              <w:ins w:id="738" w:author="MUHAMMAD HAMAD" w:date="2025-03-26T13:46:00Z" w16du:dateUtc="2025-03-26T08:46:00Z"/>
              <w:rFonts w:ascii="Times New Roman" w:eastAsia="Times New Roman" w:hAnsi="Times New Roman" w:cs="Times New Roman"/>
              <w:b/>
              <w:bCs/>
              <w:sz w:val="27"/>
              <w:szCs w:val="27"/>
            </w:rPr>
          </w:rPrChange>
        </w:rPr>
        <w:pPrChange w:id="73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40" w:author="MUHAMMAD HAMAD" w:date="2025-03-26T13:46:00Z" w16du:dateUtc="2025-03-26T08:46:00Z">
        <w:r w:rsidRPr="0053165F">
          <w:rPr>
            <w:rFonts w:ascii="Times New Roman" w:eastAsia="Times New Roman" w:hAnsi="Times New Roman" w:cs="Times New Roman"/>
            <w:sz w:val="27"/>
            <w:szCs w:val="27"/>
            <w:rPrChange w:id="741" w:author="MUHAMMAD HAMAD" w:date="2025-03-26T13:56:00Z" w16du:dateUtc="2025-03-26T08:56:00Z">
              <w:rPr>
                <w:rFonts w:ascii="Times New Roman" w:eastAsia="Times New Roman" w:hAnsi="Times New Roman" w:cs="Times New Roman"/>
                <w:b/>
                <w:bCs/>
                <w:sz w:val="27"/>
                <w:szCs w:val="27"/>
              </w:rPr>
            </w:rPrChange>
          </w:rPr>
          <w:t>The student selects the “Upload Work Product” option, attaches the file (or files) containing the work product, and submits the upload request.</w:t>
        </w:r>
      </w:ins>
    </w:p>
    <w:p w14:paraId="5A100406" w14:textId="77777777" w:rsidR="00912154" w:rsidRPr="0053165F" w:rsidRDefault="00912154" w:rsidP="0053165F">
      <w:pPr>
        <w:rPr>
          <w:ins w:id="742" w:author="MUHAMMAD HAMAD" w:date="2025-03-26T13:46:00Z" w16du:dateUtc="2025-03-26T08:46:00Z"/>
          <w:rFonts w:ascii="Times New Roman" w:eastAsia="Times New Roman" w:hAnsi="Times New Roman" w:cs="Times New Roman"/>
          <w:sz w:val="27"/>
          <w:szCs w:val="27"/>
          <w:rPrChange w:id="743" w:author="MUHAMMAD HAMAD" w:date="2025-03-26T13:56:00Z" w16du:dateUtc="2025-03-26T08:56:00Z">
            <w:rPr>
              <w:ins w:id="744" w:author="MUHAMMAD HAMAD" w:date="2025-03-26T13:46:00Z" w16du:dateUtc="2025-03-26T08:46:00Z"/>
              <w:rFonts w:ascii="Times New Roman" w:eastAsia="Times New Roman" w:hAnsi="Times New Roman" w:cs="Times New Roman"/>
              <w:b/>
              <w:bCs/>
              <w:sz w:val="27"/>
              <w:szCs w:val="27"/>
            </w:rPr>
          </w:rPrChange>
        </w:rPr>
        <w:pPrChange w:id="74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3774E78" w14:textId="77777777" w:rsidR="00912154" w:rsidRPr="0053165F" w:rsidRDefault="00912154" w:rsidP="0053165F">
      <w:pPr>
        <w:rPr>
          <w:ins w:id="746" w:author="MUHAMMAD HAMAD" w:date="2025-03-26T13:46:00Z" w16du:dateUtc="2025-03-26T08:46:00Z"/>
          <w:rFonts w:ascii="Times New Roman" w:eastAsia="Times New Roman" w:hAnsi="Times New Roman" w:cs="Times New Roman"/>
          <w:sz w:val="27"/>
          <w:szCs w:val="27"/>
          <w:rPrChange w:id="747" w:author="MUHAMMAD HAMAD" w:date="2025-03-26T13:56:00Z" w16du:dateUtc="2025-03-26T08:56:00Z">
            <w:rPr>
              <w:ins w:id="748" w:author="MUHAMMAD HAMAD" w:date="2025-03-26T13:46:00Z" w16du:dateUtc="2025-03-26T08:46:00Z"/>
              <w:rFonts w:ascii="Times New Roman" w:eastAsia="Times New Roman" w:hAnsi="Times New Roman" w:cs="Times New Roman"/>
              <w:b/>
              <w:bCs/>
              <w:sz w:val="27"/>
              <w:szCs w:val="27"/>
            </w:rPr>
          </w:rPrChange>
        </w:rPr>
        <w:pPrChange w:id="74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50" w:author="MUHAMMAD HAMAD" w:date="2025-03-26T13:46:00Z" w16du:dateUtc="2025-03-26T08:46:00Z">
        <w:r w:rsidRPr="0053165F">
          <w:rPr>
            <w:rFonts w:ascii="Times New Roman" w:eastAsia="Times New Roman" w:hAnsi="Times New Roman" w:cs="Times New Roman"/>
            <w:sz w:val="27"/>
            <w:szCs w:val="27"/>
            <w:rPrChange w:id="751" w:author="MUHAMMAD HAMAD" w:date="2025-03-26T13:56:00Z" w16du:dateUtc="2025-03-26T08:56:00Z">
              <w:rPr>
                <w:rFonts w:ascii="Times New Roman" w:eastAsia="Times New Roman" w:hAnsi="Times New Roman" w:cs="Times New Roman"/>
                <w:b/>
                <w:bCs/>
                <w:sz w:val="27"/>
                <w:szCs w:val="27"/>
              </w:rPr>
            </w:rPrChange>
          </w:rPr>
          <w:t>The system validates the file format and size.</w:t>
        </w:r>
      </w:ins>
    </w:p>
    <w:p w14:paraId="030A27D7" w14:textId="77777777" w:rsidR="00912154" w:rsidRPr="0053165F" w:rsidRDefault="00912154" w:rsidP="0053165F">
      <w:pPr>
        <w:rPr>
          <w:ins w:id="752" w:author="MUHAMMAD HAMAD" w:date="2025-03-26T13:46:00Z" w16du:dateUtc="2025-03-26T08:46:00Z"/>
          <w:rFonts w:ascii="Times New Roman" w:eastAsia="Times New Roman" w:hAnsi="Times New Roman" w:cs="Times New Roman"/>
          <w:sz w:val="27"/>
          <w:szCs w:val="27"/>
          <w:rPrChange w:id="753" w:author="MUHAMMAD HAMAD" w:date="2025-03-26T13:56:00Z" w16du:dateUtc="2025-03-26T08:56:00Z">
            <w:rPr>
              <w:ins w:id="754" w:author="MUHAMMAD HAMAD" w:date="2025-03-26T13:46:00Z" w16du:dateUtc="2025-03-26T08:46:00Z"/>
              <w:rFonts w:ascii="Times New Roman" w:eastAsia="Times New Roman" w:hAnsi="Times New Roman" w:cs="Times New Roman"/>
              <w:b/>
              <w:bCs/>
              <w:sz w:val="27"/>
              <w:szCs w:val="27"/>
            </w:rPr>
          </w:rPrChange>
        </w:rPr>
        <w:pPrChange w:id="75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7A71934" w14:textId="77777777" w:rsidR="00912154" w:rsidRPr="0053165F" w:rsidRDefault="00912154" w:rsidP="0053165F">
      <w:pPr>
        <w:rPr>
          <w:ins w:id="756" w:author="MUHAMMAD HAMAD" w:date="2025-03-26T13:46:00Z" w16du:dateUtc="2025-03-26T08:46:00Z"/>
          <w:rFonts w:ascii="Times New Roman" w:eastAsia="Times New Roman" w:hAnsi="Times New Roman" w:cs="Times New Roman"/>
          <w:sz w:val="27"/>
          <w:szCs w:val="27"/>
          <w:rPrChange w:id="757" w:author="MUHAMMAD HAMAD" w:date="2025-03-26T13:56:00Z" w16du:dateUtc="2025-03-26T08:56:00Z">
            <w:rPr>
              <w:ins w:id="758" w:author="MUHAMMAD HAMAD" w:date="2025-03-26T13:46:00Z" w16du:dateUtc="2025-03-26T08:46:00Z"/>
              <w:rFonts w:ascii="Times New Roman" w:eastAsia="Times New Roman" w:hAnsi="Times New Roman" w:cs="Times New Roman"/>
              <w:b/>
              <w:bCs/>
              <w:sz w:val="27"/>
              <w:szCs w:val="27"/>
            </w:rPr>
          </w:rPrChange>
        </w:rPr>
        <w:pPrChange w:id="75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60" w:author="MUHAMMAD HAMAD" w:date="2025-03-26T13:46:00Z" w16du:dateUtc="2025-03-26T08:46:00Z">
        <w:r w:rsidRPr="0053165F">
          <w:rPr>
            <w:rFonts w:ascii="Times New Roman" w:eastAsia="Times New Roman" w:hAnsi="Times New Roman" w:cs="Times New Roman"/>
            <w:sz w:val="27"/>
            <w:szCs w:val="27"/>
            <w:rPrChange w:id="761" w:author="MUHAMMAD HAMAD" w:date="2025-03-26T13:56:00Z" w16du:dateUtc="2025-03-26T08:56:00Z">
              <w:rPr>
                <w:rFonts w:ascii="Times New Roman" w:eastAsia="Times New Roman" w:hAnsi="Times New Roman" w:cs="Times New Roman"/>
                <w:b/>
                <w:bCs/>
                <w:sz w:val="27"/>
                <w:szCs w:val="27"/>
              </w:rPr>
            </w:rPrChange>
          </w:rPr>
          <w:t>The system stores the work product, assigns a version identifier, and records a timestamp.</w:t>
        </w:r>
      </w:ins>
    </w:p>
    <w:p w14:paraId="207EBF47" w14:textId="77777777" w:rsidR="00912154" w:rsidRPr="0053165F" w:rsidRDefault="00912154" w:rsidP="0053165F">
      <w:pPr>
        <w:rPr>
          <w:ins w:id="762" w:author="MUHAMMAD HAMAD" w:date="2025-03-26T13:46:00Z" w16du:dateUtc="2025-03-26T08:46:00Z"/>
          <w:rFonts w:ascii="Times New Roman" w:eastAsia="Times New Roman" w:hAnsi="Times New Roman" w:cs="Times New Roman"/>
          <w:sz w:val="27"/>
          <w:szCs w:val="27"/>
          <w:rPrChange w:id="763" w:author="MUHAMMAD HAMAD" w:date="2025-03-26T13:56:00Z" w16du:dateUtc="2025-03-26T08:56:00Z">
            <w:rPr>
              <w:ins w:id="764" w:author="MUHAMMAD HAMAD" w:date="2025-03-26T13:46:00Z" w16du:dateUtc="2025-03-26T08:46:00Z"/>
              <w:rFonts w:ascii="Times New Roman" w:eastAsia="Times New Roman" w:hAnsi="Times New Roman" w:cs="Times New Roman"/>
              <w:b/>
              <w:bCs/>
              <w:sz w:val="27"/>
              <w:szCs w:val="27"/>
            </w:rPr>
          </w:rPrChange>
        </w:rPr>
        <w:pPrChange w:id="76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7CDA0A" w14:textId="77777777" w:rsidR="00912154" w:rsidRPr="0053165F" w:rsidRDefault="00912154" w:rsidP="0053165F">
      <w:pPr>
        <w:rPr>
          <w:ins w:id="766" w:author="MUHAMMAD HAMAD" w:date="2025-03-26T13:46:00Z" w16du:dateUtc="2025-03-26T08:46:00Z"/>
          <w:rFonts w:ascii="Times New Roman" w:eastAsia="Times New Roman" w:hAnsi="Times New Roman" w:cs="Times New Roman"/>
          <w:sz w:val="27"/>
          <w:szCs w:val="27"/>
          <w:rPrChange w:id="767" w:author="MUHAMMAD HAMAD" w:date="2025-03-26T13:56:00Z" w16du:dateUtc="2025-03-26T08:56:00Z">
            <w:rPr>
              <w:ins w:id="768" w:author="MUHAMMAD HAMAD" w:date="2025-03-26T13:46:00Z" w16du:dateUtc="2025-03-26T08:46:00Z"/>
              <w:rFonts w:ascii="Times New Roman" w:eastAsia="Times New Roman" w:hAnsi="Times New Roman" w:cs="Times New Roman"/>
              <w:b/>
              <w:bCs/>
              <w:sz w:val="27"/>
              <w:szCs w:val="27"/>
            </w:rPr>
          </w:rPrChange>
        </w:rPr>
        <w:pPrChange w:id="76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70" w:author="MUHAMMAD HAMAD" w:date="2025-03-26T13:46:00Z" w16du:dateUtc="2025-03-26T08:46:00Z">
        <w:r w:rsidRPr="0053165F">
          <w:rPr>
            <w:rFonts w:ascii="Times New Roman" w:eastAsia="Times New Roman" w:hAnsi="Times New Roman" w:cs="Times New Roman"/>
            <w:sz w:val="27"/>
            <w:szCs w:val="27"/>
            <w:rPrChange w:id="771" w:author="MUHAMMAD HAMAD" w:date="2025-03-26T13:56:00Z" w16du:dateUtc="2025-03-26T08:56:00Z">
              <w:rPr>
                <w:rFonts w:ascii="Times New Roman" w:eastAsia="Times New Roman" w:hAnsi="Times New Roman" w:cs="Times New Roman"/>
                <w:b/>
                <w:bCs/>
                <w:sz w:val="27"/>
                <w:szCs w:val="27"/>
              </w:rPr>
            </w:rPrChange>
          </w:rPr>
          <w:t>The system notifies the assigned supervisor that a new work product has been uploaded.</w:t>
        </w:r>
      </w:ins>
    </w:p>
    <w:p w14:paraId="05C583E8" w14:textId="77777777" w:rsidR="00912154" w:rsidRPr="0053165F" w:rsidRDefault="00912154" w:rsidP="0053165F">
      <w:pPr>
        <w:rPr>
          <w:ins w:id="772" w:author="MUHAMMAD HAMAD" w:date="2025-03-26T13:46:00Z" w16du:dateUtc="2025-03-26T08:46:00Z"/>
          <w:rFonts w:ascii="Times New Roman" w:eastAsia="Times New Roman" w:hAnsi="Times New Roman" w:cs="Times New Roman"/>
          <w:sz w:val="27"/>
          <w:szCs w:val="27"/>
          <w:rPrChange w:id="773" w:author="MUHAMMAD HAMAD" w:date="2025-03-26T13:56:00Z" w16du:dateUtc="2025-03-26T08:56:00Z">
            <w:rPr>
              <w:ins w:id="774" w:author="MUHAMMAD HAMAD" w:date="2025-03-26T13:46:00Z" w16du:dateUtc="2025-03-26T08:46:00Z"/>
              <w:rFonts w:ascii="Times New Roman" w:eastAsia="Times New Roman" w:hAnsi="Times New Roman" w:cs="Times New Roman"/>
              <w:b/>
              <w:bCs/>
              <w:sz w:val="27"/>
              <w:szCs w:val="27"/>
            </w:rPr>
          </w:rPrChange>
        </w:rPr>
        <w:pPrChange w:id="77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5621FB2" w14:textId="77777777" w:rsidR="00912154" w:rsidRPr="0053165F" w:rsidRDefault="00912154" w:rsidP="0053165F">
      <w:pPr>
        <w:rPr>
          <w:ins w:id="776" w:author="MUHAMMAD HAMAD" w:date="2025-03-26T13:46:00Z" w16du:dateUtc="2025-03-26T08:46:00Z"/>
          <w:rFonts w:ascii="Times New Roman" w:eastAsia="Times New Roman" w:hAnsi="Times New Roman" w:cs="Times New Roman"/>
          <w:sz w:val="27"/>
          <w:szCs w:val="27"/>
          <w:rPrChange w:id="777" w:author="MUHAMMAD HAMAD" w:date="2025-03-26T13:56:00Z" w16du:dateUtc="2025-03-26T08:56:00Z">
            <w:rPr>
              <w:ins w:id="778" w:author="MUHAMMAD HAMAD" w:date="2025-03-26T13:46:00Z" w16du:dateUtc="2025-03-26T08:46:00Z"/>
              <w:rFonts w:ascii="Times New Roman" w:eastAsia="Times New Roman" w:hAnsi="Times New Roman" w:cs="Times New Roman"/>
              <w:b/>
              <w:bCs/>
              <w:sz w:val="27"/>
              <w:szCs w:val="27"/>
            </w:rPr>
          </w:rPrChange>
        </w:rPr>
        <w:pPrChange w:id="77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80" w:author="MUHAMMAD HAMAD" w:date="2025-03-26T13:46:00Z" w16du:dateUtc="2025-03-26T08:46:00Z">
        <w:r w:rsidRPr="0053165F">
          <w:rPr>
            <w:rFonts w:ascii="Times New Roman" w:eastAsia="Times New Roman" w:hAnsi="Times New Roman" w:cs="Times New Roman"/>
            <w:sz w:val="27"/>
            <w:szCs w:val="27"/>
            <w:rPrChange w:id="781" w:author="MUHAMMAD HAMAD" w:date="2025-03-26T13:56:00Z" w16du:dateUtc="2025-03-26T08:56:00Z">
              <w:rPr>
                <w:rFonts w:ascii="Times New Roman" w:eastAsia="Times New Roman" w:hAnsi="Times New Roman" w:cs="Times New Roman"/>
                <w:b/>
                <w:bCs/>
                <w:sz w:val="27"/>
                <w:szCs w:val="27"/>
              </w:rPr>
            </w:rPrChange>
          </w:rPr>
          <w:t>Alternate Scenarios:</w:t>
        </w:r>
      </w:ins>
    </w:p>
    <w:p w14:paraId="20669CEC" w14:textId="77777777" w:rsidR="00912154" w:rsidRPr="0053165F" w:rsidRDefault="00912154" w:rsidP="0053165F">
      <w:pPr>
        <w:rPr>
          <w:ins w:id="782" w:author="MUHAMMAD HAMAD" w:date="2025-03-26T13:46:00Z" w16du:dateUtc="2025-03-26T08:46:00Z"/>
          <w:rFonts w:ascii="Times New Roman" w:eastAsia="Times New Roman" w:hAnsi="Times New Roman" w:cs="Times New Roman"/>
          <w:sz w:val="27"/>
          <w:szCs w:val="27"/>
          <w:rPrChange w:id="783" w:author="MUHAMMAD HAMAD" w:date="2025-03-26T13:56:00Z" w16du:dateUtc="2025-03-26T08:56:00Z">
            <w:rPr>
              <w:ins w:id="784" w:author="MUHAMMAD HAMAD" w:date="2025-03-26T13:46:00Z" w16du:dateUtc="2025-03-26T08:46:00Z"/>
              <w:rFonts w:ascii="Times New Roman" w:eastAsia="Times New Roman" w:hAnsi="Times New Roman" w:cs="Times New Roman"/>
              <w:b/>
              <w:bCs/>
              <w:sz w:val="27"/>
              <w:szCs w:val="27"/>
            </w:rPr>
          </w:rPrChange>
        </w:rPr>
        <w:pPrChange w:id="78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B9ED87D" w14:textId="77777777" w:rsidR="00912154" w:rsidRPr="0053165F" w:rsidRDefault="00912154" w:rsidP="0053165F">
      <w:pPr>
        <w:rPr>
          <w:ins w:id="786" w:author="MUHAMMAD HAMAD" w:date="2025-03-26T13:46:00Z" w16du:dateUtc="2025-03-26T08:46:00Z"/>
          <w:rFonts w:ascii="Times New Roman" w:eastAsia="Times New Roman" w:hAnsi="Times New Roman" w:cs="Times New Roman"/>
          <w:sz w:val="27"/>
          <w:szCs w:val="27"/>
          <w:rPrChange w:id="787" w:author="MUHAMMAD HAMAD" w:date="2025-03-26T13:56:00Z" w16du:dateUtc="2025-03-26T08:56:00Z">
            <w:rPr>
              <w:ins w:id="788" w:author="MUHAMMAD HAMAD" w:date="2025-03-26T13:46:00Z" w16du:dateUtc="2025-03-26T08:46:00Z"/>
              <w:rFonts w:ascii="Times New Roman" w:eastAsia="Times New Roman" w:hAnsi="Times New Roman" w:cs="Times New Roman"/>
              <w:b/>
              <w:bCs/>
              <w:sz w:val="27"/>
              <w:szCs w:val="27"/>
            </w:rPr>
          </w:rPrChange>
        </w:rPr>
        <w:pPrChange w:id="78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790" w:author="MUHAMMAD HAMAD" w:date="2025-03-26T13:46:00Z" w16du:dateUtc="2025-03-26T08:46:00Z">
        <w:r w:rsidRPr="0053165F">
          <w:rPr>
            <w:rFonts w:ascii="Times New Roman" w:eastAsia="Times New Roman" w:hAnsi="Times New Roman" w:cs="Times New Roman"/>
            <w:sz w:val="27"/>
            <w:szCs w:val="27"/>
            <w:rPrChange w:id="791" w:author="MUHAMMAD HAMAD" w:date="2025-03-26T13:56:00Z" w16du:dateUtc="2025-03-26T08:56:00Z">
              <w:rPr>
                <w:rFonts w:ascii="Times New Roman" w:eastAsia="Times New Roman" w:hAnsi="Times New Roman" w:cs="Times New Roman"/>
                <w:b/>
                <w:bCs/>
                <w:sz w:val="27"/>
                <w:szCs w:val="27"/>
              </w:rPr>
            </w:rPrChange>
          </w:rPr>
          <w:t>Alternate 4.1: If the file format is unsupported, the system displays an error message and prompts the student to use a supported format.</w:t>
        </w:r>
      </w:ins>
    </w:p>
    <w:p w14:paraId="37E3E337" w14:textId="77777777" w:rsidR="00912154" w:rsidRPr="0053165F" w:rsidRDefault="00912154" w:rsidP="0053165F">
      <w:pPr>
        <w:rPr>
          <w:ins w:id="792" w:author="MUHAMMAD HAMAD" w:date="2025-03-26T13:46:00Z" w16du:dateUtc="2025-03-26T08:46:00Z"/>
          <w:rFonts w:ascii="Times New Roman" w:eastAsia="Times New Roman" w:hAnsi="Times New Roman" w:cs="Times New Roman"/>
          <w:sz w:val="27"/>
          <w:szCs w:val="27"/>
          <w:rPrChange w:id="793" w:author="MUHAMMAD HAMAD" w:date="2025-03-26T13:56:00Z" w16du:dateUtc="2025-03-26T08:56:00Z">
            <w:rPr>
              <w:ins w:id="794" w:author="MUHAMMAD HAMAD" w:date="2025-03-26T13:46:00Z" w16du:dateUtc="2025-03-26T08:46:00Z"/>
              <w:rFonts w:ascii="Times New Roman" w:eastAsia="Times New Roman" w:hAnsi="Times New Roman" w:cs="Times New Roman"/>
              <w:b/>
              <w:bCs/>
              <w:sz w:val="27"/>
              <w:szCs w:val="27"/>
            </w:rPr>
          </w:rPrChange>
        </w:rPr>
        <w:pPrChange w:id="79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C908A79" w14:textId="77777777" w:rsidR="00912154" w:rsidRPr="0053165F" w:rsidRDefault="00912154" w:rsidP="0053165F">
      <w:pPr>
        <w:rPr>
          <w:ins w:id="796" w:author="MUHAMMAD HAMAD" w:date="2025-03-26T13:46:00Z" w16du:dateUtc="2025-03-26T08:46:00Z"/>
          <w:rFonts w:ascii="Times New Roman" w:eastAsia="Times New Roman" w:hAnsi="Times New Roman" w:cs="Times New Roman"/>
          <w:sz w:val="27"/>
          <w:szCs w:val="27"/>
          <w:rPrChange w:id="797" w:author="MUHAMMAD HAMAD" w:date="2025-03-26T13:56:00Z" w16du:dateUtc="2025-03-26T08:56:00Z">
            <w:rPr>
              <w:ins w:id="798" w:author="MUHAMMAD HAMAD" w:date="2025-03-26T13:46:00Z" w16du:dateUtc="2025-03-26T08:46:00Z"/>
              <w:rFonts w:ascii="Times New Roman" w:eastAsia="Times New Roman" w:hAnsi="Times New Roman" w:cs="Times New Roman"/>
              <w:b/>
              <w:bCs/>
              <w:sz w:val="27"/>
              <w:szCs w:val="27"/>
            </w:rPr>
          </w:rPrChange>
        </w:rPr>
        <w:pPrChange w:id="79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800" w:author="MUHAMMAD HAMAD" w:date="2025-03-26T13:46:00Z" w16du:dateUtc="2025-03-26T08:46:00Z">
        <w:r w:rsidRPr="0053165F">
          <w:rPr>
            <w:rFonts w:ascii="Times New Roman" w:eastAsia="Times New Roman" w:hAnsi="Times New Roman" w:cs="Times New Roman"/>
            <w:sz w:val="27"/>
            <w:szCs w:val="27"/>
            <w:rPrChange w:id="801" w:author="MUHAMMAD HAMAD" w:date="2025-03-26T13:56:00Z" w16du:dateUtc="2025-03-26T08:56:00Z">
              <w:rPr>
                <w:rFonts w:ascii="Times New Roman" w:eastAsia="Times New Roman" w:hAnsi="Times New Roman" w:cs="Times New Roman"/>
                <w:b/>
                <w:bCs/>
                <w:sz w:val="27"/>
                <w:szCs w:val="27"/>
              </w:rPr>
            </w:rPrChange>
          </w:rPr>
          <w:t>Alternate 4.2: If the upload fails due to a system error, the system displays an error message and prompts the student to retry the upload.</w:t>
        </w:r>
      </w:ins>
    </w:p>
    <w:p w14:paraId="101D2777" w14:textId="77777777" w:rsidR="00912154" w:rsidRPr="0053165F" w:rsidRDefault="00912154" w:rsidP="0053165F">
      <w:pPr>
        <w:rPr>
          <w:ins w:id="802" w:author="MUHAMMAD HAMAD" w:date="2025-03-26T13:46:00Z" w16du:dateUtc="2025-03-26T08:46:00Z"/>
          <w:rFonts w:ascii="Times New Roman" w:eastAsia="Times New Roman" w:hAnsi="Times New Roman" w:cs="Times New Roman"/>
          <w:sz w:val="27"/>
          <w:szCs w:val="27"/>
          <w:rPrChange w:id="803" w:author="MUHAMMAD HAMAD" w:date="2025-03-26T13:56:00Z" w16du:dateUtc="2025-03-26T08:56:00Z">
            <w:rPr>
              <w:ins w:id="804" w:author="MUHAMMAD HAMAD" w:date="2025-03-26T13:46:00Z" w16du:dateUtc="2025-03-26T08:46:00Z"/>
              <w:rFonts w:ascii="Times New Roman" w:eastAsia="Times New Roman" w:hAnsi="Times New Roman" w:cs="Times New Roman"/>
              <w:b/>
              <w:bCs/>
              <w:sz w:val="27"/>
              <w:szCs w:val="27"/>
            </w:rPr>
          </w:rPrChange>
        </w:rPr>
        <w:pPrChange w:id="80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97FBC19" w14:textId="77777777" w:rsidR="00912154" w:rsidRPr="0053165F" w:rsidRDefault="00912154" w:rsidP="0053165F">
      <w:pPr>
        <w:rPr>
          <w:ins w:id="806" w:author="MUHAMMAD HAMAD" w:date="2025-03-26T13:46:00Z" w16du:dateUtc="2025-03-26T08:46:00Z"/>
          <w:rFonts w:ascii="Times New Roman" w:eastAsia="Times New Roman" w:hAnsi="Times New Roman" w:cs="Times New Roman"/>
          <w:sz w:val="27"/>
          <w:szCs w:val="27"/>
          <w:rPrChange w:id="807" w:author="MUHAMMAD HAMAD" w:date="2025-03-26T13:56:00Z" w16du:dateUtc="2025-03-26T08:56:00Z">
            <w:rPr>
              <w:ins w:id="808" w:author="MUHAMMAD HAMAD" w:date="2025-03-26T13:46:00Z" w16du:dateUtc="2025-03-26T08:46:00Z"/>
              <w:rFonts w:ascii="Times New Roman" w:eastAsia="Times New Roman" w:hAnsi="Times New Roman" w:cs="Times New Roman"/>
              <w:b/>
              <w:bCs/>
              <w:sz w:val="27"/>
              <w:szCs w:val="27"/>
            </w:rPr>
          </w:rPrChange>
        </w:rPr>
        <w:pPrChange w:id="80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810" w:author="MUHAMMAD HAMAD" w:date="2025-03-26T13:46:00Z" w16du:dateUtc="2025-03-26T08:46:00Z">
        <w:r w:rsidRPr="0053165F">
          <w:rPr>
            <w:rFonts w:ascii="Times New Roman" w:eastAsia="Times New Roman" w:hAnsi="Times New Roman" w:cs="Times New Roman"/>
            <w:sz w:val="27"/>
            <w:szCs w:val="27"/>
            <w:rPrChange w:id="811" w:author="MUHAMMAD HAMAD" w:date="2025-03-26T13:56:00Z" w16du:dateUtc="2025-03-26T08:56:00Z">
              <w:rPr>
                <w:rFonts w:ascii="Times New Roman" w:eastAsia="Times New Roman" w:hAnsi="Times New Roman" w:cs="Times New Roman"/>
                <w:b/>
                <w:bCs/>
                <w:sz w:val="27"/>
                <w:szCs w:val="27"/>
              </w:rPr>
            </w:rPrChange>
          </w:rPr>
          <w:t>Postconditions:</w:t>
        </w:r>
      </w:ins>
    </w:p>
    <w:p w14:paraId="445FE9F1" w14:textId="77777777" w:rsidR="00912154" w:rsidRPr="0053165F" w:rsidRDefault="00912154" w:rsidP="0053165F">
      <w:pPr>
        <w:rPr>
          <w:ins w:id="812" w:author="MUHAMMAD HAMAD" w:date="2025-03-26T13:46:00Z" w16du:dateUtc="2025-03-26T08:46:00Z"/>
          <w:rFonts w:ascii="Times New Roman" w:eastAsia="Times New Roman" w:hAnsi="Times New Roman" w:cs="Times New Roman"/>
          <w:sz w:val="27"/>
          <w:szCs w:val="27"/>
          <w:rPrChange w:id="813" w:author="MUHAMMAD HAMAD" w:date="2025-03-26T13:56:00Z" w16du:dateUtc="2025-03-26T08:56:00Z">
            <w:rPr>
              <w:ins w:id="814" w:author="MUHAMMAD HAMAD" w:date="2025-03-26T13:46:00Z" w16du:dateUtc="2025-03-26T08:46:00Z"/>
              <w:rFonts w:ascii="Times New Roman" w:eastAsia="Times New Roman" w:hAnsi="Times New Roman" w:cs="Times New Roman"/>
              <w:b/>
              <w:bCs/>
              <w:sz w:val="27"/>
              <w:szCs w:val="27"/>
            </w:rPr>
          </w:rPrChange>
        </w:rPr>
        <w:pPrChange w:id="81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E9E9ABE" w14:textId="77777777" w:rsidR="00912154" w:rsidRPr="0053165F" w:rsidRDefault="00912154" w:rsidP="0053165F">
      <w:pPr>
        <w:rPr>
          <w:ins w:id="816" w:author="MUHAMMAD HAMAD" w:date="2025-03-26T13:46:00Z" w16du:dateUtc="2025-03-26T08:46:00Z"/>
          <w:rFonts w:ascii="Times New Roman" w:eastAsia="Times New Roman" w:hAnsi="Times New Roman" w:cs="Times New Roman"/>
          <w:sz w:val="27"/>
          <w:szCs w:val="27"/>
          <w:rPrChange w:id="817" w:author="MUHAMMAD HAMAD" w:date="2025-03-26T13:56:00Z" w16du:dateUtc="2025-03-26T08:56:00Z">
            <w:rPr>
              <w:ins w:id="818" w:author="MUHAMMAD HAMAD" w:date="2025-03-26T13:46:00Z" w16du:dateUtc="2025-03-26T08:46:00Z"/>
              <w:rFonts w:ascii="Times New Roman" w:eastAsia="Times New Roman" w:hAnsi="Times New Roman" w:cs="Times New Roman"/>
              <w:b/>
              <w:bCs/>
              <w:sz w:val="27"/>
              <w:szCs w:val="27"/>
            </w:rPr>
          </w:rPrChange>
        </w:rPr>
        <w:pPrChange w:id="81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820" w:author="MUHAMMAD HAMAD" w:date="2025-03-26T13:46:00Z" w16du:dateUtc="2025-03-26T08:46:00Z">
        <w:r w:rsidRPr="0053165F">
          <w:rPr>
            <w:rFonts w:ascii="Times New Roman" w:eastAsia="Times New Roman" w:hAnsi="Times New Roman" w:cs="Times New Roman"/>
            <w:sz w:val="27"/>
            <w:szCs w:val="27"/>
            <w:rPrChange w:id="821" w:author="MUHAMMAD HAMAD" w:date="2025-03-26T13:56:00Z" w16du:dateUtc="2025-03-26T08:56:00Z">
              <w:rPr>
                <w:rFonts w:ascii="Times New Roman" w:eastAsia="Times New Roman" w:hAnsi="Times New Roman" w:cs="Times New Roman"/>
                <w:b/>
                <w:bCs/>
                <w:sz w:val="27"/>
                <w:szCs w:val="27"/>
              </w:rPr>
            </w:rPrChange>
          </w:rPr>
          <w:t>The work product is successfully saved in the system with version control.</w:t>
        </w:r>
      </w:ins>
    </w:p>
    <w:p w14:paraId="15A33CD9" w14:textId="77777777" w:rsidR="00912154" w:rsidRPr="0053165F" w:rsidRDefault="00912154" w:rsidP="0053165F">
      <w:pPr>
        <w:rPr>
          <w:ins w:id="822" w:author="MUHAMMAD HAMAD" w:date="2025-03-26T13:46:00Z" w16du:dateUtc="2025-03-26T08:46:00Z"/>
          <w:rFonts w:ascii="Times New Roman" w:eastAsia="Times New Roman" w:hAnsi="Times New Roman" w:cs="Times New Roman"/>
          <w:sz w:val="27"/>
          <w:szCs w:val="27"/>
          <w:rPrChange w:id="823" w:author="MUHAMMAD HAMAD" w:date="2025-03-26T13:56:00Z" w16du:dateUtc="2025-03-26T08:56:00Z">
            <w:rPr>
              <w:ins w:id="824" w:author="MUHAMMAD HAMAD" w:date="2025-03-26T13:46:00Z" w16du:dateUtc="2025-03-26T08:46:00Z"/>
              <w:rFonts w:ascii="Times New Roman" w:eastAsia="Times New Roman" w:hAnsi="Times New Roman" w:cs="Times New Roman"/>
              <w:b/>
              <w:bCs/>
              <w:sz w:val="27"/>
              <w:szCs w:val="27"/>
            </w:rPr>
          </w:rPrChange>
        </w:rPr>
        <w:pPrChange w:id="82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26211CC" w14:textId="77777777" w:rsidR="00912154" w:rsidRPr="0053165F" w:rsidRDefault="00912154" w:rsidP="0053165F">
      <w:pPr>
        <w:rPr>
          <w:ins w:id="826" w:author="MUHAMMAD HAMAD" w:date="2025-03-26T13:46:00Z" w16du:dateUtc="2025-03-26T08:46:00Z"/>
          <w:rFonts w:ascii="Times New Roman" w:eastAsia="Times New Roman" w:hAnsi="Times New Roman" w:cs="Times New Roman"/>
          <w:sz w:val="27"/>
          <w:szCs w:val="27"/>
          <w:rPrChange w:id="827" w:author="MUHAMMAD HAMAD" w:date="2025-03-26T13:56:00Z" w16du:dateUtc="2025-03-26T08:56:00Z">
            <w:rPr>
              <w:ins w:id="828" w:author="MUHAMMAD HAMAD" w:date="2025-03-26T13:46:00Z" w16du:dateUtc="2025-03-26T08:46:00Z"/>
              <w:rFonts w:ascii="Times New Roman" w:eastAsia="Times New Roman" w:hAnsi="Times New Roman" w:cs="Times New Roman"/>
              <w:b/>
              <w:bCs/>
              <w:sz w:val="27"/>
              <w:szCs w:val="27"/>
            </w:rPr>
          </w:rPrChange>
        </w:rPr>
        <w:pPrChange w:id="82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830" w:author="MUHAMMAD HAMAD" w:date="2025-03-26T13:46:00Z" w16du:dateUtc="2025-03-26T08:46:00Z">
        <w:r w:rsidRPr="0053165F">
          <w:rPr>
            <w:rFonts w:ascii="Times New Roman" w:eastAsia="Times New Roman" w:hAnsi="Times New Roman" w:cs="Times New Roman"/>
            <w:sz w:val="27"/>
            <w:szCs w:val="27"/>
            <w:rPrChange w:id="831" w:author="MUHAMMAD HAMAD" w:date="2025-03-26T13:56:00Z" w16du:dateUtc="2025-03-26T08:56:00Z">
              <w:rPr>
                <w:rFonts w:ascii="Times New Roman" w:eastAsia="Times New Roman" w:hAnsi="Times New Roman" w:cs="Times New Roman"/>
                <w:b/>
                <w:bCs/>
                <w:sz w:val="27"/>
                <w:szCs w:val="27"/>
              </w:rPr>
            </w:rPrChange>
          </w:rPr>
          <w:lastRenderedPageBreak/>
          <w:t>The supervisor receives a notification regarding the new work product submission.</w:t>
        </w:r>
      </w:ins>
    </w:p>
    <w:p w14:paraId="77518517" w14:textId="77777777" w:rsidR="00912154" w:rsidRPr="0053165F" w:rsidRDefault="00912154" w:rsidP="0053165F">
      <w:pPr>
        <w:rPr>
          <w:ins w:id="832" w:author="MUHAMMAD HAMAD" w:date="2025-03-26T13:46:00Z" w16du:dateUtc="2025-03-26T08:46:00Z"/>
          <w:rFonts w:ascii="Times New Roman" w:eastAsia="Times New Roman" w:hAnsi="Times New Roman" w:cs="Times New Roman"/>
          <w:sz w:val="27"/>
          <w:szCs w:val="27"/>
          <w:rPrChange w:id="833" w:author="MUHAMMAD HAMAD" w:date="2025-03-26T13:56:00Z" w16du:dateUtc="2025-03-26T08:56:00Z">
            <w:rPr>
              <w:ins w:id="834" w:author="MUHAMMAD HAMAD" w:date="2025-03-26T13:46:00Z" w16du:dateUtc="2025-03-26T08:46:00Z"/>
              <w:rFonts w:ascii="Times New Roman" w:eastAsia="Times New Roman" w:hAnsi="Times New Roman" w:cs="Times New Roman"/>
              <w:b/>
              <w:bCs/>
              <w:sz w:val="27"/>
              <w:szCs w:val="27"/>
            </w:rPr>
          </w:rPrChange>
        </w:rPr>
        <w:pPrChange w:id="83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D6BB639" w14:textId="77777777" w:rsidR="00912154" w:rsidRPr="0053165F" w:rsidRDefault="00912154" w:rsidP="0053165F">
      <w:pPr>
        <w:pStyle w:val="Heading3"/>
        <w:rPr>
          <w:ins w:id="836" w:author="MUHAMMAD HAMAD" w:date="2025-03-26T13:46:00Z" w16du:dateUtc="2025-03-26T08:46:00Z"/>
          <w:rFonts w:eastAsia="Times New Roman"/>
          <w:rPrChange w:id="837" w:author="MUHAMMAD HAMAD" w:date="2025-03-26T13:56:00Z" w16du:dateUtc="2025-03-26T08:56:00Z">
            <w:rPr>
              <w:ins w:id="838" w:author="MUHAMMAD HAMAD" w:date="2025-03-26T13:46:00Z" w16du:dateUtc="2025-03-26T08:46:00Z"/>
              <w:rFonts w:ascii="Times New Roman" w:eastAsia="Times New Roman" w:hAnsi="Times New Roman" w:cs="Times New Roman"/>
              <w:b/>
              <w:bCs/>
              <w:sz w:val="27"/>
              <w:szCs w:val="27"/>
            </w:rPr>
          </w:rPrChange>
        </w:rPr>
        <w:pPrChange w:id="839" w:author="MUHAMMAD HAMAD" w:date="2025-03-26T13:57:00Z" w16du:dateUtc="2025-03-26T08:57:00Z">
          <w:pPr>
            <w:pStyle w:val="ListParagraph"/>
            <w:numPr>
              <w:numId w:val="30"/>
            </w:numPr>
            <w:spacing w:before="100" w:beforeAutospacing="1" w:after="100" w:afterAutospacing="1" w:line="240" w:lineRule="auto"/>
            <w:ind w:hanging="360"/>
            <w:outlineLvl w:val="2"/>
          </w:pPr>
        </w:pPrChange>
      </w:pPr>
      <w:bookmarkStart w:id="840" w:name="_Toc193890195"/>
      <w:ins w:id="841" w:author="MUHAMMAD HAMAD" w:date="2025-03-26T13:46:00Z" w16du:dateUtc="2025-03-26T08:46:00Z">
        <w:r w:rsidRPr="0053165F">
          <w:rPr>
            <w:rFonts w:eastAsia="Times New Roman"/>
            <w:rPrChange w:id="842" w:author="MUHAMMAD HAMAD" w:date="2025-03-26T13:56:00Z" w16du:dateUtc="2025-03-26T08:56:00Z">
              <w:rPr>
                <w:rFonts w:ascii="Times New Roman" w:eastAsia="Times New Roman" w:hAnsi="Times New Roman" w:cs="Times New Roman"/>
                <w:b/>
                <w:bCs/>
                <w:sz w:val="27"/>
                <w:szCs w:val="27"/>
              </w:rPr>
            </w:rPrChange>
          </w:rPr>
          <w:t>UC 5: View Work Product</w:t>
        </w:r>
        <w:bookmarkEnd w:id="840"/>
      </w:ins>
    </w:p>
    <w:p w14:paraId="783A6DB6" w14:textId="77777777" w:rsidR="00912154" w:rsidRPr="0053165F" w:rsidRDefault="00912154" w:rsidP="0053165F">
      <w:pPr>
        <w:rPr>
          <w:ins w:id="843" w:author="MUHAMMAD HAMAD" w:date="2025-03-26T13:46:00Z" w16du:dateUtc="2025-03-26T08:46:00Z"/>
          <w:rFonts w:ascii="Times New Roman" w:eastAsia="Times New Roman" w:hAnsi="Times New Roman" w:cs="Times New Roman"/>
          <w:sz w:val="27"/>
          <w:szCs w:val="27"/>
          <w:rPrChange w:id="844" w:author="MUHAMMAD HAMAD" w:date="2025-03-26T13:56:00Z" w16du:dateUtc="2025-03-26T08:56:00Z">
            <w:rPr>
              <w:ins w:id="845" w:author="MUHAMMAD HAMAD" w:date="2025-03-26T13:46:00Z" w16du:dateUtc="2025-03-26T08:46:00Z"/>
              <w:rFonts w:ascii="Times New Roman" w:eastAsia="Times New Roman" w:hAnsi="Times New Roman" w:cs="Times New Roman"/>
              <w:b/>
              <w:bCs/>
              <w:sz w:val="27"/>
              <w:szCs w:val="27"/>
            </w:rPr>
          </w:rPrChange>
        </w:rPr>
        <w:pPrChange w:id="84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847" w:author="MUHAMMAD HAMAD" w:date="2025-03-26T13:46:00Z" w16du:dateUtc="2025-03-26T08:46:00Z">
        <w:r w:rsidRPr="0053165F">
          <w:rPr>
            <w:rFonts w:ascii="Times New Roman" w:eastAsia="Times New Roman" w:hAnsi="Times New Roman" w:cs="Times New Roman"/>
            <w:sz w:val="27"/>
            <w:szCs w:val="27"/>
            <w:rPrChange w:id="848" w:author="MUHAMMAD HAMAD" w:date="2025-03-26T13:56:00Z" w16du:dateUtc="2025-03-26T08:56:00Z">
              <w:rPr>
                <w:rFonts w:ascii="Times New Roman" w:eastAsia="Times New Roman" w:hAnsi="Times New Roman" w:cs="Times New Roman"/>
                <w:b/>
                <w:bCs/>
                <w:sz w:val="27"/>
                <w:szCs w:val="27"/>
              </w:rPr>
            </w:rPrChange>
          </w:rPr>
          <w:t>Primary Actor:</w:t>
        </w:r>
      </w:ins>
    </w:p>
    <w:p w14:paraId="748FEA7B" w14:textId="77777777" w:rsidR="00912154" w:rsidRPr="0053165F" w:rsidRDefault="00912154" w:rsidP="0053165F">
      <w:pPr>
        <w:rPr>
          <w:ins w:id="849" w:author="MUHAMMAD HAMAD" w:date="2025-03-26T13:46:00Z" w16du:dateUtc="2025-03-26T08:46:00Z"/>
          <w:rFonts w:ascii="Times New Roman" w:eastAsia="Times New Roman" w:hAnsi="Times New Roman" w:cs="Times New Roman"/>
          <w:sz w:val="27"/>
          <w:szCs w:val="27"/>
          <w:rPrChange w:id="850" w:author="MUHAMMAD HAMAD" w:date="2025-03-26T13:56:00Z" w16du:dateUtc="2025-03-26T08:56:00Z">
            <w:rPr>
              <w:ins w:id="851" w:author="MUHAMMAD HAMAD" w:date="2025-03-26T13:46:00Z" w16du:dateUtc="2025-03-26T08:46:00Z"/>
              <w:rFonts w:ascii="Times New Roman" w:eastAsia="Times New Roman" w:hAnsi="Times New Roman" w:cs="Times New Roman"/>
              <w:b/>
              <w:bCs/>
              <w:sz w:val="27"/>
              <w:szCs w:val="27"/>
            </w:rPr>
          </w:rPrChange>
        </w:rPr>
        <w:pPrChange w:id="85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853" w:author="MUHAMMAD HAMAD" w:date="2025-03-26T13:46:00Z" w16du:dateUtc="2025-03-26T08:46:00Z">
        <w:r w:rsidRPr="0053165F">
          <w:rPr>
            <w:rFonts w:ascii="Times New Roman" w:eastAsia="Times New Roman" w:hAnsi="Times New Roman" w:cs="Times New Roman"/>
            <w:sz w:val="27"/>
            <w:szCs w:val="27"/>
            <w:rPrChange w:id="854" w:author="MUHAMMAD HAMAD" w:date="2025-03-26T13:56:00Z" w16du:dateUtc="2025-03-26T08:56:00Z">
              <w:rPr>
                <w:rFonts w:ascii="Times New Roman" w:eastAsia="Times New Roman" w:hAnsi="Times New Roman" w:cs="Times New Roman"/>
                <w:b/>
                <w:bCs/>
                <w:sz w:val="27"/>
                <w:szCs w:val="27"/>
              </w:rPr>
            </w:rPrChange>
          </w:rPr>
          <w:t>Supervisor</w:t>
        </w:r>
      </w:ins>
    </w:p>
    <w:p w14:paraId="50236B31" w14:textId="77777777" w:rsidR="00912154" w:rsidRPr="0053165F" w:rsidRDefault="00912154" w:rsidP="0053165F">
      <w:pPr>
        <w:rPr>
          <w:ins w:id="855" w:author="MUHAMMAD HAMAD" w:date="2025-03-26T13:46:00Z" w16du:dateUtc="2025-03-26T08:46:00Z"/>
          <w:rFonts w:ascii="Times New Roman" w:eastAsia="Times New Roman" w:hAnsi="Times New Roman" w:cs="Times New Roman"/>
          <w:sz w:val="27"/>
          <w:szCs w:val="27"/>
          <w:rPrChange w:id="856" w:author="MUHAMMAD HAMAD" w:date="2025-03-26T13:56:00Z" w16du:dateUtc="2025-03-26T08:56:00Z">
            <w:rPr>
              <w:ins w:id="857" w:author="MUHAMMAD HAMAD" w:date="2025-03-26T13:46:00Z" w16du:dateUtc="2025-03-26T08:46:00Z"/>
              <w:rFonts w:ascii="Times New Roman" w:eastAsia="Times New Roman" w:hAnsi="Times New Roman" w:cs="Times New Roman"/>
              <w:b/>
              <w:bCs/>
              <w:sz w:val="27"/>
              <w:szCs w:val="27"/>
            </w:rPr>
          </w:rPrChange>
        </w:rPr>
        <w:pPrChange w:id="85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9D4100A" w14:textId="77777777" w:rsidR="00912154" w:rsidRPr="0053165F" w:rsidRDefault="00912154" w:rsidP="0053165F">
      <w:pPr>
        <w:rPr>
          <w:ins w:id="859" w:author="MUHAMMAD HAMAD" w:date="2025-03-26T13:46:00Z" w16du:dateUtc="2025-03-26T08:46:00Z"/>
          <w:rFonts w:ascii="Times New Roman" w:eastAsia="Times New Roman" w:hAnsi="Times New Roman" w:cs="Times New Roman"/>
          <w:sz w:val="27"/>
          <w:szCs w:val="27"/>
          <w:rPrChange w:id="860" w:author="MUHAMMAD HAMAD" w:date="2025-03-26T13:56:00Z" w16du:dateUtc="2025-03-26T08:56:00Z">
            <w:rPr>
              <w:ins w:id="861" w:author="MUHAMMAD HAMAD" w:date="2025-03-26T13:46:00Z" w16du:dateUtc="2025-03-26T08:46:00Z"/>
              <w:rFonts w:ascii="Times New Roman" w:eastAsia="Times New Roman" w:hAnsi="Times New Roman" w:cs="Times New Roman"/>
              <w:b/>
              <w:bCs/>
              <w:sz w:val="27"/>
              <w:szCs w:val="27"/>
            </w:rPr>
          </w:rPrChange>
        </w:rPr>
        <w:pPrChange w:id="86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863" w:author="MUHAMMAD HAMAD" w:date="2025-03-26T13:46:00Z" w16du:dateUtc="2025-03-26T08:46:00Z">
        <w:r w:rsidRPr="0053165F">
          <w:rPr>
            <w:rFonts w:ascii="Times New Roman" w:eastAsia="Times New Roman" w:hAnsi="Times New Roman" w:cs="Times New Roman"/>
            <w:sz w:val="27"/>
            <w:szCs w:val="27"/>
            <w:rPrChange w:id="864" w:author="MUHAMMAD HAMAD" w:date="2025-03-26T13:56:00Z" w16du:dateUtc="2025-03-26T08:56:00Z">
              <w:rPr>
                <w:rFonts w:ascii="Times New Roman" w:eastAsia="Times New Roman" w:hAnsi="Times New Roman" w:cs="Times New Roman"/>
                <w:b/>
                <w:bCs/>
                <w:sz w:val="27"/>
                <w:szCs w:val="27"/>
              </w:rPr>
            </w:rPrChange>
          </w:rPr>
          <w:t>Preconditions:</w:t>
        </w:r>
      </w:ins>
    </w:p>
    <w:p w14:paraId="57783649" w14:textId="77777777" w:rsidR="00912154" w:rsidRPr="0053165F" w:rsidRDefault="00912154" w:rsidP="0053165F">
      <w:pPr>
        <w:rPr>
          <w:ins w:id="865" w:author="MUHAMMAD HAMAD" w:date="2025-03-26T13:46:00Z" w16du:dateUtc="2025-03-26T08:46:00Z"/>
          <w:rFonts w:ascii="Times New Roman" w:eastAsia="Times New Roman" w:hAnsi="Times New Roman" w:cs="Times New Roman"/>
          <w:sz w:val="27"/>
          <w:szCs w:val="27"/>
          <w:rPrChange w:id="866" w:author="MUHAMMAD HAMAD" w:date="2025-03-26T13:56:00Z" w16du:dateUtc="2025-03-26T08:56:00Z">
            <w:rPr>
              <w:ins w:id="867" w:author="MUHAMMAD HAMAD" w:date="2025-03-26T13:46:00Z" w16du:dateUtc="2025-03-26T08:46:00Z"/>
              <w:rFonts w:ascii="Times New Roman" w:eastAsia="Times New Roman" w:hAnsi="Times New Roman" w:cs="Times New Roman"/>
              <w:b/>
              <w:bCs/>
              <w:sz w:val="27"/>
              <w:szCs w:val="27"/>
            </w:rPr>
          </w:rPrChange>
        </w:rPr>
        <w:pPrChange w:id="86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C762AA" w14:textId="77777777" w:rsidR="00912154" w:rsidRPr="0053165F" w:rsidRDefault="00912154" w:rsidP="0053165F">
      <w:pPr>
        <w:rPr>
          <w:ins w:id="869" w:author="MUHAMMAD HAMAD" w:date="2025-03-26T13:46:00Z" w16du:dateUtc="2025-03-26T08:46:00Z"/>
          <w:rFonts w:ascii="Times New Roman" w:eastAsia="Times New Roman" w:hAnsi="Times New Roman" w:cs="Times New Roman"/>
          <w:sz w:val="27"/>
          <w:szCs w:val="27"/>
          <w:rPrChange w:id="870" w:author="MUHAMMAD HAMAD" w:date="2025-03-26T13:56:00Z" w16du:dateUtc="2025-03-26T08:56:00Z">
            <w:rPr>
              <w:ins w:id="871" w:author="MUHAMMAD HAMAD" w:date="2025-03-26T13:46:00Z" w16du:dateUtc="2025-03-26T08:46:00Z"/>
              <w:rFonts w:ascii="Times New Roman" w:eastAsia="Times New Roman" w:hAnsi="Times New Roman" w:cs="Times New Roman"/>
              <w:b/>
              <w:bCs/>
              <w:sz w:val="27"/>
              <w:szCs w:val="27"/>
            </w:rPr>
          </w:rPrChange>
        </w:rPr>
        <w:pPrChange w:id="87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873" w:author="MUHAMMAD HAMAD" w:date="2025-03-26T13:46:00Z" w16du:dateUtc="2025-03-26T08:46:00Z">
        <w:r w:rsidRPr="0053165F">
          <w:rPr>
            <w:rFonts w:ascii="Times New Roman" w:eastAsia="Times New Roman" w:hAnsi="Times New Roman" w:cs="Times New Roman"/>
            <w:sz w:val="27"/>
            <w:szCs w:val="27"/>
            <w:rPrChange w:id="874" w:author="MUHAMMAD HAMAD" w:date="2025-03-26T13:56:00Z" w16du:dateUtc="2025-03-26T08:56:00Z">
              <w:rPr>
                <w:rFonts w:ascii="Times New Roman" w:eastAsia="Times New Roman" w:hAnsi="Times New Roman" w:cs="Times New Roman"/>
                <w:b/>
                <w:bCs/>
                <w:sz w:val="27"/>
                <w:szCs w:val="27"/>
              </w:rPr>
            </w:rPrChange>
          </w:rPr>
          <w:t>The student has uploaded at least one work product.</w:t>
        </w:r>
      </w:ins>
    </w:p>
    <w:p w14:paraId="3120ECEC" w14:textId="77777777" w:rsidR="00912154" w:rsidRPr="0053165F" w:rsidRDefault="00912154" w:rsidP="0053165F">
      <w:pPr>
        <w:rPr>
          <w:ins w:id="875" w:author="MUHAMMAD HAMAD" w:date="2025-03-26T13:46:00Z" w16du:dateUtc="2025-03-26T08:46:00Z"/>
          <w:rFonts w:ascii="Times New Roman" w:eastAsia="Times New Roman" w:hAnsi="Times New Roman" w:cs="Times New Roman"/>
          <w:sz w:val="27"/>
          <w:szCs w:val="27"/>
          <w:rPrChange w:id="876" w:author="MUHAMMAD HAMAD" w:date="2025-03-26T13:56:00Z" w16du:dateUtc="2025-03-26T08:56:00Z">
            <w:rPr>
              <w:ins w:id="877" w:author="MUHAMMAD HAMAD" w:date="2025-03-26T13:46:00Z" w16du:dateUtc="2025-03-26T08:46:00Z"/>
              <w:rFonts w:ascii="Times New Roman" w:eastAsia="Times New Roman" w:hAnsi="Times New Roman" w:cs="Times New Roman"/>
              <w:b/>
              <w:bCs/>
              <w:sz w:val="27"/>
              <w:szCs w:val="27"/>
            </w:rPr>
          </w:rPrChange>
        </w:rPr>
        <w:pPrChange w:id="87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72DF96B" w14:textId="77777777" w:rsidR="00912154" w:rsidRPr="0053165F" w:rsidRDefault="00912154" w:rsidP="0053165F">
      <w:pPr>
        <w:rPr>
          <w:ins w:id="879" w:author="MUHAMMAD HAMAD" w:date="2025-03-26T13:46:00Z" w16du:dateUtc="2025-03-26T08:46:00Z"/>
          <w:rFonts w:ascii="Times New Roman" w:eastAsia="Times New Roman" w:hAnsi="Times New Roman" w:cs="Times New Roman"/>
          <w:sz w:val="27"/>
          <w:szCs w:val="27"/>
          <w:rPrChange w:id="880" w:author="MUHAMMAD HAMAD" w:date="2025-03-26T13:56:00Z" w16du:dateUtc="2025-03-26T08:56:00Z">
            <w:rPr>
              <w:ins w:id="881" w:author="MUHAMMAD HAMAD" w:date="2025-03-26T13:46:00Z" w16du:dateUtc="2025-03-26T08:46:00Z"/>
              <w:rFonts w:ascii="Times New Roman" w:eastAsia="Times New Roman" w:hAnsi="Times New Roman" w:cs="Times New Roman"/>
              <w:b/>
              <w:bCs/>
              <w:sz w:val="27"/>
              <w:szCs w:val="27"/>
            </w:rPr>
          </w:rPrChange>
        </w:rPr>
        <w:pPrChange w:id="88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883" w:author="MUHAMMAD HAMAD" w:date="2025-03-26T13:46:00Z" w16du:dateUtc="2025-03-26T08:46:00Z">
        <w:r w:rsidRPr="0053165F">
          <w:rPr>
            <w:rFonts w:ascii="Times New Roman" w:eastAsia="Times New Roman" w:hAnsi="Times New Roman" w:cs="Times New Roman"/>
            <w:sz w:val="27"/>
            <w:szCs w:val="27"/>
            <w:rPrChange w:id="884" w:author="MUHAMMAD HAMAD" w:date="2025-03-26T13:56:00Z" w16du:dateUtc="2025-03-26T08:56:00Z">
              <w:rPr>
                <w:rFonts w:ascii="Times New Roman" w:eastAsia="Times New Roman" w:hAnsi="Times New Roman" w:cs="Times New Roman"/>
                <w:b/>
                <w:bCs/>
                <w:sz w:val="27"/>
                <w:szCs w:val="27"/>
              </w:rPr>
            </w:rPrChange>
          </w:rPr>
          <w:t>The supervisor is logged in.</w:t>
        </w:r>
      </w:ins>
    </w:p>
    <w:p w14:paraId="19C655FD" w14:textId="77777777" w:rsidR="00912154" w:rsidRPr="0053165F" w:rsidRDefault="00912154" w:rsidP="0053165F">
      <w:pPr>
        <w:rPr>
          <w:ins w:id="885" w:author="MUHAMMAD HAMAD" w:date="2025-03-26T13:46:00Z" w16du:dateUtc="2025-03-26T08:46:00Z"/>
          <w:rFonts w:ascii="Times New Roman" w:eastAsia="Times New Roman" w:hAnsi="Times New Roman" w:cs="Times New Roman"/>
          <w:sz w:val="27"/>
          <w:szCs w:val="27"/>
          <w:rPrChange w:id="886" w:author="MUHAMMAD HAMAD" w:date="2025-03-26T13:56:00Z" w16du:dateUtc="2025-03-26T08:56:00Z">
            <w:rPr>
              <w:ins w:id="887" w:author="MUHAMMAD HAMAD" w:date="2025-03-26T13:46:00Z" w16du:dateUtc="2025-03-26T08:46:00Z"/>
              <w:rFonts w:ascii="Times New Roman" w:eastAsia="Times New Roman" w:hAnsi="Times New Roman" w:cs="Times New Roman"/>
              <w:b/>
              <w:bCs/>
              <w:sz w:val="27"/>
              <w:szCs w:val="27"/>
            </w:rPr>
          </w:rPrChange>
        </w:rPr>
        <w:pPrChange w:id="88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8DD95C3" w14:textId="77777777" w:rsidR="00912154" w:rsidRPr="0053165F" w:rsidRDefault="00912154" w:rsidP="0053165F">
      <w:pPr>
        <w:rPr>
          <w:ins w:id="889" w:author="MUHAMMAD HAMAD" w:date="2025-03-26T13:46:00Z" w16du:dateUtc="2025-03-26T08:46:00Z"/>
          <w:rFonts w:ascii="Times New Roman" w:eastAsia="Times New Roman" w:hAnsi="Times New Roman" w:cs="Times New Roman"/>
          <w:sz w:val="27"/>
          <w:szCs w:val="27"/>
          <w:rPrChange w:id="890" w:author="MUHAMMAD HAMAD" w:date="2025-03-26T13:56:00Z" w16du:dateUtc="2025-03-26T08:56:00Z">
            <w:rPr>
              <w:ins w:id="891" w:author="MUHAMMAD HAMAD" w:date="2025-03-26T13:46:00Z" w16du:dateUtc="2025-03-26T08:46:00Z"/>
              <w:rFonts w:ascii="Times New Roman" w:eastAsia="Times New Roman" w:hAnsi="Times New Roman" w:cs="Times New Roman"/>
              <w:b/>
              <w:bCs/>
              <w:sz w:val="27"/>
              <w:szCs w:val="27"/>
            </w:rPr>
          </w:rPrChange>
        </w:rPr>
        <w:pPrChange w:id="89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893" w:author="MUHAMMAD HAMAD" w:date="2025-03-26T13:46:00Z" w16du:dateUtc="2025-03-26T08:46:00Z">
        <w:r w:rsidRPr="0053165F">
          <w:rPr>
            <w:rFonts w:ascii="Times New Roman" w:eastAsia="Times New Roman" w:hAnsi="Times New Roman" w:cs="Times New Roman"/>
            <w:sz w:val="27"/>
            <w:szCs w:val="27"/>
            <w:rPrChange w:id="894" w:author="MUHAMMAD HAMAD" w:date="2025-03-26T13:56:00Z" w16du:dateUtc="2025-03-26T08:56:00Z">
              <w:rPr>
                <w:rFonts w:ascii="Times New Roman" w:eastAsia="Times New Roman" w:hAnsi="Times New Roman" w:cs="Times New Roman"/>
                <w:b/>
                <w:bCs/>
                <w:sz w:val="27"/>
                <w:szCs w:val="27"/>
              </w:rPr>
            </w:rPrChange>
          </w:rPr>
          <w:t>Main Success Scenario:</w:t>
        </w:r>
      </w:ins>
    </w:p>
    <w:p w14:paraId="17C7454A" w14:textId="77777777" w:rsidR="00912154" w:rsidRPr="0053165F" w:rsidRDefault="00912154" w:rsidP="0053165F">
      <w:pPr>
        <w:rPr>
          <w:ins w:id="895" w:author="MUHAMMAD HAMAD" w:date="2025-03-26T13:46:00Z" w16du:dateUtc="2025-03-26T08:46:00Z"/>
          <w:rFonts w:ascii="Times New Roman" w:eastAsia="Times New Roman" w:hAnsi="Times New Roman" w:cs="Times New Roman"/>
          <w:sz w:val="27"/>
          <w:szCs w:val="27"/>
          <w:rPrChange w:id="896" w:author="MUHAMMAD HAMAD" w:date="2025-03-26T13:56:00Z" w16du:dateUtc="2025-03-26T08:56:00Z">
            <w:rPr>
              <w:ins w:id="897" w:author="MUHAMMAD HAMAD" w:date="2025-03-26T13:46:00Z" w16du:dateUtc="2025-03-26T08:46:00Z"/>
              <w:rFonts w:ascii="Times New Roman" w:eastAsia="Times New Roman" w:hAnsi="Times New Roman" w:cs="Times New Roman"/>
              <w:b/>
              <w:bCs/>
              <w:sz w:val="27"/>
              <w:szCs w:val="27"/>
            </w:rPr>
          </w:rPrChange>
        </w:rPr>
        <w:pPrChange w:id="89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2B9ED7E" w14:textId="77777777" w:rsidR="00912154" w:rsidRPr="0053165F" w:rsidRDefault="00912154" w:rsidP="0053165F">
      <w:pPr>
        <w:rPr>
          <w:ins w:id="899" w:author="MUHAMMAD HAMAD" w:date="2025-03-26T13:46:00Z" w16du:dateUtc="2025-03-26T08:46:00Z"/>
          <w:rFonts w:ascii="Times New Roman" w:eastAsia="Times New Roman" w:hAnsi="Times New Roman" w:cs="Times New Roman"/>
          <w:sz w:val="27"/>
          <w:szCs w:val="27"/>
          <w:rPrChange w:id="900" w:author="MUHAMMAD HAMAD" w:date="2025-03-26T13:56:00Z" w16du:dateUtc="2025-03-26T08:56:00Z">
            <w:rPr>
              <w:ins w:id="901" w:author="MUHAMMAD HAMAD" w:date="2025-03-26T13:46:00Z" w16du:dateUtc="2025-03-26T08:46:00Z"/>
              <w:rFonts w:ascii="Times New Roman" w:eastAsia="Times New Roman" w:hAnsi="Times New Roman" w:cs="Times New Roman"/>
              <w:b/>
              <w:bCs/>
              <w:sz w:val="27"/>
              <w:szCs w:val="27"/>
            </w:rPr>
          </w:rPrChange>
        </w:rPr>
        <w:pPrChange w:id="90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903" w:author="MUHAMMAD HAMAD" w:date="2025-03-26T13:46:00Z" w16du:dateUtc="2025-03-26T08:46:00Z">
        <w:r w:rsidRPr="0053165F">
          <w:rPr>
            <w:rFonts w:ascii="Times New Roman" w:eastAsia="Times New Roman" w:hAnsi="Times New Roman" w:cs="Times New Roman"/>
            <w:sz w:val="27"/>
            <w:szCs w:val="27"/>
            <w:rPrChange w:id="904" w:author="MUHAMMAD HAMAD" w:date="2025-03-26T13:56:00Z" w16du:dateUtc="2025-03-26T08:56:00Z">
              <w:rPr>
                <w:rFonts w:ascii="Times New Roman" w:eastAsia="Times New Roman" w:hAnsi="Times New Roman" w:cs="Times New Roman"/>
                <w:b/>
                <w:bCs/>
                <w:sz w:val="27"/>
                <w:szCs w:val="27"/>
              </w:rPr>
            </w:rPrChange>
          </w:rPr>
          <w:t xml:space="preserve">The supervisor </w:t>
        </w:r>
        <w:proofErr w:type="gramStart"/>
        <w:r w:rsidRPr="0053165F">
          <w:rPr>
            <w:rFonts w:ascii="Times New Roman" w:eastAsia="Times New Roman" w:hAnsi="Times New Roman" w:cs="Times New Roman"/>
            <w:sz w:val="27"/>
            <w:szCs w:val="27"/>
            <w:rPrChange w:id="905" w:author="MUHAMMAD HAMAD" w:date="2025-03-26T13:56:00Z" w16du:dateUtc="2025-03-26T08:56:00Z">
              <w:rPr>
                <w:rFonts w:ascii="Times New Roman" w:eastAsia="Times New Roman" w:hAnsi="Times New Roman" w:cs="Times New Roman"/>
                <w:b/>
                <w:bCs/>
                <w:sz w:val="27"/>
                <w:szCs w:val="27"/>
              </w:rPr>
            </w:rPrChange>
          </w:rPr>
          <w:t>navigates to</w:t>
        </w:r>
        <w:proofErr w:type="gramEnd"/>
        <w:r w:rsidRPr="0053165F">
          <w:rPr>
            <w:rFonts w:ascii="Times New Roman" w:eastAsia="Times New Roman" w:hAnsi="Times New Roman" w:cs="Times New Roman"/>
            <w:sz w:val="27"/>
            <w:szCs w:val="27"/>
            <w:rPrChange w:id="906" w:author="MUHAMMAD HAMAD" w:date="2025-03-26T13:56:00Z" w16du:dateUtc="2025-03-26T08:56:00Z">
              <w:rPr>
                <w:rFonts w:ascii="Times New Roman" w:eastAsia="Times New Roman" w:hAnsi="Times New Roman" w:cs="Times New Roman"/>
                <w:b/>
                <w:bCs/>
                <w:sz w:val="27"/>
                <w:szCs w:val="27"/>
              </w:rPr>
            </w:rPrChange>
          </w:rPr>
          <w:t xml:space="preserve"> the assigned student’s project page from the supervisor’s project menu.</w:t>
        </w:r>
      </w:ins>
    </w:p>
    <w:p w14:paraId="41D8CACC" w14:textId="77777777" w:rsidR="00912154" w:rsidRPr="0053165F" w:rsidRDefault="00912154" w:rsidP="0053165F">
      <w:pPr>
        <w:rPr>
          <w:ins w:id="907" w:author="MUHAMMAD HAMAD" w:date="2025-03-26T13:46:00Z" w16du:dateUtc="2025-03-26T08:46:00Z"/>
          <w:rFonts w:ascii="Times New Roman" w:eastAsia="Times New Roman" w:hAnsi="Times New Roman" w:cs="Times New Roman"/>
          <w:sz w:val="27"/>
          <w:szCs w:val="27"/>
          <w:rPrChange w:id="908" w:author="MUHAMMAD HAMAD" w:date="2025-03-26T13:56:00Z" w16du:dateUtc="2025-03-26T08:56:00Z">
            <w:rPr>
              <w:ins w:id="909" w:author="MUHAMMAD HAMAD" w:date="2025-03-26T13:46:00Z" w16du:dateUtc="2025-03-26T08:46:00Z"/>
              <w:rFonts w:ascii="Times New Roman" w:eastAsia="Times New Roman" w:hAnsi="Times New Roman" w:cs="Times New Roman"/>
              <w:b/>
              <w:bCs/>
              <w:sz w:val="27"/>
              <w:szCs w:val="27"/>
            </w:rPr>
          </w:rPrChange>
        </w:rPr>
        <w:pPrChange w:id="91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4E8CDA6" w14:textId="77777777" w:rsidR="00912154" w:rsidRPr="0053165F" w:rsidRDefault="00912154" w:rsidP="0053165F">
      <w:pPr>
        <w:rPr>
          <w:ins w:id="911" w:author="MUHAMMAD HAMAD" w:date="2025-03-26T13:46:00Z" w16du:dateUtc="2025-03-26T08:46:00Z"/>
          <w:rFonts w:ascii="Times New Roman" w:eastAsia="Times New Roman" w:hAnsi="Times New Roman" w:cs="Times New Roman"/>
          <w:sz w:val="27"/>
          <w:szCs w:val="27"/>
          <w:rPrChange w:id="912" w:author="MUHAMMAD HAMAD" w:date="2025-03-26T13:56:00Z" w16du:dateUtc="2025-03-26T08:56:00Z">
            <w:rPr>
              <w:ins w:id="913" w:author="MUHAMMAD HAMAD" w:date="2025-03-26T13:46:00Z" w16du:dateUtc="2025-03-26T08:46:00Z"/>
              <w:rFonts w:ascii="Times New Roman" w:eastAsia="Times New Roman" w:hAnsi="Times New Roman" w:cs="Times New Roman"/>
              <w:b/>
              <w:bCs/>
              <w:sz w:val="27"/>
              <w:szCs w:val="27"/>
            </w:rPr>
          </w:rPrChange>
        </w:rPr>
        <w:pPrChange w:id="91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915" w:author="MUHAMMAD HAMAD" w:date="2025-03-26T13:46:00Z" w16du:dateUtc="2025-03-26T08:46:00Z">
        <w:r w:rsidRPr="0053165F">
          <w:rPr>
            <w:rFonts w:ascii="Times New Roman" w:eastAsia="Times New Roman" w:hAnsi="Times New Roman" w:cs="Times New Roman"/>
            <w:sz w:val="27"/>
            <w:szCs w:val="27"/>
            <w:rPrChange w:id="916" w:author="MUHAMMAD HAMAD" w:date="2025-03-26T13:56:00Z" w16du:dateUtc="2025-03-26T08:56:00Z">
              <w:rPr>
                <w:rFonts w:ascii="Times New Roman" w:eastAsia="Times New Roman" w:hAnsi="Times New Roman" w:cs="Times New Roman"/>
                <w:b/>
                <w:bCs/>
                <w:sz w:val="27"/>
                <w:szCs w:val="27"/>
              </w:rPr>
            </w:rPrChange>
          </w:rPr>
          <w:t>The system displays a list of uploaded work products for the selected project.</w:t>
        </w:r>
      </w:ins>
    </w:p>
    <w:p w14:paraId="62263577" w14:textId="77777777" w:rsidR="00912154" w:rsidRPr="0053165F" w:rsidRDefault="00912154" w:rsidP="0053165F">
      <w:pPr>
        <w:rPr>
          <w:ins w:id="917" w:author="MUHAMMAD HAMAD" w:date="2025-03-26T13:46:00Z" w16du:dateUtc="2025-03-26T08:46:00Z"/>
          <w:rFonts w:ascii="Times New Roman" w:eastAsia="Times New Roman" w:hAnsi="Times New Roman" w:cs="Times New Roman"/>
          <w:sz w:val="27"/>
          <w:szCs w:val="27"/>
          <w:rPrChange w:id="918" w:author="MUHAMMAD HAMAD" w:date="2025-03-26T13:56:00Z" w16du:dateUtc="2025-03-26T08:56:00Z">
            <w:rPr>
              <w:ins w:id="919" w:author="MUHAMMAD HAMAD" w:date="2025-03-26T13:46:00Z" w16du:dateUtc="2025-03-26T08:46:00Z"/>
              <w:rFonts w:ascii="Times New Roman" w:eastAsia="Times New Roman" w:hAnsi="Times New Roman" w:cs="Times New Roman"/>
              <w:b/>
              <w:bCs/>
              <w:sz w:val="27"/>
              <w:szCs w:val="27"/>
            </w:rPr>
          </w:rPrChange>
        </w:rPr>
        <w:pPrChange w:id="92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EDE001A" w14:textId="77777777" w:rsidR="00912154" w:rsidRPr="0053165F" w:rsidRDefault="00912154" w:rsidP="0053165F">
      <w:pPr>
        <w:rPr>
          <w:ins w:id="921" w:author="MUHAMMAD HAMAD" w:date="2025-03-26T13:46:00Z" w16du:dateUtc="2025-03-26T08:46:00Z"/>
          <w:rFonts w:ascii="Times New Roman" w:eastAsia="Times New Roman" w:hAnsi="Times New Roman" w:cs="Times New Roman"/>
          <w:sz w:val="27"/>
          <w:szCs w:val="27"/>
          <w:rPrChange w:id="922" w:author="MUHAMMAD HAMAD" w:date="2025-03-26T13:56:00Z" w16du:dateUtc="2025-03-26T08:56:00Z">
            <w:rPr>
              <w:ins w:id="923" w:author="MUHAMMAD HAMAD" w:date="2025-03-26T13:46:00Z" w16du:dateUtc="2025-03-26T08:46:00Z"/>
              <w:rFonts w:ascii="Times New Roman" w:eastAsia="Times New Roman" w:hAnsi="Times New Roman" w:cs="Times New Roman"/>
              <w:b/>
              <w:bCs/>
              <w:sz w:val="27"/>
              <w:szCs w:val="27"/>
            </w:rPr>
          </w:rPrChange>
        </w:rPr>
        <w:pPrChange w:id="92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925" w:author="MUHAMMAD HAMAD" w:date="2025-03-26T13:46:00Z" w16du:dateUtc="2025-03-26T08:46:00Z">
        <w:r w:rsidRPr="0053165F">
          <w:rPr>
            <w:rFonts w:ascii="Times New Roman" w:eastAsia="Times New Roman" w:hAnsi="Times New Roman" w:cs="Times New Roman"/>
            <w:sz w:val="27"/>
            <w:szCs w:val="27"/>
            <w:rPrChange w:id="926" w:author="MUHAMMAD HAMAD" w:date="2025-03-26T13:56:00Z" w16du:dateUtc="2025-03-26T08:56:00Z">
              <w:rPr>
                <w:rFonts w:ascii="Times New Roman" w:eastAsia="Times New Roman" w:hAnsi="Times New Roman" w:cs="Times New Roman"/>
                <w:b/>
                <w:bCs/>
                <w:sz w:val="27"/>
                <w:szCs w:val="27"/>
              </w:rPr>
            </w:rPrChange>
          </w:rPr>
          <w:t>The supervisor selects a work product from the list to view it in detail.</w:t>
        </w:r>
      </w:ins>
    </w:p>
    <w:p w14:paraId="55B6D889" w14:textId="77777777" w:rsidR="00912154" w:rsidRPr="0053165F" w:rsidRDefault="00912154" w:rsidP="0053165F">
      <w:pPr>
        <w:rPr>
          <w:ins w:id="927" w:author="MUHAMMAD HAMAD" w:date="2025-03-26T13:46:00Z" w16du:dateUtc="2025-03-26T08:46:00Z"/>
          <w:rFonts w:ascii="Times New Roman" w:eastAsia="Times New Roman" w:hAnsi="Times New Roman" w:cs="Times New Roman"/>
          <w:sz w:val="27"/>
          <w:szCs w:val="27"/>
          <w:rPrChange w:id="928" w:author="MUHAMMAD HAMAD" w:date="2025-03-26T13:56:00Z" w16du:dateUtc="2025-03-26T08:56:00Z">
            <w:rPr>
              <w:ins w:id="929" w:author="MUHAMMAD HAMAD" w:date="2025-03-26T13:46:00Z" w16du:dateUtc="2025-03-26T08:46:00Z"/>
              <w:rFonts w:ascii="Times New Roman" w:eastAsia="Times New Roman" w:hAnsi="Times New Roman" w:cs="Times New Roman"/>
              <w:b/>
              <w:bCs/>
              <w:sz w:val="27"/>
              <w:szCs w:val="27"/>
            </w:rPr>
          </w:rPrChange>
        </w:rPr>
        <w:pPrChange w:id="93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29DD99B" w14:textId="77777777" w:rsidR="00912154" w:rsidRPr="0053165F" w:rsidRDefault="00912154" w:rsidP="0053165F">
      <w:pPr>
        <w:rPr>
          <w:ins w:id="931" w:author="MUHAMMAD HAMAD" w:date="2025-03-26T13:46:00Z" w16du:dateUtc="2025-03-26T08:46:00Z"/>
          <w:rFonts w:ascii="Times New Roman" w:eastAsia="Times New Roman" w:hAnsi="Times New Roman" w:cs="Times New Roman"/>
          <w:sz w:val="27"/>
          <w:szCs w:val="27"/>
          <w:rPrChange w:id="932" w:author="MUHAMMAD HAMAD" w:date="2025-03-26T13:56:00Z" w16du:dateUtc="2025-03-26T08:56:00Z">
            <w:rPr>
              <w:ins w:id="933" w:author="MUHAMMAD HAMAD" w:date="2025-03-26T13:46:00Z" w16du:dateUtc="2025-03-26T08:46:00Z"/>
              <w:rFonts w:ascii="Times New Roman" w:eastAsia="Times New Roman" w:hAnsi="Times New Roman" w:cs="Times New Roman"/>
              <w:b/>
              <w:bCs/>
              <w:sz w:val="27"/>
              <w:szCs w:val="27"/>
            </w:rPr>
          </w:rPrChange>
        </w:rPr>
        <w:pPrChange w:id="93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935" w:author="MUHAMMAD HAMAD" w:date="2025-03-26T13:46:00Z" w16du:dateUtc="2025-03-26T08:46:00Z">
        <w:r w:rsidRPr="0053165F">
          <w:rPr>
            <w:rFonts w:ascii="Times New Roman" w:eastAsia="Times New Roman" w:hAnsi="Times New Roman" w:cs="Times New Roman"/>
            <w:sz w:val="27"/>
            <w:szCs w:val="27"/>
            <w:rPrChange w:id="936" w:author="MUHAMMAD HAMAD" w:date="2025-03-26T13:56:00Z" w16du:dateUtc="2025-03-26T08:56:00Z">
              <w:rPr>
                <w:rFonts w:ascii="Times New Roman" w:eastAsia="Times New Roman" w:hAnsi="Times New Roman" w:cs="Times New Roman"/>
                <w:b/>
                <w:bCs/>
                <w:sz w:val="27"/>
                <w:szCs w:val="27"/>
              </w:rPr>
            </w:rPrChange>
          </w:rPr>
          <w:t>The system opens the file and displays the document for review.</w:t>
        </w:r>
      </w:ins>
    </w:p>
    <w:p w14:paraId="5CB20758" w14:textId="77777777" w:rsidR="00912154" w:rsidRPr="0053165F" w:rsidRDefault="00912154" w:rsidP="0053165F">
      <w:pPr>
        <w:rPr>
          <w:ins w:id="937" w:author="MUHAMMAD HAMAD" w:date="2025-03-26T13:46:00Z" w16du:dateUtc="2025-03-26T08:46:00Z"/>
          <w:rFonts w:ascii="Times New Roman" w:eastAsia="Times New Roman" w:hAnsi="Times New Roman" w:cs="Times New Roman"/>
          <w:sz w:val="27"/>
          <w:szCs w:val="27"/>
          <w:rPrChange w:id="938" w:author="MUHAMMAD HAMAD" w:date="2025-03-26T13:56:00Z" w16du:dateUtc="2025-03-26T08:56:00Z">
            <w:rPr>
              <w:ins w:id="939" w:author="MUHAMMAD HAMAD" w:date="2025-03-26T13:46:00Z" w16du:dateUtc="2025-03-26T08:46:00Z"/>
              <w:rFonts w:ascii="Times New Roman" w:eastAsia="Times New Roman" w:hAnsi="Times New Roman" w:cs="Times New Roman"/>
              <w:b/>
              <w:bCs/>
              <w:sz w:val="27"/>
              <w:szCs w:val="27"/>
            </w:rPr>
          </w:rPrChange>
        </w:rPr>
        <w:pPrChange w:id="94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4D0945C" w14:textId="77777777" w:rsidR="00912154" w:rsidRPr="0053165F" w:rsidRDefault="00912154" w:rsidP="0053165F">
      <w:pPr>
        <w:rPr>
          <w:ins w:id="941" w:author="MUHAMMAD HAMAD" w:date="2025-03-26T13:46:00Z" w16du:dateUtc="2025-03-26T08:46:00Z"/>
          <w:rFonts w:ascii="Times New Roman" w:eastAsia="Times New Roman" w:hAnsi="Times New Roman" w:cs="Times New Roman"/>
          <w:sz w:val="27"/>
          <w:szCs w:val="27"/>
          <w:rPrChange w:id="942" w:author="MUHAMMAD HAMAD" w:date="2025-03-26T13:56:00Z" w16du:dateUtc="2025-03-26T08:56:00Z">
            <w:rPr>
              <w:ins w:id="943" w:author="MUHAMMAD HAMAD" w:date="2025-03-26T13:46:00Z" w16du:dateUtc="2025-03-26T08:46:00Z"/>
              <w:rFonts w:ascii="Times New Roman" w:eastAsia="Times New Roman" w:hAnsi="Times New Roman" w:cs="Times New Roman"/>
              <w:b/>
              <w:bCs/>
              <w:sz w:val="27"/>
              <w:szCs w:val="27"/>
            </w:rPr>
          </w:rPrChange>
        </w:rPr>
        <w:pPrChange w:id="94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945" w:author="MUHAMMAD HAMAD" w:date="2025-03-26T13:46:00Z" w16du:dateUtc="2025-03-26T08:46:00Z">
        <w:r w:rsidRPr="0053165F">
          <w:rPr>
            <w:rFonts w:ascii="Times New Roman" w:eastAsia="Times New Roman" w:hAnsi="Times New Roman" w:cs="Times New Roman"/>
            <w:sz w:val="27"/>
            <w:szCs w:val="27"/>
            <w:rPrChange w:id="946" w:author="MUHAMMAD HAMAD" w:date="2025-03-26T13:56:00Z" w16du:dateUtc="2025-03-26T08:56:00Z">
              <w:rPr>
                <w:rFonts w:ascii="Times New Roman" w:eastAsia="Times New Roman" w:hAnsi="Times New Roman" w:cs="Times New Roman"/>
                <w:b/>
                <w:bCs/>
                <w:sz w:val="27"/>
                <w:szCs w:val="27"/>
              </w:rPr>
            </w:rPrChange>
          </w:rPr>
          <w:t>Alternate Scenarios:</w:t>
        </w:r>
      </w:ins>
    </w:p>
    <w:p w14:paraId="40D85BA6" w14:textId="77777777" w:rsidR="00912154" w:rsidRPr="0053165F" w:rsidRDefault="00912154" w:rsidP="0053165F">
      <w:pPr>
        <w:rPr>
          <w:ins w:id="947" w:author="MUHAMMAD HAMAD" w:date="2025-03-26T13:46:00Z" w16du:dateUtc="2025-03-26T08:46:00Z"/>
          <w:rFonts w:ascii="Times New Roman" w:eastAsia="Times New Roman" w:hAnsi="Times New Roman" w:cs="Times New Roman"/>
          <w:sz w:val="27"/>
          <w:szCs w:val="27"/>
          <w:rPrChange w:id="948" w:author="MUHAMMAD HAMAD" w:date="2025-03-26T13:56:00Z" w16du:dateUtc="2025-03-26T08:56:00Z">
            <w:rPr>
              <w:ins w:id="949" w:author="MUHAMMAD HAMAD" w:date="2025-03-26T13:46:00Z" w16du:dateUtc="2025-03-26T08:46:00Z"/>
              <w:rFonts w:ascii="Times New Roman" w:eastAsia="Times New Roman" w:hAnsi="Times New Roman" w:cs="Times New Roman"/>
              <w:b/>
              <w:bCs/>
              <w:sz w:val="27"/>
              <w:szCs w:val="27"/>
            </w:rPr>
          </w:rPrChange>
        </w:rPr>
        <w:pPrChange w:id="95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740BB0F" w14:textId="77777777" w:rsidR="00912154" w:rsidRPr="0053165F" w:rsidRDefault="00912154" w:rsidP="0053165F">
      <w:pPr>
        <w:rPr>
          <w:ins w:id="951" w:author="MUHAMMAD HAMAD" w:date="2025-03-26T13:46:00Z" w16du:dateUtc="2025-03-26T08:46:00Z"/>
          <w:rFonts w:ascii="Times New Roman" w:eastAsia="Times New Roman" w:hAnsi="Times New Roman" w:cs="Times New Roman"/>
          <w:sz w:val="27"/>
          <w:szCs w:val="27"/>
          <w:rPrChange w:id="952" w:author="MUHAMMAD HAMAD" w:date="2025-03-26T13:56:00Z" w16du:dateUtc="2025-03-26T08:56:00Z">
            <w:rPr>
              <w:ins w:id="953" w:author="MUHAMMAD HAMAD" w:date="2025-03-26T13:46:00Z" w16du:dateUtc="2025-03-26T08:46:00Z"/>
              <w:rFonts w:ascii="Times New Roman" w:eastAsia="Times New Roman" w:hAnsi="Times New Roman" w:cs="Times New Roman"/>
              <w:b/>
              <w:bCs/>
              <w:sz w:val="27"/>
              <w:szCs w:val="27"/>
            </w:rPr>
          </w:rPrChange>
        </w:rPr>
        <w:pPrChange w:id="95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955" w:author="MUHAMMAD HAMAD" w:date="2025-03-26T13:46:00Z" w16du:dateUtc="2025-03-26T08:46:00Z">
        <w:r w:rsidRPr="0053165F">
          <w:rPr>
            <w:rFonts w:ascii="Times New Roman" w:eastAsia="Times New Roman" w:hAnsi="Times New Roman" w:cs="Times New Roman"/>
            <w:sz w:val="27"/>
            <w:szCs w:val="27"/>
            <w:rPrChange w:id="956" w:author="MUHAMMAD HAMAD" w:date="2025-03-26T13:56:00Z" w16du:dateUtc="2025-03-26T08:56:00Z">
              <w:rPr>
                <w:rFonts w:ascii="Times New Roman" w:eastAsia="Times New Roman" w:hAnsi="Times New Roman" w:cs="Times New Roman"/>
                <w:b/>
                <w:bCs/>
                <w:sz w:val="27"/>
                <w:szCs w:val="27"/>
              </w:rPr>
            </w:rPrChange>
          </w:rPr>
          <w:t>Alternate 5.1: If the file is missing or corrupt, the system notifies the supervisor of the issue.</w:t>
        </w:r>
      </w:ins>
    </w:p>
    <w:p w14:paraId="1954FA6E" w14:textId="77777777" w:rsidR="00912154" w:rsidRPr="0053165F" w:rsidRDefault="00912154" w:rsidP="0053165F">
      <w:pPr>
        <w:rPr>
          <w:ins w:id="957" w:author="MUHAMMAD HAMAD" w:date="2025-03-26T13:46:00Z" w16du:dateUtc="2025-03-26T08:46:00Z"/>
          <w:rFonts w:ascii="Times New Roman" w:eastAsia="Times New Roman" w:hAnsi="Times New Roman" w:cs="Times New Roman"/>
          <w:sz w:val="27"/>
          <w:szCs w:val="27"/>
          <w:rPrChange w:id="958" w:author="MUHAMMAD HAMAD" w:date="2025-03-26T13:56:00Z" w16du:dateUtc="2025-03-26T08:56:00Z">
            <w:rPr>
              <w:ins w:id="959" w:author="MUHAMMAD HAMAD" w:date="2025-03-26T13:46:00Z" w16du:dateUtc="2025-03-26T08:46:00Z"/>
              <w:rFonts w:ascii="Times New Roman" w:eastAsia="Times New Roman" w:hAnsi="Times New Roman" w:cs="Times New Roman"/>
              <w:b/>
              <w:bCs/>
              <w:sz w:val="27"/>
              <w:szCs w:val="27"/>
            </w:rPr>
          </w:rPrChange>
        </w:rPr>
        <w:pPrChange w:id="96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C18087A" w14:textId="77777777" w:rsidR="00912154" w:rsidRPr="0053165F" w:rsidRDefault="00912154" w:rsidP="0053165F">
      <w:pPr>
        <w:rPr>
          <w:ins w:id="961" w:author="MUHAMMAD HAMAD" w:date="2025-03-26T13:46:00Z" w16du:dateUtc="2025-03-26T08:46:00Z"/>
          <w:rFonts w:ascii="Times New Roman" w:eastAsia="Times New Roman" w:hAnsi="Times New Roman" w:cs="Times New Roman"/>
          <w:sz w:val="27"/>
          <w:szCs w:val="27"/>
          <w:rPrChange w:id="962" w:author="MUHAMMAD HAMAD" w:date="2025-03-26T13:56:00Z" w16du:dateUtc="2025-03-26T08:56:00Z">
            <w:rPr>
              <w:ins w:id="963" w:author="MUHAMMAD HAMAD" w:date="2025-03-26T13:46:00Z" w16du:dateUtc="2025-03-26T08:46:00Z"/>
              <w:rFonts w:ascii="Times New Roman" w:eastAsia="Times New Roman" w:hAnsi="Times New Roman" w:cs="Times New Roman"/>
              <w:b/>
              <w:bCs/>
              <w:sz w:val="27"/>
              <w:szCs w:val="27"/>
            </w:rPr>
          </w:rPrChange>
        </w:rPr>
        <w:pPrChange w:id="96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965" w:author="MUHAMMAD HAMAD" w:date="2025-03-26T13:46:00Z" w16du:dateUtc="2025-03-26T08:46:00Z">
        <w:r w:rsidRPr="0053165F">
          <w:rPr>
            <w:rFonts w:ascii="Times New Roman" w:eastAsia="Times New Roman" w:hAnsi="Times New Roman" w:cs="Times New Roman"/>
            <w:sz w:val="27"/>
            <w:szCs w:val="27"/>
            <w:rPrChange w:id="966" w:author="MUHAMMAD HAMAD" w:date="2025-03-26T13:56:00Z" w16du:dateUtc="2025-03-26T08:56:00Z">
              <w:rPr>
                <w:rFonts w:ascii="Times New Roman" w:eastAsia="Times New Roman" w:hAnsi="Times New Roman" w:cs="Times New Roman"/>
                <w:b/>
                <w:bCs/>
                <w:sz w:val="27"/>
                <w:szCs w:val="27"/>
              </w:rPr>
            </w:rPrChange>
          </w:rPr>
          <w:t>Alternate 5.2: If the system encounters a loading error, the system displays an error message and provides a retry option.</w:t>
        </w:r>
      </w:ins>
    </w:p>
    <w:p w14:paraId="710A2B33" w14:textId="77777777" w:rsidR="00912154" w:rsidRPr="0053165F" w:rsidRDefault="00912154" w:rsidP="0053165F">
      <w:pPr>
        <w:rPr>
          <w:ins w:id="967" w:author="MUHAMMAD HAMAD" w:date="2025-03-26T13:46:00Z" w16du:dateUtc="2025-03-26T08:46:00Z"/>
          <w:rFonts w:ascii="Times New Roman" w:eastAsia="Times New Roman" w:hAnsi="Times New Roman" w:cs="Times New Roman"/>
          <w:sz w:val="27"/>
          <w:szCs w:val="27"/>
          <w:rPrChange w:id="968" w:author="MUHAMMAD HAMAD" w:date="2025-03-26T13:56:00Z" w16du:dateUtc="2025-03-26T08:56:00Z">
            <w:rPr>
              <w:ins w:id="969" w:author="MUHAMMAD HAMAD" w:date="2025-03-26T13:46:00Z" w16du:dateUtc="2025-03-26T08:46:00Z"/>
              <w:rFonts w:ascii="Times New Roman" w:eastAsia="Times New Roman" w:hAnsi="Times New Roman" w:cs="Times New Roman"/>
              <w:b/>
              <w:bCs/>
              <w:sz w:val="27"/>
              <w:szCs w:val="27"/>
            </w:rPr>
          </w:rPrChange>
        </w:rPr>
        <w:pPrChange w:id="97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E283F89" w14:textId="77777777" w:rsidR="00912154" w:rsidRPr="0053165F" w:rsidRDefault="00912154" w:rsidP="0053165F">
      <w:pPr>
        <w:rPr>
          <w:ins w:id="971" w:author="MUHAMMAD HAMAD" w:date="2025-03-26T13:46:00Z" w16du:dateUtc="2025-03-26T08:46:00Z"/>
          <w:rFonts w:ascii="Times New Roman" w:eastAsia="Times New Roman" w:hAnsi="Times New Roman" w:cs="Times New Roman"/>
          <w:sz w:val="27"/>
          <w:szCs w:val="27"/>
          <w:rPrChange w:id="972" w:author="MUHAMMAD HAMAD" w:date="2025-03-26T13:56:00Z" w16du:dateUtc="2025-03-26T08:56:00Z">
            <w:rPr>
              <w:ins w:id="973" w:author="MUHAMMAD HAMAD" w:date="2025-03-26T13:46:00Z" w16du:dateUtc="2025-03-26T08:46:00Z"/>
              <w:rFonts w:ascii="Times New Roman" w:eastAsia="Times New Roman" w:hAnsi="Times New Roman" w:cs="Times New Roman"/>
              <w:b/>
              <w:bCs/>
              <w:sz w:val="27"/>
              <w:szCs w:val="27"/>
            </w:rPr>
          </w:rPrChange>
        </w:rPr>
        <w:pPrChange w:id="97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975" w:author="MUHAMMAD HAMAD" w:date="2025-03-26T13:46:00Z" w16du:dateUtc="2025-03-26T08:46:00Z">
        <w:r w:rsidRPr="0053165F">
          <w:rPr>
            <w:rFonts w:ascii="Times New Roman" w:eastAsia="Times New Roman" w:hAnsi="Times New Roman" w:cs="Times New Roman"/>
            <w:sz w:val="27"/>
            <w:szCs w:val="27"/>
            <w:rPrChange w:id="976" w:author="MUHAMMAD HAMAD" w:date="2025-03-26T13:56:00Z" w16du:dateUtc="2025-03-26T08:56:00Z">
              <w:rPr>
                <w:rFonts w:ascii="Times New Roman" w:eastAsia="Times New Roman" w:hAnsi="Times New Roman" w:cs="Times New Roman"/>
                <w:b/>
                <w:bCs/>
                <w:sz w:val="27"/>
                <w:szCs w:val="27"/>
              </w:rPr>
            </w:rPrChange>
          </w:rPr>
          <w:t>Postconditions:</w:t>
        </w:r>
      </w:ins>
    </w:p>
    <w:p w14:paraId="591A35EC" w14:textId="77777777" w:rsidR="00912154" w:rsidRPr="0053165F" w:rsidRDefault="00912154" w:rsidP="0053165F">
      <w:pPr>
        <w:rPr>
          <w:ins w:id="977" w:author="MUHAMMAD HAMAD" w:date="2025-03-26T13:46:00Z" w16du:dateUtc="2025-03-26T08:46:00Z"/>
          <w:rFonts w:ascii="Times New Roman" w:eastAsia="Times New Roman" w:hAnsi="Times New Roman" w:cs="Times New Roman"/>
          <w:sz w:val="27"/>
          <w:szCs w:val="27"/>
          <w:rPrChange w:id="978" w:author="MUHAMMAD HAMAD" w:date="2025-03-26T13:56:00Z" w16du:dateUtc="2025-03-26T08:56:00Z">
            <w:rPr>
              <w:ins w:id="979" w:author="MUHAMMAD HAMAD" w:date="2025-03-26T13:46:00Z" w16du:dateUtc="2025-03-26T08:46:00Z"/>
              <w:rFonts w:ascii="Times New Roman" w:eastAsia="Times New Roman" w:hAnsi="Times New Roman" w:cs="Times New Roman"/>
              <w:b/>
              <w:bCs/>
              <w:sz w:val="27"/>
              <w:szCs w:val="27"/>
            </w:rPr>
          </w:rPrChange>
        </w:rPr>
        <w:pPrChange w:id="98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D937FB1" w14:textId="77777777" w:rsidR="00912154" w:rsidRPr="0053165F" w:rsidRDefault="00912154" w:rsidP="0053165F">
      <w:pPr>
        <w:rPr>
          <w:ins w:id="981" w:author="MUHAMMAD HAMAD" w:date="2025-03-26T13:46:00Z" w16du:dateUtc="2025-03-26T08:46:00Z"/>
          <w:rFonts w:ascii="Times New Roman" w:eastAsia="Times New Roman" w:hAnsi="Times New Roman" w:cs="Times New Roman"/>
          <w:sz w:val="27"/>
          <w:szCs w:val="27"/>
          <w:rPrChange w:id="982" w:author="MUHAMMAD HAMAD" w:date="2025-03-26T13:56:00Z" w16du:dateUtc="2025-03-26T08:56:00Z">
            <w:rPr>
              <w:ins w:id="983" w:author="MUHAMMAD HAMAD" w:date="2025-03-26T13:46:00Z" w16du:dateUtc="2025-03-26T08:46:00Z"/>
              <w:rFonts w:ascii="Times New Roman" w:eastAsia="Times New Roman" w:hAnsi="Times New Roman" w:cs="Times New Roman"/>
              <w:b/>
              <w:bCs/>
              <w:sz w:val="27"/>
              <w:szCs w:val="27"/>
            </w:rPr>
          </w:rPrChange>
        </w:rPr>
        <w:pPrChange w:id="98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985" w:author="MUHAMMAD HAMAD" w:date="2025-03-26T13:46:00Z" w16du:dateUtc="2025-03-26T08:46:00Z">
        <w:r w:rsidRPr="0053165F">
          <w:rPr>
            <w:rFonts w:ascii="Times New Roman" w:eastAsia="Times New Roman" w:hAnsi="Times New Roman" w:cs="Times New Roman"/>
            <w:sz w:val="27"/>
            <w:szCs w:val="27"/>
            <w:rPrChange w:id="986" w:author="MUHAMMAD HAMAD" w:date="2025-03-26T13:56:00Z" w16du:dateUtc="2025-03-26T08:56:00Z">
              <w:rPr>
                <w:rFonts w:ascii="Times New Roman" w:eastAsia="Times New Roman" w:hAnsi="Times New Roman" w:cs="Times New Roman"/>
                <w:b/>
                <w:bCs/>
                <w:sz w:val="27"/>
                <w:szCs w:val="27"/>
              </w:rPr>
            </w:rPrChange>
          </w:rPr>
          <w:t>The supervisor successfully accesses and reviews the work product.</w:t>
        </w:r>
      </w:ins>
    </w:p>
    <w:p w14:paraId="7E9684C9" w14:textId="77777777" w:rsidR="00912154" w:rsidRPr="0053165F" w:rsidRDefault="00912154" w:rsidP="0053165F">
      <w:pPr>
        <w:rPr>
          <w:ins w:id="987" w:author="MUHAMMAD HAMAD" w:date="2025-03-26T13:46:00Z" w16du:dateUtc="2025-03-26T08:46:00Z"/>
          <w:rFonts w:ascii="Times New Roman" w:eastAsia="Times New Roman" w:hAnsi="Times New Roman" w:cs="Times New Roman"/>
          <w:sz w:val="27"/>
          <w:szCs w:val="27"/>
          <w:rPrChange w:id="988" w:author="MUHAMMAD HAMAD" w:date="2025-03-26T13:56:00Z" w16du:dateUtc="2025-03-26T08:56:00Z">
            <w:rPr>
              <w:ins w:id="989" w:author="MUHAMMAD HAMAD" w:date="2025-03-26T13:46:00Z" w16du:dateUtc="2025-03-26T08:46:00Z"/>
              <w:rFonts w:ascii="Times New Roman" w:eastAsia="Times New Roman" w:hAnsi="Times New Roman" w:cs="Times New Roman"/>
              <w:b/>
              <w:bCs/>
              <w:sz w:val="27"/>
              <w:szCs w:val="27"/>
            </w:rPr>
          </w:rPrChange>
        </w:rPr>
        <w:pPrChange w:id="99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F710AE7" w14:textId="77777777" w:rsidR="00912154" w:rsidRPr="0053165F" w:rsidRDefault="00912154" w:rsidP="0053165F">
      <w:pPr>
        <w:pStyle w:val="Heading3"/>
        <w:rPr>
          <w:ins w:id="991" w:author="MUHAMMAD HAMAD" w:date="2025-03-26T13:46:00Z" w16du:dateUtc="2025-03-26T08:46:00Z"/>
          <w:rFonts w:eastAsia="Times New Roman"/>
          <w:rPrChange w:id="992" w:author="MUHAMMAD HAMAD" w:date="2025-03-26T13:56:00Z" w16du:dateUtc="2025-03-26T08:56:00Z">
            <w:rPr>
              <w:ins w:id="993" w:author="MUHAMMAD HAMAD" w:date="2025-03-26T13:46:00Z" w16du:dateUtc="2025-03-26T08:46:00Z"/>
              <w:rFonts w:ascii="Times New Roman" w:eastAsia="Times New Roman" w:hAnsi="Times New Roman" w:cs="Times New Roman"/>
              <w:b/>
              <w:bCs/>
              <w:sz w:val="27"/>
              <w:szCs w:val="27"/>
            </w:rPr>
          </w:rPrChange>
        </w:rPr>
        <w:pPrChange w:id="994" w:author="MUHAMMAD HAMAD" w:date="2025-03-26T13:58:00Z" w16du:dateUtc="2025-03-26T08:58:00Z">
          <w:pPr>
            <w:pStyle w:val="ListParagraph"/>
            <w:numPr>
              <w:numId w:val="30"/>
            </w:numPr>
            <w:spacing w:before="100" w:beforeAutospacing="1" w:after="100" w:afterAutospacing="1" w:line="240" w:lineRule="auto"/>
            <w:ind w:hanging="360"/>
            <w:outlineLvl w:val="2"/>
          </w:pPr>
        </w:pPrChange>
      </w:pPr>
      <w:bookmarkStart w:id="995" w:name="_Toc193890196"/>
      <w:ins w:id="996" w:author="MUHAMMAD HAMAD" w:date="2025-03-26T13:46:00Z" w16du:dateUtc="2025-03-26T08:46:00Z">
        <w:r w:rsidRPr="0053165F">
          <w:rPr>
            <w:rFonts w:eastAsia="Times New Roman"/>
            <w:rPrChange w:id="997" w:author="MUHAMMAD HAMAD" w:date="2025-03-26T13:56:00Z" w16du:dateUtc="2025-03-26T08:56:00Z">
              <w:rPr>
                <w:rFonts w:ascii="Times New Roman" w:eastAsia="Times New Roman" w:hAnsi="Times New Roman" w:cs="Times New Roman"/>
                <w:b/>
                <w:bCs/>
                <w:sz w:val="27"/>
                <w:szCs w:val="27"/>
              </w:rPr>
            </w:rPrChange>
          </w:rPr>
          <w:t>UC 6: Give Feedback</w:t>
        </w:r>
        <w:bookmarkEnd w:id="995"/>
      </w:ins>
    </w:p>
    <w:p w14:paraId="5EBC31BC" w14:textId="77777777" w:rsidR="00912154" w:rsidRPr="0053165F" w:rsidRDefault="00912154" w:rsidP="0053165F">
      <w:pPr>
        <w:rPr>
          <w:ins w:id="998" w:author="MUHAMMAD HAMAD" w:date="2025-03-26T13:46:00Z" w16du:dateUtc="2025-03-26T08:46:00Z"/>
          <w:rFonts w:ascii="Times New Roman" w:eastAsia="Times New Roman" w:hAnsi="Times New Roman" w:cs="Times New Roman"/>
          <w:sz w:val="27"/>
          <w:szCs w:val="27"/>
          <w:rPrChange w:id="999" w:author="MUHAMMAD HAMAD" w:date="2025-03-26T13:56:00Z" w16du:dateUtc="2025-03-26T08:56:00Z">
            <w:rPr>
              <w:ins w:id="1000" w:author="MUHAMMAD HAMAD" w:date="2025-03-26T13:46:00Z" w16du:dateUtc="2025-03-26T08:46:00Z"/>
              <w:rFonts w:ascii="Times New Roman" w:eastAsia="Times New Roman" w:hAnsi="Times New Roman" w:cs="Times New Roman"/>
              <w:b/>
              <w:bCs/>
              <w:sz w:val="27"/>
              <w:szCs w:val="27"/>
            </w:rPr>
          </w:rPrChange>
        </w:rPr>
        <w:pPrChange w:id="100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02" w:author="MUHAMMAD HAMAD" w:date="2025-03-26T13:46:00Z" w16du:dateUtc="2025-03-26T08:46:00Z">
        <w:r w:rsidRPr="0053165F">
          <w:rPr>
            <w:rFonts w:ascii="Times New Roman" w:eastAsia="Times New Roman" w:hAnsi="Times New Roman" w:cs="Times New Roman"/>
            <w:sz w:val="27"/>
            <w:szCs w:val="27"/>
            <w:rPrChange w:id="1003" w:author="MUHAMMAD HAMAD" w:date="2025-03-26T13:56:00Z" w16du:dateUtc="2025-03-26T08:56:00Z">
              <w:rPr>
                <w:rFonts w:ascii="Times New Roman" w:eastAsia="Times New Roman" w:hAnsi="Times New Roman" w:cs="Times New Roman"/>
                <w:b/>
                <w:bCs/>
                <w:sz w:val="27"/>
                <w:szCs w:val="27"/>
              </w:rPr>
            </w:rPrChange>
          </w:rPr>
          <w:t>Primary Actor:</w:t>
        </w:r>
      </w:ins>
    </w:p>
    <w:p w14:paraId="74CCCFD6" w14:textId="77777777" w:rsidR="00912154" w:rsidRPr="0053165F" w:rsidRDefault="00912154" w:rsidP="0053165F">
      <w:pPr>
        <w:rPr>
          <w:ins w:id="1004" w:author="MUHAMMAD HAMAD" w:date="2025-03-26T13:46:00Z" w16du:dateUtc="2025-03-26T08:46:00Z"/>
          <w:rFonts w:ascii="Times New Roman" w:eastAsia="Times New Roman" w:hAnsi="Times New Roman" w:cs="Times New Roman"/>
          <w:sz w:val="27"/>
          <w:szCs w:val="27"/>
          <w:rPrChange w:id="1005" w:author="MUHAMMAD HAMAD" w:date="2025-03-26T13:56:00Z" w16du:dateUtc="2025-03-26T08:56:00Z">
            <w:rPr>
              <w:ins w:id="1006" w:author="MUHAMMAD HAMAD" w:date="2025-03-26T13:46:00Z" w16du:dateUtc="2025-03-26T08:46:00Z"/>
              <w:rFonts w:ascii="Times New Roman" w:eastAsia="Times New Roman" w:hAnsi="Times New Roman" w:cs="Times New Roman"/>
              <w:b/>
              <w:bCs/>
              <w:sz w:val="27"/>
              <w:szCs w:val="27"/>
            </w:rPr>
          </w:rPrChange>
        </w:rPr>
        <w:pPrChange w:id="100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08" w:author="MUHAMMAD HAMAD" w:date="2025-03-26T13:46:00Z" w16du:dateUtc="2025-03-26T08:46:00Z">
        <w:r w:rsidRPr="0053165F">
          <w:rPr>
            <w:rFonts w:ascii="Times New Roman" w:eastAsia="Times New Roman" w:hAnsi="Times New Roman" w:cs="Times New Roman"/>
            <w:sz w:val="27"/>
            <w:szCs w:val="27"/>
            <w:rPrChange w:id="1009" w:author="MUHAMMAD HAMAD" w:date="2025-03-26T13:56:00Z" w16du:dateUtc="2025-03-26T08:56:00Z">
              <w:rPr>
                <w:rFonts w:ascii="Times New Roman" w:eastAsia="Times New Roman" w:hAnsi="Times New Roman" w:cs="Times New Roman"/>
                <w:b/>
                <w:bCs/>
                <w:sz w:val="27"/>
                <w:szCs w:val="27"/>
              </w:rPr>
            </w:rPrChange>
          </w:rPr>
          <w:t>Supervisor</w:t>
        </w:r>
      </w:ins>
    </w:p>
    <w:p w14:paraId="704E3D13" w14:textId="77777777" w:rsidR="00912154" w:rsidRPr="0053165F" w:rsidRDefault="00912154" w:rsidP="0053165F">
      <w:pPr>
        <w:rPr>
          <w:ins w:id="1010" w:author="MUHAMMAD HAMAD" w:date="2025-03-26T13:46:00Z" w16du:dateUtc="2025-03-26T08:46:00Z"/>
          <w:rFonts w:ascii="Times New Roman" w:eastAsia="Times New Roman" w:hAnsi="Times New Roman" w:cs="Times New Roman"/>
          <w:sz w:val="27"/>
          <w:szCs w:val="27"/>
          <w:rPrChange w:id="1011" w:author="MUHAMMAD HAMAD" w:date="2025-03-26T13:56:00Z" w16du:dateUtc="2025-03-26T08:56:00Z">
            <w:rPr>
              <w:ins w:id="1012" w:author="MUHAMMAD HAMAD" w:date="2025-03-26T13:46:00Z" w16du:dateUtc="2025-03-26T08:46:00Z"/>
              <w:rFonts w:ascii="Times New Roman" w:eastAsia="Times New Roman" w:hAnsi="Times New Roman" w:cs="Times New Roman"/>
              <w:b/>
              <w:bCs/>
              <w:sz w:val="27"/>
              <w:szCs w:val="27"/>
            </w:rPr>
          </w:rPrChange>
        </w:rPr>
        <w:pPrChange w:id="101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489F752" w14:textId="77777777" w:rsidR="00912154" w:rsidRPr="0053165F" w:rsidRDefault="00912154" w:rsidP="0053165F">
      <w:pPr>
        <w:rPr>
          <w:ins w:id="1014" w:author="MUHAMMAD HAMAD" w:date="2025-03-26T13:46:00Z" w16du:dateUtc="2025-03-26T08:46:00Z"/>
          <w:rFonts w:ascii="Times New Roman" w:eastAsia="Times New Roman" w:hAnsi="Times New Roman" w:cs="Times New Roman"/>
          <w:sz w:val="27"/>
          <w:szCs w:val="27"/>
          <w:rPrChange w:id="1015" w:author="MUHAMMAD HAMAD" w:date="2025-03-26T13:56:00Z" w16du:dateUtc="2025-03-26T08:56:00Z">
            <w:rPr>
              <w:ins w:id="1016" w:author="MUHAMMAD HAMAD" w:date="2025-03-26T13:46:00Z" w16du:dateUtc="2025-03-26T08:46:00Z"/>
              <w:rFonts w:ascii="Times New Roman" w:eastAsia="Times New Roman" w:hAnsi="Times New Roman" w:cs="Times New Roman"/>
              <w:b/>
              <w:bCs/>
              <w:sz w:val="27"/>
              <w:szCs w:val="27"/>
            </w:rPr>
          </w:rPrChange>
        </w:rPr>
        <w:pPrChange w:id="101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18" w:author="MUHAMMAD HAMAD" w:date="2025-03-26T13:46:00Z" w16du:dateUtc="2025-03-26T08:46:00Z">
        <w:r w:rsidRPr="0053165F">
          <w:rPr>
            <w:rFonts w:ascii="Times New Roman" w:eastAsia="Times New Roman" w:hAnsi="Times New Roman" w:cs="Times New Roman"/>
            <w:sz w:val="27"/>
            <w:szCs w:val="27"/>
            <w:rPrChange w:id="1019" w:author="MUHAMMAD HAMAD" w:date="2025-03-26T13:56:00Z" w16du:dateUtc="2025-03-26T08:56:00Z">
              <w:rPr>
                <w:rFonts w:ascii="Times New Roman" w:eastAsia="Times New Roman" w:hAnsi="Times New Roman" w:cs="Times New Roman"/>
                <w:b/>
                <w:bCs/>
                <w:sz w:val="27"/>
                <w:szCs w:val="27"/>
              </w:rPr>
            </w:rPrChange>
          </w:rPr>
          <w:t>Preconditions:</w:t>
        </w:r>
      </w:ins>
    </w:p>
    <w:p w14:paraId="3BE1AA2E" w14:textId="77777777" w:rsidR="00912154" w:rsidRPr="0053165F" w:rsidRDefault="00912154" w:rsidP="0053165F">
      <w:pPr>
        <w:rPr>
          <w:ins w:id="1020" w:author="MUHAMMAD HAMAD" w:date="2025-03-26T13:46:00Z" w16du:dateUtc="2025-03-26T08:46:00Z"/>
          <w:rFonts w:ascii="Times New Roman" w:eastAsia="Times New Roman" w:hAnsi="Times New Roman" w:cs="Times New Roman"/>
          <w:sz w:val="27"/>
          <w:szCs w:val="27"/>
          <w:rPrChange w:id="1021" w:author="MUHAMMAD HAMAD" w:date="2025-03-26T13:56:00Z" w16du:dateUtc="2025-03-26T08:56:00Z">
            <w:rPr>
              <w:ins w:id="1022" w:author="MUHAMMAD HAMAD" w:date="2025-03-26T13:46:00Z" w16du:dateUtc="2025-03-26T08:46:00Z"/>
              <w:rFonts w:ascii="Times New Roman" w:eastAsia="Times New Roman" w:hAnsi="Times New Roman" w:cs="Times New Roman"/>
              <w:b/>
              <w:bCs/>
              <w:sz w:val="27"/>
              <w:szCs w:val="27"/>
            </w:rPr>
          </w:rPrChange>
        </w:rPr>
        <w:pPrChange w:id="102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B4A72B0" w14:textId="77777777" w:rsidR="00912154" w:rsidRPr="0053165F" w:rsidRDefault="00912154" w:rsidP="0053165F">
      <w:pPr>
        <w:rPr>
          <w:ins w:id="1024" w:author="MUHAMMAD HAMAD" w:date="2025-03-26T13:46:00Z" w16du:dateUtc="2025-03-26T08:46:00Z"/>
          <w:rFonts w:ascii="Times New Roman" w:eastAsia="Times New Roman" w:hAnsi="Times New Roman" w:cs="Times New Roman"/>
          <w:sz w:val="27"/>
          <w:szCs w:val="27"/>
          <w:rPrChange w:id="1025" w:author="MUHAMMAD HAMAD" w:date="2025-03-26T13:56:00Z" w16du:dateUtc="2025-03-26T08:56:00Z">
            <w:rPr>
              <w:ins w:id="1026" w:author="MUHAMMAD HAMAD" w:date="2025-03-26T13:46:00Z" w16du:dateUtc="2025-03-26T08:46:00Z"/>
              <w:rFonts w:ascii="Times New Roman" w:eastAsia="Times New Roman" w:hAnsi="Times New Roman" w:cs="Times New Roman"/>
              <w:b/>
              <w:bCs/>
              <w:sz w:val="27"/>
              <w:szCs w:val="27"/>
            </w:rPr>
          </w:rPrChange>
        </w:rPr>
        <w:pPrChange w:id="102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28" w:author="MUHAMMAD HAMAD" w:date="2025-03-26T13:46:00Z" w16du:dateUtc="2025-03-26T08:46:00Z">
        <w:r w:rsidRPr="0053165F">
          <w:rPr>
            <w:rFonts w:ascii="Times New Roman" w:eastAsia="Times New Roman" w:hAnsi="Times New Roman" w:cs="Times New Roman"/>
            <w:sz w:val="27"/>
            <w:szCs w:val="27"/>
            <w:rPrChange w:id="1029" w:author="MUHAMMAD HAMAD" w:date="2025-03-26T13:56:00Z" w16du:dateUtc="2025-03-26T08:56:00Z">
              <w:rPr>
                <w:rFonts w:ascii="Times New Roman" w:eastAsia="Times New Roman" w:hAnsi="Times New Roman" w:cs="Times New Roman"/>
                <w:b/>
                <w:bCs/>
                <w:sz w:val="27"/>
                <w:szCs w:val="27"/>
              </w:rPr>
            </w:rPrChange>
          </w:rPr>
          <w:t>The student has uploaded a work product.</w:t>
        </w:r>
      </w:ins>
    </w:p>
    <w:p w14:paraId="521EAAD2" w14:textId="77777777" w:rsidR="00912154" w:rsidRPr="0053165F" w:rsidRDefault="00912154" w:rsidP="0053165F">
      <w:pPr>
        <w:rPr>
          <w:ins w:id="1030" w:author="MUHAMMAD HAMAD" w:date="2025-03-26T13:46:00Z" w16du:dateUtc="2025-03-26T08:46:00Z"/>
          <w:rFonts w:ascii="Times New Roman" w:eastAsia="Times New Roman" w:hAnsi="Times New Roman" w:cs="Times New Roman"/>
          <w:sz w:val="27"/>
          <w:szCs w:val="27"/>
          <w:rPrChange w:id="1031" w:author="MUHAMMAD HAMAD" w:date="2025-03-26T13:56:00Z" w16du:dateUtc="2025-03-26T08:56:00Z">
            <w:rPr>
              <w:ins w:id="1032" w:author="MUHAMMAD HAMAD" w:date="2025-03-26T13:46:00Z" w16du:dateUtc="2025-03-26T08:46:00Z"/>
              <w:rFonts w:ascii="Times New Roman" w:eastAsia="Times New Roman" w:hAnsi="Times New Roman" w:cs="Times New Roman"/>
              <w:b/>
              <w:bCs/>
              <w:sz w:val="27"/>
              <w:szCs w:val="27"/>
            </w:rPr>
          </w:rPrChange>
        </w:rPr>
        <w:pPrChange w:id="103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D8C0ECE" w14:textId="77777777" w:rsidR="00912154" w:rsidRPr="0053165F" w:rsidRDefault="00912154" w:rsidP="0053165F">
      <w:pPr>
        <w:rPr>
          <w:ins w:id="1034" w:author="MUHAMMAD HAMAD" w:date="2025-03-26T13:46:00Z" w16du:dateUtc="2025-03-26T08:46:00Z"/>
          <w:rFonts w:ascii="Times New Roman" w:eastAsia="Times New Roman" w:hAnsi="Times New Roman" w:cs="Times New Roman"/>
          <w:sz w:val="27"/>
          <w:szCs w:val="27"/>
          <w:rPrChange w:id="1035" w:author="MUHAMMAD HAMAD" w:date="2025-03-26T13:56:00Z" w16du:dateUtc="2025-03-26T08:56:00Z">
            <w:rPr>
              <w:ins w:id="1036" w:author="MUHAMMAD HAMAD" w:date="2025-03-26T13:46:00Z" w16du:dateUtc="2025-03-26T08:46:00Z"/>
              <w:rFonts w:ascii="Times New Roman" w:eastAsia="Times New Roman" w:hAnsi="Times New Roman" w:cs="Times New Roman"/>
              <w:b/>
              <w:bCs/>
              <w:sz w:val="27"/>
              <w:szCs w:val="27"/>
            </w:rPr>
          </w:rPrChange>
        </w:rPr>
        <w:pPrChange w:id="103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38" w:author="MUHAMMAD HAMAD" w:date="2025-03-26T13:46:00Z" w16du:dateUtc="2025-03-26T08:46:00Z">
        <w:r w:rsidRPr="0053165F">
          <w:rPr>
            <w:rFonts w:ascii="Times New Roman" w:eastAsia="Times New Roman" w:hAnsi="Times New Roman" w:cs="Times New Roman"/>
            <w:sz w:val="27"/>
            <w:szCs w:val="27"/>
            <w:rPrChange w:id="1039" w:author="MUHAMMAD HAMAD" w:date="2025-03-26T13:56:00Z" w16du:dateUtc="2025-03-26T08:56:00Z">
              <w:rPr>
                <w:rFonts w:ascii="Times New Roman" w:eastAsia="Times New Roman" w:hAnsi="Times New Roman" w:cs="Times New Roman"/>
                <w:b/>
                <w:bCs/>
                <w:sz w:val="27"/>
                <w:szCs w:val="27"/>
              </w:rPr>
            </w:rPrChange>
          </w:rPr>
          <w:t>The supervisor is logged in.</w:t>
        </w:r>
      </w:ins>
    </w:p>
    <w:p w14:paraId="0120F0D9" w14:textId="77777777" w:rsidR="00912154" w:rsidRPr="0053165F" w:rsidRDefault="00912154" w:rsidP="0053165F">
      <w:pPr>
        <w:rPr>
          <w:ins w:id="1040" w:author="MUHAMMAD HAMAD" w:date="2025-03-26T13:46:00Z" w16du:dateUtc="2025-03-26T08:46:00Z"/>
          <w:rFonts w:ascii="Times New Roman" w:eastAsia="Times New Roman" w:hAnsi="Times New Roman" w:cs="Times New Roman"/>
          <w:sz w:val="27"/>
          <w:szCs w:val="27"/>
          <w:rPrChange w:id="1041" w:author="MUHAMMAD HAMAD" w:date="2025-03-26T13:56:00Z" w16du:dateUtc="2025-03-26T08:56:00Z">
            <w:rPr>
              <w:ins w:id="1042" w:author="MUHAMMAD HAMAD" w:date="2025-03-26T13:46:00Z" w16du:dateUtc="2025-03-26T08:46:00Z"/>
              <w:rFonts w:ascii="Times New Roman" w:eastAsia="Times New Roman" w:hAnsi="Times New Roman" w:cs="Times New Roman"/>
              <w:b/>
              <w:bCs/>
              <w:sz w:val="27"/>
              <w:szCs w:val="27"/>
            </w:rPr>
          </w:rPrChange>
        </w:rPr>
        <w:pPrChange w:id="104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7C4599F" w14:textId="77777777" w:rsidR="00912154" w:rsidRPr="0053165F" w:rsidRDefault="00912154" w:rsidP="0053165F">
      <w:pPr>
        <w:rPr>
          <w:ins w:id="1044" w:author="MUHAMMAD HAMAD" w:date="2025-03-26T13:46:00Z" w16du:dateUtc="2025-03-26T08:46:00Z"/>
          <w:rFonts w:ascii="Times New Roman" w:eastAsia="Times New Roman" w:hAnsi="Times New Roman" w:cs="Times New Roman"/>
          <w:sz w:val="27"/>
          <w:szCs w:val="27"/>
          <w:rPrChange w:id="1045" w:author="MUHAMMAD HAMAD" w:date="2025-03-26T13:56:00Z" w16du:dateUtc="2025-03-26T08:56:00Z">
            <w:rPr>
              <w:ins w:id="1046" w:author="MUHAMMAD HAMAD" w:date="2025-03-26T13:46:00Z" w16du:dateUtc="2025-03-26T08:46:00Z"/>
              <w:rFonts w:ascii="Times New Roman" w:eastAsia="Times New Roman" w:hAnsi="Times New Roman" w:cs="Times New Roman"/>
              <w:b/>
              <w:bCs/>
              <w:sz w:val="27"/>
              <w:szCs w:val="27"/>
            </w:rPr>
          </w:rPrChange>
        </w:rPr>
        <w:pPrChange w:id="104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48" w:author="MUHAMMAD HAMAD" w:date="2025-03-26T13:46:00Z" w16du:dateUtc="2025-03-26T08:46:00Z">
        <w:r w:rsidRPr="0053165F">
          <w:rPr>
            <w:rFonts w:ascii="Times New Roman" w:eastAsia="Times New Roman" w:hAnsi="Times New Roman" w:cs="Times New Roman"/>
            <w:sz w:val="27"/>
            <w:szCs w:val="27"/>
            <w:rPrChange w:id="1049" w:author="MUHAMMAD HAMAD" w:date="2025-03-26T13:56:00Z" w16du:dateUtc="2025-03-26T08:56:00Z">
              <w:rPr>
                <w:rFonts w:ascii="Times New Roman" w:eastAsia="Times New Roman" w:hAnsi="Times New Roman" w:cs="Times New Roman"/>
                <w:b/>
                <w:bCs/>
                <w:sz w:val="27"/>
                <w:szCs w:val="27"/>
              </w:rPr>
            </w:rPrChange>
          </w:rPr>
          <w:t>The student is logged in (for receiving real-time notifications).</w:t>
        </w:r>
      </w:ins>
    </w:p>
    <w:p w14:paraId="72AF09B8" w14:textId="77777777" w:rsidR="00912154" w:rsidRPr="0053165F" w:rsidRDefault="00912154" w:rsidP="0053165F">
      <w:pPr>
        <w:rPr>
          <w:ins w:id="1050" w:author="MUHAMMAD HAMAD" w:date="2025-03-26T13:46:00Z" w16du:dateUtc="2025-03-26T08:46:00Z"/>
          <w:rFonts w:ascii="Times New Roman" w:eastAsia="Times New Roman" w:hAnsi="Times New Roman" w:cs="Times New Roman"/>
          <w:sz w:val="27"/>
          <w:szCs w:val="27"/>
          <w:rPrChange w:id="1051" w:author="MUHAMMAD HAMAD" w:date="2025-03-26T13:56:00Z" w16du:dateUtc="2025-03-26T08:56:00Z">
            <w:rPr>
              <w:ins w:id="1052" w:author="MUHAMMAD HAMAD" w:date="2025-03-26T13:46:00Z" w16du:dateUtc="2025-03-26T08:46:00Z"/>
              <w:rFonts w:ascii="Times New Roman" w:eastAsia="Times New Roman" w:hAnsi="Times New Roman" w:cs="Times New Roman"/>
              <w:b/>
              <w:bCs/>
              <w:sz w:val="27"/>
              <w:szCs w:val="27"/>
            </w:rPr>
          </w:rPrChange>
        </w:rPr>
        <w:pPrChange w:id="105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014BECC" w14:textId="77777777" w:rsidR="00912154" w:rsidRPr="0053165F" w:rsidRDefault="00912154" w:rsidP="0053165F">
      <w:pPr>
        <w:rPr>
          <w:ins w:id="1054" w:author="MUHAMMAD HAMAD" w:date="2025-03-26T13:46:00Z" w16du:dateUtc="2025-03-26T08:46:00Z"/>
          <w:rFonts w:ascii="Times New Roman" w:eastAsia="Times New Roman" w:hAnsi="Times New Roman" w:cs="Times New Roman"/>
          <w:sz w:val="27"/>
          <w:szCs w:val="27"/>
          <w:rPrChange w:id="1055" w:author="MUHAMMAD HAMAD" w:date="2025-03-26T13:56:00Z" w16du:dateUtc="2025-03-26T08:56:00Z">
            <w:rPr>
              <w:ins w:id="1056" w:author="MUHAMMAD HAMAD" w:date="2025-03-26T13:46:00Z" w16du:dateUtc="2025-03-26T08:46:00Z"/>
              <w:rFonts w:ascii="Times New Roman" w:eastAsia="Times New Roman" w:hAnsi="Times New Roman" w:cs="Times New Roman"/>
              <w:b/>
              <w:bCs/>
              <w:sz w:val="27"/>
              <w:szCs w:val="27"/>
            </w:rPr>
          </w:rPrChange>
        </w:rPr>
        <w:pPrChange w:id="105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58" w:author="MUHAMMAD HAMAD" w:date="2025-03-26T13:46:00Z" w16du:dateUtc="2025-03-26T08:46:00Z">
        <w:r w:rsidRPr="0053165F">
          <w:rPr>
            <w:rFonts w:ascii="Times New Roman" w:eastAsia="Times New Roman" w:hAnsi="Times New Roman" w:cs="Times New Roman"/>
            <w:sz w:val="27"/>
            <w:szCs w:val="27"/>
            <w:rPrChange w:id="1059" w:author="MUHAMMAD HAMAD" w:date="2025-03-26T13:56:00Z" w16du:dateUtc="2025-03-26T08:56:00Z">
              <w:rPr>
                <w:rFonts w:ascii="Times New Roman" w:eastAsia="Times New Roman" w:hAnsi="Times New Roman" w:cs="Times New Roman"/>
                <w:b/>
                <w:bCs/>
                <w:sz w:val="27"/>
                <w:szCs w:val="27"/>
              </w:rPr>
            </w:rPrChange>
          </w:rPr>
          <w:t>Main Success Scenario:</w:t>
        </w:r>
      </w:ins>
    </w:p>
    <w:p w14:paraId="76E861C3" w14:textId="77777777" w:rsidR="00912154" w:rsidRPr="0053165F" w:rsidRDefault="00912154" w:rsidP="0053165F">
      <w:pPr>
        <w:rPr>
          <w:ins w:id="1060" w:author="MUHAMMAD HAMAD" w:date="2025-03-26T13:46:00Z" w16du:dateUtc="2025-03-26T08:46:00Z"/>
          <w:rFonts w:ascii="Times New Roman" w:eastAsia="Times New Roman" w:hAnsi="Times New Roman" w:cs="Times New Roman"/>
          <w:sz w:val="27"/>
          <w:szCs w:val="27"/>
          <w:rPrChange w:id="1061" w:author="MUHAMMAD HAMAD" w:date="2025-03-26T13:56:00Z" w16du:dateUtc="2025-03-26T08:56:00Z">
            <w:rPr>
              <w:ins w:id="1062" w:author="MUHAMMAD HAMAD" w:date="2025-03-26T13:46:00Z" w16du:dateUtc="2025-03-26T08:46:00Z"/>
              <w:rFonts w:ascii="Times New Roman" w:eastAsia="Times New Roman" w:hAnsi="Times New Roman" w:cs="Times New Roman"/>
              <w:b/>
              <w:bCs/>
              <w:sz w:val="27"/>
              <w:szCs w:val="27"/>
            </w:rPr>
          </w:rPrChange>
        </w:rPr>
        <w:pPrChange w:id="106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BFB64E2" w14:textId="77777777" w:rsidR="00912154" w:rsidRPr="0053165F" w:rsidRDefault="00912154" w:rsidP="0053165F">
      <w:pPr>
        <w:rPr>
          <w:ins w:id="1064" w:author="MUHAMMAD HAMAD" w:date="2025-03-26T13:46:00Z" w16du:dateUtc="2025-03-26T08:46:00Z"/>
          <w:rFonts w:ascii="Times New Roman" w:eastAsia="Times New Roman" w:hAnsi="Times New Roman" w:cs="Times New Roman"/>
          <w:sz w:val="27"/>
          <w:szCs w:val="27"/>
          <w:rPrChange w:id="1065" w:author="MUHAMMAD HAMAD" w:date="2025-03-26T13:56:00Z" w16du:dateUtc="2025-03-26T08:56:00Z">
            <w:rPr>
              <w:ins w:id="1066" w:author="MUHAMMAD HAMAD" w:date="2025-03-26T13:46:00Z" w16du:dateUtc="2025-03-26T08:46:00Z"/>
              <w:rFonts w:ascii="Times New Roman" w:eastAsia="Times New Roman" w:hAnsi="Times New Roman" w:cs="Times New Roman"/>
              <w:b/>
              <w:bCs/>
              <w:sz w:val="27"/>
              <w:szCs w:val="27"/>
            </w:rPr>
          </w:rPrChange>
        </w:rPr>
        <w:pPrChange w:id="106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68" w:author="MUHAMMAD HAMAD" w:date="2025-03-26T13:46:00Z" w16du:dateUtc="2025-03-26T08:46:00Z">
        <w:r w:rsidRPr="0053165F">
          <w:rPr>
            <w:rFonts w:ascii="Times New Roman" w:eastAsia="Times New Roman" w:hAnsi="Times New Roman" w:cs="Times New Roman"/>
            <w:sz w:val="27"/>
            <w:szCs w:val="27"/>
            <w:rPrChange w:id="1069" w:author="MUHAMMAD HAMAD" w:date="2025-03-26T13:56:00Z" w16du:dateUtc="2025-03-26T08:56:00Z">
              <w:rPr>
                <w:rFonts w:ascii="Times New Roman" w:eastAsia="Times New Roman" w:hAnsi="Times New Roman" w:cs="Times New Roman"/>
                <w:b/>
                <w:bCs/>
                <w:sz w:val="27"/>
                <w:szCs w:val="27"/>
              </w:rPr>
            </w:rPrChange>
          </w:rPr>
          <w:t xml:space="preserve">The supervisor </w:t>
        </w:r>
        <w:proofErr w:type="gramStart"/>
        <w:r w:rsidRPr="0053165F">
          <w:rPr>
            <w:rFonts w:ascii="Times New Roman" w:eastAsia="Times New Roman" w:hAnsi="Times New Roman" w:cs="Times New Roman"/>
            <w:sz w:val="27"/>
            <w:szCs w:val="27"/>
            <w:rPrChange w:id="1070" w:author="MUHAMMAD HAMAD" w:date="2025-03-26T13:56:00Z" w16du:dateUtc="2025-03-26T08:56:00Z">
              <w:rPr>
                <w:rFonts w:ascii="Times New Roman" w:eastAsia="Times New Roman" w:hAnsi="Times New Roman" w:cs="Times New Roman"/>
                <w:b/>
                <w:bCs/>
                <w:sz w:val="27"/>
                <w:szCs w:val="27"/>
              </w:rPr>
            </w:rPrChange>
          </w:rPr>
          <w:t>navigates to</w:t>
        </w:r>
        <w:proofErr w:type="gramEnd"/>
        <w:r w:rsidRPr="0053165F">
          <w:rPr>
            <w:rFonts w:ascii="Times New Roman" w:eastAsia="Times New Roman" w:hAnsi="Times New Roman" w:cs="Times New Roman"/>
            <w:sz w:val="27"/>
            <w:szCs w:val="27"/>
            <w:rPrChange w:id="1071" w:author="MUHAMMAD HAMAD" w:date="2025-03-26T13:56:00Z" w16du:dateUtc="2025-03-26T08:56:00Z">
              <w:rPr>
                <w:rFonts w:ascii="Times New Roman" w:eastAsia="Times New Roman" w:hAnsi="Times New Roman" w:cs="Times New Roman"/>
                <w:b/>
                <w:bCs/>
                <w:sz w:val="27"/>
                <w:szCs w:val="27"/>
              </w:rPr>
            </w:rPrChange>
          </w:rPr>
          <w:t xml:space="preserve"> the student’s submitted work product from their project menu.</w:t>
        </w:r>
      </w:ins>
    </w:p>
    <w:p w14:paraId="065A1370" w14:textId="77777777" w:rsidR="00912154" w:rsidRPr="0053165F" w:rsidRDefault="00912154" w:rsidP="0053165F">
      <w:pPr>
        <w:rPr>
          <w:ins w:id="1072" w:author="MUHAMMAD HAMAD" w:date="2025-03-26T13:46:00Z" w16du:dateUtc="2025-03-26T08:46:00Z"/>
          <w:rFonts w:ascii="Times New Roman" w:eastAsia="Times New Roman" w:hAnsi="Times New Roman" w:cs="Times New Roman"/>
          <w:sz w:val="27"/>
          <w:szCs w:val="27"/>
          <w:rPrChange w:id="1073" w:author="MUHAMMAD HAMAD" w:date="2025-03-26T13:56:00Z" w16du:dateUtc="2025-03-26T08:56:00Z">
            <w:rPr>
              <w:ins w:id="1074" w:author="MUHAMMAD HAMAD" w:date="2025-03-26T13:46:00Z" w16du:dateUtc="2025-03-26T08:46:00Z"/>
              <w:rFonts w:ascii="Times New Roman" w:eastAsia="Times New Roman" w:hAnsi="Times New Roman" w:cs="Times New Roman"/>
              <w:b/>
              <w:bCs/>
              <w:sz w:val="27"/>
              <w:szCs w:val="27"/>
            </w:rPr>
          </w:rPrChange>
        </w:rPr>
        <w:pPrChange w:id="107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8A8614A" w14:textId="77777777" w:rsidR="00912154" w:rsidRPr="0053165F" w:rsidRDefault="00912154" w:rsidP="0053165F">
      <w:pPr>
        <w:rPr>
          <w:ins w:id="1076" w:author="MUHAMMAD HAMAD" w:date="2025-03-26T13:46:00Z" w16du:dateUtc="2025-03-26T08:46:00Z"/>
          <w:rFonts w:ascii="Times New Roman" w:eastAsia="Times New Roman" w:hAnsi="Times New Roman" w:cs="Times New Roman"/>
          <w:sz w:val="27"/>
          <w:szCs w:val="27"/>
          <w:rPrChange w:id="1077" w:author="MUHAMMAD HAMAD" w:date="2025-03-26T13:56:00Z" w16du:dateUtc="2025-03-26T08:56:00Z">
            <w:rPr>
              <w:ins w:id="1078" w:author="MUHAMMAD HAMAD" w:date="2025-03-26T13:46:00Z" w16du:dateUtc="2025-03-26T08:46:00Z"/>
              <w:rFonts w:ascii="Times New Roman" w:eastAsia="Times New Roman" w:hAnsi="Times New Roman" w:cs="Times New Roman"/>
              <w:b/>
              <w:bCs/>
              <w:sz w:val="27"/>
              <w:szCs w:val="27"/>
            </w:rPr>
          </w:rPrChange>
        </w:rPr>
        <w:pPrChange w:id="107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80" w:author="MUHAMMAD HAMAD" w:date="2025-03-26T13:46:00Z" w16du:dateUtc="2025-03-26T08:46:00Z">
        <w:r w:rsidRPr="0053165F">
          <w:rPr>
            <w:rFonts w:ascii="Times New Roman" w:eastAsia="Times New Roman" w:hAnsi="Times New Roman" w:cs="Times New Roman"/>
            <w:sz w:val="27"/>
            <w:szCs w:val="27"/>
            <w:rPrChange w:id="1081" w:author="MUHAMMAD HAMAD" w:date="2025-03-26T13:56:00Z" w16du:dateUtc="2025-03-26T08:56:00Z">
              <w:rPr>
                <w:rFonts w:ascii="Times New Roman" w:eastAsia="Times New Roman" w:hAnsi="Times New Roman" w:cs="Times New Roman"/>
                <w:b/>
                <w:bCs/>
                <w:sz w:val="27"/>
                <w:szCs w:val="27"/>
              </w:rPr>
            </w:rPrChange>
          </w:rPr>
          <w:t>The system opens the selected work product.</w:t>
        </w:r>
      </w:ins>
    </w:p>
    <w:p w14:paraId="7EA93729" w14:textId="77777777" w:rsidR="00912154" w:rsidRPr="0053165F" w:rsidRDefault="00912154" w:rsidP="0053165F">
      <w:pPr>
        <w:rPr>
          <w:ins w:id="1082" w:author="MUHAMMAD HAMAD" w:date="2025-03-26T13:46:00Z" w16du:dateUtc="2025-03-26T08:46:00Z"/>
          <w:rFonts w:ascii="Times New Roman" w:eastAsia="Times New Roman" w:hAnsi="Times New Roman" w:cs="Times New Roman"/>
          <w:sz w:val="27"/>
          <w:szCs w:val="27"/>
          <w:rPrChange w:id="1083" w:author="MUHAMMAD HAMAD" w:date="2025-03-26T13:56:00Z" w16du:dateUtc="2025-03-26T08:56:00Z">
            <w:rPr>
              <w:ins w:id="1084" w:author="MUHAMMAD HAMAD" w:date="2025-03-26T13:46:00Z" w16du:dateUtc="2025-03-26T08:46:00Z"/>
              <w:rFonts w:ascii="Times New Roman" w:eastAsia="Times New Roman" w:hAnsi="Times New Roman" w:cs="Times New Roman"/>
              <w:b/>
              <w:bCs/>
              <w:sz w:val="27"/>
              <w:szCs w:val="27"/>
            </w:rPr>
          </w:rPrChange>
        </w:rPr>
        <w:pPrChange w:id="108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CB61396" w14:textId="77777777" w:rsidR="00912154" w:rsidRPr="0053165F" w:rsidRDefault="00912154" w:rsidP="0053165F">
      <w:pPr>
        <w:rPr>
          <w:ins w:id="1086" w:author="MUHAMMAD HAMAD" w:date="2025-03-26T13:46:00Z" w16du:dateUtc="2025-03-26T08:46:00Z"/>
          <w:rFonts w:ascii="Times New Roman" w:eastAsia="Times New Roman" w:hAnsi="Times New Roman" w:cs="Times New Roman"/>
          <w:sz w:val="27"/>
          <w:szCs w:val="27"/>
          <w:rPrChange w:id="1087" w:author="MUHAMMAD HAMAD" w:date="2025-03-26T13:56:00Z" w16du:dateUtc="2025-03-26T08:56:00Z">
            <w:rPr>
              <w:ins w:id="1088" w:author="MUHAMMAD HAMAD" w:date="2025-03-26T13:46:00Z" w16du:dateUtc="2025-03-26T08:46:00Z"/>
              <w:rFonts w:ascii="Times New Roman" w:eastAsia="Times New Roman" w:hAnsi="Times New Roman" w:cs="Times New Roman"/>
              <w:b/>
              <w:bCs/>
              <w:sz w:val="27"/>
              <w:szCs w:val="27"/>
            </w:rPr>
          </w:rPrChange>
        </w:rPr>
        <w:pPrChange w:id="108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090" w:author="MUHAMMAD HAMAD" w:date="2025-03-26T13:46:00Z" w16du:dateUtc="2025-03-26T08:46:00Z">
        <w:r w:rsidRPr="0053165F">
          <w:rPr>
            <w:rFonts w:ascii="Times New Roman" w:eastAsia="Times New Roman" w:hAnsi="Times New Roman" w:cs="Times New Roman"/>
            <w:sz w:val="27"/>
            <w:szCs w:val="27"/>
            <w:rPrChange w:id="1091" w:author="MUHAMMAD HAMAD" w:date="2025-03-26T13:56:00Z" w16du:dateUtc="2025-03-26T08:56:00Z">
              <w:rPr>
                <w:rFonts w:ascii="Times New Roman" w:eastAsia="Times New Roman" w:hAnsi="Times New Roman" w:cs="Times New Roman"/>
                <w:b/>
                <w:bCs/>
                <w:sz w:val="27"/>
                <w:szCs w:val="27"/>
              </w:rPr>
            </w:rPrChange>
          </w:rPr>
          <w:lastRenderedPageBreak/>
          <w:t>The supervisor reviews the work product and enters feedback comments in the provided field.</w:t>
        </w:r>
      </w:ins>
    </w:p>
    <w:p w14:paraId="301A265A" w14:textId="77777777" w:rsidR="00912154" w:rsidRPr="0053165F" w:rsidRDefault="00912154" w:rsidP="0053165F">
      <w:pPr>
        <w:rPr>
          <w:ins w:id="1092" w:author="MUHAMMAD HAMAD" w:date="2025-03-26T13:46:00Z" w16du:dateUtc="2025-03-26T08:46:00Z"/>
          <w:rFonts w:ascii="Times New Roman" w:eastAsia="Times New Roman" w:hAnsi="Times New Roman" w:cs="Times New Roman"/>
          <w:sz w:val="27"/>
          <w:szCs w:val="27"/>
          <w:rPrChange w:id="1093" w:author="MUHAMMAD HAMAD" w:date="2025-03-26T13:56:00Z" w16du:dateUtc="2025-03-26T08:56:00Z">
            <w:rPr>
              <w:ins w:id="1094" w:author="MUHAMMAD HAMAD" w:date="2025-03-26T13:46:00Z" w16du:dateUtc="2025-03-26T08:46:00Z"/>
              <w:rFonts w:ascii="Times New Roman" w:eastAsia="Times New Roman" w:hAnsi="Times New Roman" w:cs="Times New Roman"/>
              <w:b/>
              <w:bCs/>
              <w:sz w:val="27"/>
              <w:szCs w:val="27"/>
            </w:rPr>
          </w:rPrChange>
        </w:rPr>
        <w:pPrChange w:id="109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63E21C2" w14:textId="77777777" w:rsidR="00912154" w:rsidRPr="0053165F" w:rsidRDefault="00912154" w:rsidP="0053165F">
      <w:pPr>
        <w:rPr>
          <w:ins w:id="1096" w:author="MUHAMMAD HAMAD" w:date="2025-03-26T13:46:00Z" w16du:dateUtc="2025-03-26T08:46:00Z"/>
          <w:rFonts w:ascii="Times New Roman" w:eastAsia="Times New Roman" w:hAnsi="Times New Roman" w:cs="Times New Roman"/>
          <w:sz w:val="27"/>
          <w:szCs w:val="27"/>
          <w:rPrChange w:id="1097" w:author="MUHAMMAD HAMAD" w:date="2025-03-26T13:56:00Z" w16du:dateUtc="2025-03-26T08:56:00Z">
            <w:rPr>
              <w:ins w:id="1098" w:author="MUHAMMAD HAMAD" w:date="2025-03-26T13:46:00Z" w16du:dateUtc="2025-03-26T08:46:00Z"/>
              <w:rFonts w:ascii="Times New Roman" w:eastAsia="Times New Roman" w:hAnsi="Times New Roman" w:cs="Times New Roman"/>
              <w:b/>
              <w:bCs/>
              <w:sz w:val="27"/>
              <w:szCs w:val="27"/>
            </w:rPr>
          </w:rPrChange>
        </w:rPr>
        <w:pPrChange w:id="109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100" w:author="MUHAMMAD HAMAD" w:date="2025-03-26T13:46:00Z" w16du:dateUtc="2025-03-26T08:46:00Z">
        <w:r w:rsidRPr="0053165F">
          <w:rPr>
            <w:rFonts w:ascii="Times New Roman" w:eastAsia="Times New Roman" w:hAnsi="Times New Roman" w:cs="Times New Roman"/>
            <w:sz w:val="27"/>
            <w:szCs w:val="27"/>
            <w:rPrChange w:id="1101" w:author="MUHAMMAD HAMAD" w:date="2025-03-26T13:56:00Z" w16du:dateUtc="2025-03-26T08:56:00Z">
              <w:rPr>
                <w:rFonts w:ascii="Times New Roman" w:eastAsia="Times New Roman" w:hAnsi="Times New Roman" w:cs="Times New Roman"/>
                <w:b/>
                <w:bCs/>
                <w:sz w:val="27"/>
                <w:szCs w:val="27"/>
              </w:rPr>
            </w:rPrChange>
          </w:rPr>
          <w:t>The supervisor submits the feedback.</w:t>
        </w:r>
      </w:ins>
    </w:p>
    <w:p w14:paraId="48A2123A" w14:textId="77777777" w:rsidR="00912154" w:rsidRPr="0053165F" w:rsidRDefault="00912154" w:rsidP="0053165F">
      <w:pPr>
        <w:rPr>
          <w:ins w:id="1102" w:author="MUHAMMAD HAMAD" w:date="2025-03-26T13:46:00Z" w16du:dateUtc="2025-03-26T08:46:00Z"/>
          <w:rFonts w:ascii="Times New Roman" w:eastAsia="Times New Roman" w:hAnsi="Times New Roman" w:cs="Times New Roman"/>
          <w:sz w:val="27"/>
          <w:szCs w:val="27"/>
          <w:rPrChange w:id="1103" w:author="MUHAMMAD HAMAD" w:date="2025-03-26T13:56:00Z" w16du:dateUtc="2025-03-26T08:56:00Z">
            <w:rPr>
              <w:ins w:id="1104" w:author="MUHAMMAD HAMAD" w:date="2025-03-26T13:46:00Z" w16du:dateUtc="2025-03-26T08:46:00Z"/>
              <w:rFonts w:ascii="Times New Roman" w:eastAsia="Times New Roman" w:hAnsi="Times New Roman" w:cs="Times New Roman"/>
              <w:b/>
              <w:bCs/>
              <w:sz w:val="27"/>
              <w:szCs w:val="27"/>
            </w:rPr>
          </w:rPrChange>
        </w:rPr>
        <w:pPrChange w:id="110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CA21390" w14:textId="77777777" w:rsidR="00912154" w:rsidRPr="0053165F" w:rsidRDefault="00912154" w:rsidP="0053165F">
      <w:pPr>
        <w:rPr>
          <w:ins w:id="1106" w:author="MUHAMMAD HAMAD" w:date="2025-03-26T13:46:00Z" w16du:dateUtc="2025-03-26T08:46:00Z"/>
          <w:rFonts w:ascii="Times New Roman" w:eastAsia="Times New Roman" w:hAnsi="Times New Roman" w:cs="Times New Roman"/>
          <w:sz w:val="27"/>
          <w:szCs w:val="27"/>
          <w:rPrChange w:id="1107" w:author="MUHAMMAD HAMAD" w:date="2025-03-26T13:56:00Z" w16du:dateUtc="2025-03-26T08:56:00Z">
            <w:rPr>
              <w:ins w:id="1108" w:author="MUHAMMAD HAMAD" w:date="2025-03-26T13:46:00Z" w16du:dateUtc="2025-03-26T08:46:00Z"/>
              <w:rFonts w:ascii="Times New Roman" w:eastAsia="Times New Roman" w:hAnsi="Times New Roman" w:cs="Times New Roman"/>
              <w:b/>
              <w:bCs/>
              <w:sz w:val="27"/>
              <w:szCs w:val="27"/>
            </w:rPr>
          </w:rPrChange>
        </w:rPr>
        <w:pPrChange w:id="110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110" w:author="MUHAMMAD HAMAD" w:date="2025-03-26T13:46:00Z" w16du:dateUtc="2025-03-26T08:46:00Z">
        <w:r w:rsidRPr="0053165F">
          <w:rPr>
            <w:rFonts w:ascii="Times New Roman" w:eastAsia="Times New Roman" w:hAnsi="Times New Roman" w:cs="Times New Roman"/>
            <w:sz w:val="27"/>
            <w:szCs w:val="27"/>
            <w:rPrChange w:id="1111" w:author="MUHAMMAD HAMAD" w:date="2025-03-26T13:56:00Z" w16du:dateUtc="2025-03-26T08:56:00Z">
              <w:rPr>
                <w:rFonts w:ascii="Times New Roman" w:eastAsia="Times New Roman" w:hAnsi="Times New Roman" w:cs="Times New Roman"/>
                <w:b/>
                <w:bCs/>
                <w:sz w:val="27"/>
                <w:szCs w:val="27"/>
              </w:rPr>
            </w:rPrChange>
          </w:rPr>
          <w:t xml:space="preserve">The system saves the feedback and sends </w:t>
        </w:r>
        <w:proofErr w:type="gramStart"/>
        <w:r w:rsidRPr="0053165F">
          <w:rPr>
            <w:rFonts w:ascii="Times New Roman" w:eastAsia="Times New Roman" w:hAnsi="Times New Roman" w:cs="Times New Roman"/>
            <w:sz w:val="27"/>
            <w:szCs w:val="27"/>
            <w:rPrChange w:id="1112" w:author="MUHAMMAD HAMAD" w:date="2025-03-26T13:56:00Z" w16du:dateUtc="2025-03-26T08:56:00Z">
              <w:rPr>
                <w:rFonts w:ascii="Times New Roman" w:eastAsia="Times New Roman" w:hAnsi="Times New Roman" w:cs="Times New Roman"/>
                <w:b/>
                <w:bCs/>
                <w:sz w:val="27"/>
                <w:szCs w:val="27"/>
              </w:rPr>
            </w:rPrChange>
          </w:rPr>
          <w:t>a notification</w:t>
        </w:r>
        <w:proofErr w:type="gramEnd"/>
        <w:r w:rsidRPr="0053165F">
          <w:rPr>
            <w:rFonts w:ascii="Times New Roman" w:eastAsia="Times New Roman" w:hAnsi="Times New Roman" w:cs="Times New Roman"/>
            <w:sz w:val="27"/>
            <w:szCs w:val="27"/>
            <w:rPrChange w:id="1113" w:author="MUHAMMAD HAMAD" w:date="2025-03-26T13:56:00Z" w16du:dateUtc="2025-03-26T08:56:00Z">
              <w:rPr>
                <w:rFonts w:ascii="Times New Roman" w:eastAsia="Times New Roman" w:hAnsi="Times New Roman" w:cs="Times New Roman"/>
                <w:b/>
                <w:bCs/>
                <w:sz w:val="27"/>
                <w:szCs w:val="27"/>
              </w:rPr>
            </w:rPrChange>
          </w:rPr>
          <w:t xml:space="preserve"> to the student that new feedback is available.</w:t>
        </w:r>
      </w:ins>
    </w:p>
    <w:p w14:paraId="40D542A5" w14:textId="77777777" w:rsidR="00912154" w:rsidRPr="0053165F" w:rsidRDefault="00912154" w:rsidP="0053165F">
      <w:pPr>
        <w:rPr>
          <w:ins w:id="1114" w:author="MUHAMMAD HAMAD" w:date="2025-03-26T13:46:00Z" w16du:dateUtc="2025-03-26T08:46:00Z"/>
          <w:rFonts w:ascii="Times New Roman" w:eastAsia="Times New Roman" w:hAnsi="Times New Roman" w:cs="Times New Roman"/>
          <w:sz w:val="27"/>
          <w:szCs w:val="27"/>
          <w:rPrChange w:id="1115" w:author="MUHAMMAD HAMAD" w:date="2025-03-26T13:56:00Z" w16du:dateUtc="2025-03-26T08:56:00Z">
            <w:rPr>
              <w:ins w:id="1116" w:author="MUHAMMAD HAMAD" w:date="2025-03-26T13:46:00Z" w16du:dateUtc="2025-03-26T08:46:00Z"/>
              <w:rFonts w:ascii="Times New Roman" w:eastAsia="Times New Roman" w:hAnsi="Times New Roman" w:cs="Times New Roman"/>
              <w:b/>
              <w:bCs/>
              <w:sz w:val="27"/>
              <w:szCs w:val="27"/>
            </w:rPr>
          </w:rPrChange>
        </w:rPr>
        <w:pPrChange w:id="111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06A8AC8" w14:textId="77777777" w:rsidR="00912154" w:rsidRPr="0053165F" w:rsidRDefault="00912154" w:rsidP="0053165F">
      <w:pPr>
        <w:rPr>
          <w:ins w:id="1118" w:author="MUHAMMAD HAMAD" w:date="2025-03-26T13:46:00Z" w16du:dateUtc="2025-03-26T08:46:00Z"/>
          <w:rFonts w:ascii="Times New Roman" w:eastAsia="Times New Roman" w:hAnsi="Times New Roman" w:cs="Times New Roman"/>
          <w:sz w:val="27"/>
          <w:szCs w:val="27"/>
          <w:rPrChange w:id="1119" w:author="MUHAMMAD HAMAD" w:date="2025-03-26T13:56:00Z" w16du:dateUtc="2025-03-26T08:56:00Z">
            <w:rPr>
              <w:ins w:id="1120" w:author="MUHAMMAD HAMAD" w:date="2025-03-26T13:46:00Z" w16du:dateUtc="2025-03-26T08:46:00Z"/>
              <w:rFonts w:ascii="Times New Roman" w:eastAsia="Times New Roman" w:hAnsi="Times New Roman" w:cs="Times New Roman"/>
              <w:b/>
              <w:bCs/>
              <w:sz w:val="27"/>
              <w:szCs w:val="27"/>
            </w:rPr>
          </w:rPrChange>
        </w:rPr>
        <w:pPrChange w:id="112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122" w:author="MUHAMMAD HAMAD" w:date="2025-03-26T13:46:00Z" w16du:dateUtc="2025-03-26T08:46:00Z">
        <w:r w:rsidRPr="0053165F">
          <w:rPr>
            <w:rFonts w:ascii="Times New Roman" w:eastAsia="Times New Roman" w:hAnsi="Times New Roman" w:cs="Times New Roman"/>
            <w:sz w:val="27"/>
            <w:szCs w:val="27"/>
            <w:rPrChange w:id="1123" w:author="MUHAMMAD HAMAD" w:date="2025-03-26T13:56:00Z" w16du:dateUtc="2025-03-26T08:56:00Z">
              <w:rPr>
                <w:rFonts w:ascii="Times New Roman" w:eastAsia="Times New Roman" w:hAnsi="Times New Roman" w:cs="Times New Roman"/>
                <w:b/>
                <w:bCs/>
                <w:sz w:val="27"/>
                <w:szCs w:val="27"/>
              </w:rPr>
            </w:rPrChange>
          </w:rPr>
          <w:t>Alternate Scenarios:</w:t>
        </w:r>
      </w:ins>
    </w:p>
    <w:p w14:paraId="225B0881" w14:textId="77777777" w:rsidR="00912154" w:rsidRPr="0053165F" w:rsidRDefault="00912154" w:rsidP="0053165F">
      <w:pPr>
        <w:rPr>
          <w:ins w:id="1124" w:author="MUHAMMAD HAMAD" w:date="2025-03-26T13:46:00Z" w16du:dateUtc="2025-03-26T08:46:00Z"/>
          <w:rFonts w:ascii="Times New Roman" w:eastAsia="Times New Roman" w:hAnsi="Times New Roman" w:cs="Times New Roman"/>
          <w:sz w:val="27"/>
          <w:szCs w:val="27"/>
          <w:rPrChange w:id="1125" w:author="MUHAMMAD HAMAD" w:date="2025-03-26T13:56:00Z" w16du:dateUtc="2025-03-26T08:56:00Z">
            <w:rPr>
              <w:ins w:id="1126" w:author="MUHAMMAD HAMAD" w:date="2025-03-26T13:46:00Z" w16du:dateUtc="2025-03-26T08:46:00Z"/>
              <w:rFonts w:ascii="Times New Roman" w:eastAsia="Times New Roman" w:hAnsi="Times New Roman" w:cs="Times New Roman"/>
              <w:b/>
              <w:bCs/>
              <w:sz w:val="27"/>
              <w:szCs w:val="27"/>
            </w:rPr>
          </w:rPrChange>
        </w:rPr>
        <w:pPrChange w:id="112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961FB48" w14:textId="77777777" w:rsidR="00912154" w:rsidRPr="0053165F" w:rsidRDefault="00912154" w:rsidP="0053165F">
      <w:pPr>
        <w:rPr>
          <w:ins w:id="1128" w:author="MUHAMMAD HAMAD" w:date="2025-03-26T13:46:00Z" w16du:dateUtc="2025-03-26T08:46:00Z"/>
          <w:rFonts w:ascii="Times New Roman" w:eastAsia="Times New Roman" w:hAnsi="Times New Roman" w:cs="Times New Roman"/>
          <w:sz w:val="27"/>
          <w:szCs w:val="27"/>
          <w:rPrChange w:id="1129" w:author="MUHAMMAD HAMAD" w:date="2025-03-26T13:56:00Z" w16du:dateUtc="2025-03-26T08:56:00Z">
            <w:rPr>
              <w:ins w:id="1130" w:author="MUHAMMAD HAMAD" w:date="2025-03-26T13:46:00Z" w16du:dateUtc="2025-03-26T08:46:00Z"/>
              <w:rFonts w:ascii="Times New Roman" w:eastAsia="Times New Roman" w:hAnsi="Times New Roman" w:cs="Times New Roman"/>
              <w:b/>
              <w:bCs/>
              <w:sz w:val="27"/>
              <w:szCs w:val="27"/>
            </w:rPr>
          </w:rPrChange>
        </w:rPr>
        <w:pPrChange w:id="113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132" w:author="MUHAMMAD HAMAD" w:date="2025-03-26T13:46:00Z" w16du:dateUtc="2025-03-26T08:46:00Z">
        <w:r w:rsidRPr="0053165F">
          <w:rPr>
            <w:rFonts w:ascii="Times New Roman" w:eastAsia="Times New Roman" w:hAnsi="Times New Roman" w:cs="Times New Roman"/>
            <w:sz w:val="27"/>
            <w:szCs w:val="27"/>
            <w:rPrChange w:id="1133" w:author="MUHAMMAD HAMAD" w:date="2025-03-26T13:56:00Z" w16du:dateUtc="2025-03-26T08:56:00Z">
              <w:rPr>
                <w:rFonts w:ascii="Times New Roman" w:eastAsia="Times New Roman" w:hAnsi="Times New Roman" w:cs="Times New Roman"/>
                <w:b/>
                <w:bCs/>
                <w:sz w:val="27"/>
                <w:szCs w:val="27"/>
              </w:rPr>
            </w:rPrChange>
          </w:rPr>
          <w:t>Alternate 6.1: If feedback submission fails due to a system error, the system displays an error message and prompts the supervisor to retry submitting the feedback.</w:t>
        </w:r>
      </w:ins>
    </w:p>
    <w:p w14:paraId="5EF1B865" w14:textId="77777777" w:rsidR="00912154" w:rsidRPr="0053165F" w:rsidRDefault="00912154" w:rsidP="0053165F">
      <w:pPr>
        <w:rPr>
          <w:ins w:id="1134" w:author="MUHAMMAD HAMAD" w:date="2025-03-26T13:46:00Z" w16du:dateUtc="2025-03-26T08:46:00Z"/>
          <w:rFonts w:ascii="Times New Roman" w:eastAsia="Times New Roman" w:hAnsi="Times New Roman" w:cs="Times New Roman"/>
          <w:sz w:val="27"/>
          <w:szCs w:val="27"/>
          <w:rPrChange w:id="1135" w:author="MUHAMMAD HAMAD" w:date="2025-03-26T13:56:00Z" w16du:dateUtc="2025-03-26T08:56:00Z">
            <w:rPr>
              <w:ins w:id="1136" w:author="MUHAMMAD HAMAD" w:date="2025-03-26T13:46:00Z" w16du:dateUtc="2025-03-26T08:46:00Z"/>
              <w:rFonts w:ascii="Times New Roman" w:eastAsia="Times New Roman" w:hAnsi="Times New Roman" w:cs="Times New Roman"/>
              <w:b/>
              <w:bCs/>
              <w:sz w:val="27"/>
              <w:szCs w:val="27"/>
            </w:rPr>
          </w:rPrChange>
        </w:rPr>
        <w:pPrChange w:id="113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A3BE037" w14:textId="77777777" w:rsidR="00912154" w:rsidRPr="0053165F" w:rsidRDefault="00912154" w:rsidP="0053165F">
      <w:pPr>
        <w:rPr>
          <w:ins w:id="1138" w:author="MUHAMMAD HAMAD" w:date="2025-03-26T13:46:00Z" w16du:dateUtc="2025-03-26T08:46:00Z"/>
          <w:rFonts w:ascii="Times New Roman" w:eastAsia="Times New Roman" w:hAnsi="Times New Roman" w:cs="Times New Roman"/>
          <w:sz w:val="27"/>
          <w:szCs w:val="27"/>
          <w:rPrChange w:id="1139" w:author="MUHAMMAD HAMAD" w:date="2025-03-26T13:56:00Z" w16du:dateUtc="2025-03-26T08:56:00Z">
            <w:rPr>
              <w:ins w:id="1140" w:author="MUHAMMAD HAMAD" w:date="2025-03-26T13:46:00Z" w16du:dateUtc="2025-03-26T08:46:00Z"/>
              <w:rFonts w:ascii="Times New Roman" w:eastAsia="Times New Roman" w:hAnsi="Times New Roman" w:cs="Times New Roman"/>
              <w:b/>
              <w:bCs/>
              <w:sz w:val="27"/>
              <w:szCs w:val="27"/>
            </w:rPr>
          </w:rPrChange>
        </w:rPr>
        <w:pPrChange w:id="114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142" w:author="MUHAMMAD HAMAD" w:date="2025-03-26T13:46:00Z" w16du:dateUtc="2025-03-26T08:46:00Z">
        <w:r w:rsidRPr="0053165F">
          <w:rPr>
            <w:rFonts w:ascii="Times New Roman" w:eastAsia="Times New Roman" w:hAnsi="Times New Roman" w:cs="Times New Roman"/>
            <w:sz w:val="27"/>
            <w:szCs w:val="27"/>
            <w:rPrChange w:id="1143" w:author="MUHAMMAD HAMAD" w:date="2025-03-26T13:56:00Z" w16du:dateUtc="2025-03-26T08:56:00Z">
              <w:rPr>
                <w:rFonts w:ascii="Times New Roman" w:eastAsia="Times New Roman" w:hAnsi="Times New Roman" w:cs="Times New Roman"/>
                <w:b/>
                <w:bCs/>
                <w:sz w:val="27"/>
                <w:szCs w:val="27"/>
              </w:rPr>
            </w:rPrChange>
          </w:rPr>
          <w:t xml:space="preserve">Alternate 6.2: If the supervisor wants to edit previously submitted feedback, the system allows updating the </w:t>
        </w:r>
        <w:proofErr w:type="gramStart"/>
        <w:r w:rsidRPr="0053165F">
          <w:rPr>
            <w:rFonts w:ascii="Times New Roman" w:eastAsia="Times New Roman" w:hAnsi="Times New Roman" w:cs="Times New Roman"/>
            <w:sz w:val="27"/>
            <w:szCs w:val="27"/>
            <w:rPrChange w:id="1144" w:author="MUHAMMAD HAMAD" w:date="2025-03-26T13:56:00Z" w16du:dateUtc="2025-03-26T08:56:00Z">
              <w:rPr>
                <w:rFonts w:ascii="Times New Roman" w:eastAsia="Times New Roman" w:hAnsi="Times New Roman" w:cs="Times New Roman"/>
                <w:b/>
                <w:bCs/>
                <w:sz w:val="27"/>
                <w:szCs w:val="27"/>
              </w:rPr>
            </w:rPrChange>
          </w:rPr>
          <w:t>comments, and</w:t>
        </w:r>
        <w:proofErr w:type="gramEnd"/>
        <w:r w:rsidRPr="0053165F">
          <w:rPr>
            <w:rFonts w:ascii="Times New Roman" w:eastAsia="Times New Roman" w:hAnsi="Times New Roman" w:cs="Times New Roman"/>
            <w:sz w:val="27"/>
            <w:szCs w:val="27"/>
            <w:rPrChange w:id="1145" w:author="MUHAMMAD HAMAD" w:date="2025-03-26T13:56:00Z" w16du:dateUtc="2025-03-26T08:56:00Z">
              <w:rPr>
                <w:rFonts w:ascii="Times New Roman" w:eastAsia="Times New Roman" w:hAnsi="Times New Roman" w:cs="Times New Roman"/>
                <w:b/>
                <w:bCs/>
                <w:sz w:val="27"/>
                <w:szCs w:val="27"/>
              </w:rPr>
            </w:rPrChange>
          </w:rPr>
          <w:t xml:space="preserve"> then saves the revised feedback.</w:t>
        </w:r>
      </w:ins>
    </w:p>
    <w:p w14:paraId="6615A2E7" w14:textId="77777777" w:rsidR="00912154" w:rsidRPr="0053165F" w:rsidRDefault="00912154" w:rsidP="0053165F">
      <w:pPr>
        <w:rPr>
          <w:ins w:id="1146" w:author="MUHAMMAD HAMAD" w:date="2025-03-26T13:46:00Z" w16du:dateUtc="2025-03-26T08:46:00Z"/>
          <w:rFonts w:ascii="Times New Roman" w:eastAsia="Times New Roman" w:hAnsi="Times New Roman" w:cs="Times New Roman"/>
          <w:sz w:val="27"/>
          <w:szCs w:val="27"/>
          <w:rPrChange w:id="1147" w:author="MUHAMMAD HAMAD" w:date="2025-03-26T13:56:00Z" w16du:dateUtc="2025-03-26T08:56:00Z">
            <w:rPr>
              <w:ins w:id="1148" w:author="MUHAMMAD HAMAD" w:date="2025-03-26T13:46:00Z" w16du:dateUtc="2025-03-26T08:46:00Z"/>
              <w:rFonts w:ascii="Times New Roman" w:eastAsia="Times New Roman" w:hAnsi="Times New Roman" w:cs="Times New Roman"/>
              <w:b/>
              <w:bCs/>
              <w:sz w:val="27"/>
              <w:szCs w:val="27"/>
            </w:rPr>
          </w:rPrChange>
        </w:rPr>
        <w:pPrChange w:id="114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7175ABF" w14:textId="77777777" w:rsidR="00912154" w:rsidRPr="0053165F" w:rsidRDefault="00912154" w:rsidP="0053165F">
      <w:pPr>
        <w:rPr>
          <w:ins w:id="1150" w:author="MUHAMMAD HAMAD" w:date="2025-03-26T13:46:00Z" w16du:dateUtc="2025-03-26T08:46:00Z"/>
          <w:rFonts w:ascii="Times New Roman" w:eastAsia="Times New Roman" w:hAnsi="Times New Roman" w:cs="Times New Roman"/>
          <w:sz w:val="27"/>
          <w:szCs w:val="27"/>
          <w:rPrChange w:id="1151" w:author="MUHAMMAD HAMAD" w:date="2025-03-26T13:56:00Z" w16du:dateUtc="2025-03-26T08:56:00Z">
            <w:rPr>
              <w:ins w:id="1152" w:author="MUHAMMAD HAMAD" w:date="2025-03-26T13:46:00Z" w16du:dateUtc="2025-03-26T08:46:00Z"/>
              <w:rFonts w:ascii="Times New Roman" w:eastAsia="Times New Roman" w:hAnsi="Times New Roman" w:cs="Times New Roman"/>
              <w:b/>
              <w:bCs/>
              <w:sz w:val="27"/>
              <w:szCs w:val="27"/>
            </w:rPr>
          </w:rPrChange>
        </w:rPr>
        <w:pPrChange w:id="115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154" w:author="MUHAMMAD HAMAD" w:date="2025-03-26T13:46:00Z" w16du:dateUtc="2025-03-26T08:46:00Z">
        <w:r w:rsidRPr="0053165F">
          <w:rPr>
            <w:rFonts w:ascii="Times New Roman" w:eastAsia="Times New Roman" w:hAnsi="Times New Roman" w:cs="Times New Roman"/>
            <w:sz w:val="27"/>
            <w:szCs w:val="27"/>
            <w:rPrChange w:id="1155" w:author="MUHAMMAD HAMAD" w:date="2025-03-26T13:56:00Z" w16du:dateUtc="2025-03-26T08:56:00Z">
              <w:rPr>
                <w:rFonts w:ascii="Times New Roman" w:eastAsia="Times New Roman" w:hAnsi="Times New Roman" w:cs="Times New Roman"/>
                <w:b/>
                <w:bCs/>
                <w:sz w:val="27"/>
                <w:szCs w:val="27"/>
              </w:rPr>
            </w:rPrChange>
          </w:rPr>
          <w:t>Postconditions:</w:t>
        </w:r>
      </w:ins>
    </w:p>
    <w:p w14:paraId="060141A2" w14:textId="77777777" w:rsidR="00912154" w:rsidRPr="0053165F" w:rsidRDefault="00912154" w:rsidP="0053165F">
      <w:pPr>
        <w:rPr>
          <w:ins w:id="1156" w:author="MUHAMMAD HAMAD" w:date="2025-03-26T13:46:00Z" w16du:dateUtc="2025-03-26T08:46:00Z"/>
          <w:rFonts w:ascii="Times New Roman" w:eastAsia="Times New Roman" w:hAnsi="Times New Roman" w:cs="Times New Roman"/>
          <w:sz w:val="27"/>
          <w:szCs w:val="27"/>
          <w:rPrChange w:id="1157" w:author="MUHAMMAD HAMAD" w:date="2025-03-26T13:56:00Z" w16du:dateUtc="2025-03-26T08:56:00Z">
            <w:rPr>
              <w:ins w:id="1158" w:author="MUHAMMAD HAMAD" w:date="2025-03-26T13:46:00Z" w16du:dateUtc="2025-03-26T08:46:00Z"/>
              <w:rFonts w:ascii="Times New Roman" w:eastAsia="Times New Roman" w:hAnsi="Times New Roman" w:cs="Times New Roman"/>
              <w:b/>
              <w:bCs/>
              <w:sz w:val="27"/>
              <w:szCs w:val="27"/>
            </w:rPr>
          </w:rPrChange>
        </w:rPr>
        <w:pPrChange w:id="115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93F9B12" w14:textId="77777777" w:rsidR="00912154" w:rsidRPr="0053165F" w:rsidRDefault="00912154" w:rsidP="0053165F">
      <w:pPr>
        <w:rPr>
          <w:ins w:id="1160" w:author="MUHAMMAD HAMAD" w:date="2025-03-26T13:46:00Z" w16du:dateUtc="2025-03-26T08:46:00Z"/>
          <w:rFonts w:ascii="Times New Roman" w:eastAsia="Times New Roman" w:hAnsi="Times New Roman" w:cs="Times New Roman"/>
          <w:sz w:val="27"/>
          <w:szCs w:val="27"/>
          <w:rPrChange w:id="1161" w:author="MUHAMMAD HAMAD" w:date="2025-03-26T13:56:00Z" w16du:dateUtc="2025-03-26T08:56:00Z">
            <w:rPr>
              <w:ins w:id="1162" w:author="MUHAMMAD HAMAD" w:date="2025-03-26T13:46:00Z" w16du:dateUtc="2025-03-26T08:46:00Z"/>
              <w:rFonts w:ascii="Times New Roman" w:eastAsia="Times New Roman" w:hAnsi="Times New Roman" w:cs="Times New Roman"/>
              <w:b/>
              <w:bCs/>
              <w:sz w:val="27"/>
              <w:szCs w:val="27"/>
            </w:rPr>
          </w:rPrChange>
        </w:rPr>
        <w:pPrChange w:id="116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164" w:author="MUHAMMAD HAMAD" w:date="2025-03-26T13:46:00Z" w16du:dateUtc="2025-03-26T08:46:00Z">
        <w:r w:rsidRPr="0053165F">
          <w:rPr>
            <w:rFonts w:ascii="Times New Roman" w:eastAsia="Times New Roman" w:hAnsi="Times New Roman" w:cs="Times New Roman"/>
            <w:sz w:val="27"/>
            <w:szCs w:val="27"/>
            <w:rPrChange w:id="1165" w:author="MUHAMMAD HAMAD" w:date="2025-03-26T13:56:00Z" w16du:dateUtc="2025-03-26T08:56:00Z">
              <w:rPr>
                <w:rFonts w:ascii="Times New Roman" w:eastAsia="Times New Roman" w:hAnsi="Times New Roman" w:cs="Times New Roman"/>
                <w:b/>
                <w:bCs/>
                <w:sz w:val="27"/>
                <w:szCs w:val="27"/>
              </w:rPr>
            </w:rPrChange>
          </w:rPr>
          <w:t>The feedback is saved and becomes visible to the student.</w:t>
        </w:r>
      </w:ins>
    </w:p>
    <w:p w14:paraId="182CFCB9" w14:textId="77777777" w:rsidR="00912154" w:rsidRPr="0053165F" w:rsidRDefault="00912154" w:rsidP="0053165F">
      <w:pPr>
        <w:rPr>
          <w:ins w:id="1166" w:author="MUHAMMAD HAMAD" w:date="2025-03-26T13:46:00Z" w16du:dateUtc="2025-03-26T08:46:00Z"/>
          <w:rFonts w:ascii="Times New Roman" w:eastAsia="Times New Roman" w:hAnsi="Times New Roman" w:cs="Times New Roman"/>
          <w:sz w:val="27"/>
          <w:szCs w:val="27"/>
          <w:rPrChange w:id="1167" w:author="MUHAMMAD HAMAD" w:date="2025-03-26T13:56:00Z" w16du:dateUtc="2025-03-26T08:56:00Z">
            <w:rPr>
              <w:ins w:id="1168" w:author="MUHAMMAD HAMAD" w:date="2025-03-26T13:46:00Z" w16du:dateUtc="2025-03-26T08:46:00Z"/>
              <w:rFonts w:ascii="Times New Roman" w:eastAsia="Times New Roman" w:hAnsi="Times New Roman" w:cs="Times New Roman"/>
              <w:b/>
              <w:bCs/>
              <w:sz w:val="27"/>
              <w:szCs w:val="27"/>
            </w:rPr>
          </w:rPrChange>
        </w:rPr>
        <w:pPrChange w:id="116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0E8105D" w14:textId="77777777" w:rsidR="00912154" w:rsidRPr="0053165F" w:rsidRDefault="00912154" w:rsidP="0053165F">
      <w:pPr>
        <w:rPr>
          <w:ins w:id="1170" w:author="MUHAMMAD HAMAD" w:date="2025-03-26T13:46:00Z" w16du:dateUtc="2025-03-26T08:46:00Z"/>
          <w:rFonts w:ascii="Times New Roman" w:eastAsia="Times New Roman" w:hAnsi="Times New Roman" w:cs="Times New Roman"/>
          <w:sz w:val="27"/>
          <w:szCs w:val="27"/>
          <w:rPrChange w:id="1171" w:author="MUHAMMAD HAMAD" w:date="2025-03-26T13:56:00Z" w16du:dateUtc="2025-03-26T08:56:00Z">
            <w:rPr>
              <w:ins w:id="1172" w:author="MUHAMMAD HAMAD" w:date="2025-03-26T13:46:00Z" w16du:dateUtc="2025-03-26T08:46:00Z"/>
              <w:rFonts w:ascii="Times New Roman" w:eastAsia="Times New Roman" w:hAnsi="Times New Roman" w:cs="Times New Roman"/>
              <w:b/>
              <w:bCs/>
              <w:sz w:val="27"/>
              <w:szCs w:val="27"/>
            </w:rPr>
          </w:rPrChange>
        </w:rPr>
        <w:pPrChange w:id="117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174" w:author="MUHAMMAD HAMAD" w:date="2025-03-26T13:46:00Z" w16du:dateUtc="2025-03-26T08:46:00Z">
        <w:r w:rsidRPr="0053165F">
          <w:rPr>
            <w:rFonts w:ascii="Times New Roman" w:eastAsia="Times New Roman" w:hAnsi="Times New Roman" w:cs="Times New Roman"/>
            <w:sz w:val="27"/>
            <w:szCs w:val="27"/>
            <w:rPrChange w:id="1175" w:author="MUHAMMAD HAMAD" w:date="2025-03-26T13:56:00Z" w16du:dateUtc="2025-03-26T08:56:00Z">
              <w:rPr>
                <w:rFonts w:ascii="Times New Roman" w:eastAsia="Times New Roman" w:hAnsi="Times New Roman" w:cs="Times New Roman"/>
                <w:b/>
                <w:bCs/>
                <w:sz w:val="27"/>
                <w:szCs w:val="27"/>
              </w:rPr>
            </w:rPrChange>
          </w:rPr>
          <w:t>The student receives a notification of the new feedback.</w:t>
        </w:r>
      </w:ins>
    </w:p>
    <w:p w14:paraId="31C87A61" w14:textId="77777777" w:rsidR="00912154" w:rsidRPr="0053165F" w:rsidRDefault="00912154" w:rsidP="0053165F">
      <w:pPr>
        <w:rPr>
          <w:ins w:id="1176" w:author="MUHAMMAD HAMAD" w:date="2025-03-26T13:46:00Z" w16du:dateUtc="2025-03-26T08:46:00Z"/>
          <w:rFonts w:ascii="Times New Roman" w:eastAsia="Times New Roman" w:hAnsi="Times New Roman" w:cs="Times New Roman"/>
          <w:sz w:val="27"/>
          <w:szCs w:val="27"/>
          <w:rPrChange w:id="1177" w:author="MUHAMMAD HAMAD" w:date="2025-03-26T13:56:00Z" w16du:dateUtc="2025-03-26T08:56:00Z">
            <w:rPr>
              <w:ins w:id="1178" w:author="MUHAMMAD HAMAD" w:date="2025-03-26T13:46:00Z" w16du:dateUtc="2025-03-26T08:46:00Z"/>
              <w:rFonts w:ascii="Times New Roman" w:eastAsia="Times New Roman" w:hAnsi="Times New Roman" w:cs="Times New Roman"/>
              <w:b/>
              <w:bCs/>
              <w:sz w:val="27"/>
              <w:szCs w:val="27"/>
            </w:rPr>
          </w:rPrChange>
        </w:rPr>
        <w:pPrChange w:id="117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30BB6B9" w14:textId="77777777" w:rsidR="00912154" w:rsidRPr="0053165F" w:rsidRDefault="00912154" w:rsidP="0053165F">
      <w:pPr>
        <w:pStyle w:val="Heading3"/>
        <w:rPr>
          <w:ins w:id="1180" w:author="MUHAMMAD HAMAD" w:date="2025-03-26T13:46:00Z" w16du:dateUtc="2025-03-26T08:46:00Z"/>
          <w:rFonts w:eastAsia="Times New Roman"/>
          <w:rPrChange w:id="1181" w:author="MUHAMMAD HAMAD" w:date="2025-03-26T13:56:00Z" w16du:dateUtc="2025-03-26T08:56:00Z">
            <w:rPr>
              <w:ins w:id="1182" w:author="MUHAMMAD HAMAD" w:date="2025-03-26T13:46:00Z" w16du:dateUtc="2025-03-26T08:46:00Z"/>
              <w:rFonts w:ascii="Times New Roman" w:eastAsia="Times New Roman" w:hAnsi="Times New Roman" w:cs="Times New Roman"/>
              <w:b/>
              <w:bCs/>
              <w:sz w:val="27"/>
              <w:szCs w:val="27"/>
            </w:rPr>
          </w:rPrChange>
        </w:rPr>
        <w:pPrChange w:id="1183" w:author="MUHAMMAD HAMAD" w:date="2025-03-26T13:58:00Z" w16du:dateUtc="2025-03-26T08:58:00Z">
          <w:pPr>
            <w:pStyle w:val="ListParagraph"/>
            <w:numPr>
              <w:numId w:val="30"/>
            </w:numPr>
            <w:spacing w:before="100" w:beforeAutospacing="1" w:after="100" w:afterAutospacing="1" w:line="240" w:lineRule="auto"/>
            <w:ind w:hanging="360"/>
            <w:outlineLvl w:val="2"/>
          </w:pPr>
        </w:pPrChange>
      </w:pPr>
      <w:bookmarkStart w:id="1184" w:name="_Toc193890197"/>
      <w:ins w:id="1185" w:author="MUHAMMAD HAMAD" w:date="2025-03-26T13:46:00Z" w16du:dateUtc="2025-03-26T08:46:00Z">
        <w:r w:rsidRPr="0053165F">
          <w:rPr>
            <w:rFonts w:eastAsia="Times New Roman"/>
            <w:rPrChange w:id="1186" w:author="MUHAMMAD HAMAD" w:date="2025-03-26T13:56:00Z" w16du:dateUtc="2025-03-26T08:56:00Z">
              <w:rPr>
                <w:rFonts w:ascii="Times New Roman" w:eastAsia="Times New Roman" w:hAnsi="Times New Roman" w:cs="Times New Roman"/>
                <w:b/>
                <w:bCs/>
                <w:sz w:val="27"/>
                <w:szCs w:val="27"/>
              </w:rPr>
            </w:rPrChange>
          </w:rPr>
          <w:t>UC 7: View Feedback</w:t>
        </w:r>
        <w:bookmarkEnd w:id="1184"/>
      </w:ins>
    </w:p>
    <w:p w14:paraId="236DCF18" w14:textId="77777777" w:rsidR="00912154" w:rsidRPr="0053165F" w:rsidRDefault="00912154" w:rsidP="0053165F">
      <w:pPr>
        <w:rPr>
          <w:ins w:id="1187" w:author="MUHAMMAD HAMAD" w:date="2025-03-26T13:46:00Z" w16du:dateUtc="2025-03-26T08:46:00Z"/>
          <w:rFonts w:ascii="Times New Roman" w:eastAsia="Times New Roman" w:hAnsi="Times New Roman" w:cs="Times New Roman"/>
          <w:sz w:val="27"/>
          <w:szCs w:val="27"/>
          <w:rPrChange w:id="1188" w:author="MUHAMMAD HAMAD" w:date="2025-03-26T13:56:00Z" w16du:dateUtc="2025-03-26T08:56:00Z">
            <w:rPr>
              <w:ins w:id="1189" w:author="MUHAMMAD HAMAD" w:date="2025-03-26T13:46:00Z" w16du:dateUtc="2025-03-26T08:46:00Z"/>
              <w:rFonts w:ascii="Times New Roman" w:eastAsia="Times New Roman" w:hAnsi="Times New Roman" w:cs="Times New Roman"/>
              <w:b/>
              <w:bCs/>
              <w:sz w:val="27"/>
              <w:szCs w:val="27"/>
            </w:rPr>
          </w:rPrChange>
        </w:rPr>
        <w:pPrChange w:id="119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191" w:author="MUHAMMAD HAMAD" w:date="2025-03-26T13:46:00Z" w16du:dateUtc="2025-03-26T08:46:00Z">
        <w:r w:rsidRPr="0053165F">
          <w:rPr>
            <w:rFonts w:ascii="Times New Roman" w:eastAsia="Times New Roman" w:hAnsi="Times New Roman" w:cs="Times New Roman"/>
            <w:sz w:val="27"/>
            <w:szCs w:val="27"/>
            <w:rPrChange w:id="1192" w:author="MUHAMMAD HAMAD" w:date="2025-03-26T13:56:00Z" w16du:dateUtc="2025-03-26T08:56:00Z">
              <w:rPr>
                <w:rFonts w:ascii="Times New Roman" w:eastAsia="Times New Roman" w:hAnsi="Times New Roman" w:cs="Times New Roman"/>
                <w:b/>
                <w:bCs/>
                <w:sz w:val="27"/>
                <w:szCs w:val="27"/>
              </w:rPr>
            </w:rPrChange>
          </w:rPr>
          <w:t>Primary Actor:</w:t>
        </w:r>
      </w:ins>
    </w:p>
    <w:p w14:paraId="46AE972C" w14:textId="77777777" w:rsidR="00912154" w:rsidRPr="0053165F" w:rsidRDefault="00912154" w:rsidP="0053165F">
      <w:pPr>
        <w:rPr>
          <w:ins w:id="1193" w:author="MUHAMMAD HAMAD" w:date="2025-03-26T13:46:00Z" w16du:dateUtc="2025-03-26T08:46:00Z"/>
          <w:rFonts w:ascii="Times New Roman" w:eastAsia="Times New Roman" w:hAnsi="Times New Roman" w:cs="Times New Roman"/>
          <w:sz w:val="27"/>
          <w:szCs w:val="27"/>
          <w:rPrChange w:id="1194" w:author="MUHAMMAD HAMAD" w:date="2025-03-26T13:56:00Z" w16du:dateUtc="2025-03-26T08:56:00Z">
            <w:rPr>
              <w:ins w:id="1195" w:author="MUHAMMAD HAMAD" w:date="2025-03-26T13:46:00Z" w16du:dateUtc="2025-03-26T08:46:00Z"/>
              <w:rFonts w:ascii="Times New Roman" w:eastAsia="Times New Roman" w:hAnsi="Times New Roman" w:cs="Times New Roman"/>
              <w:b/>
              <w:bCs/>
              <w:sz w:val="27"/>
              <w:szCs w:val="27"/>
            </w:rPr>
          </w:rPrChange>
        </w:rPr>
        <w:pPrChange w:id="119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197" w:author="MUHAMMAD HAMAD" w:date="2025-03-26T13:46:00Z" w16du:dateUtc="2025-03-26T08:46:00Z">
        <w:r w:rsidRPr="0053165F">
          <w:rPr>
            <w:rFonts w:ascii="Times New Roman" w:eastAsia="Times New Roman" w:hAnsi="Times New Roman" w:cs="Times New Roman"/>
            <w:sz w:val="27"/>
            <w:szCs w:val="27"/>
            <w:rPrChange w:id="1198" w:author="MUHAMMAD HAMAD" w:date="2025-03-26T13:56:00Z" w16du:dateUtc="2025-03-26T08:56:00Z">
              <w:rPr>
                <w:rFonts w:ascii="Times New Roman" w:eastAsia="Times New Roman" w:hAnsi="Times New Roman" w:cs="Times New Roman"/>
                <w:b/>
                <w:bCs/>
                <w:sz w:val="27"/>
                <w:szCs w:val="27"/>
              </w:rPr>
            </w:rPrChange>
          </w:rPr>
          <w:t>Student</w:t>
        </w:r>
      </w:ins>
    </w:p>
    <w:p w14:paraId="32EA4974" w14:textId="77777777" w:rsidR="00912154" w:rsidRPr="0053165F" w:rsidRDefault="00912154" w:rsidP="0053165F">
      <w:pPr>
        <w:rPr>
          <w:ins w:id="1199" w:author="MUHAMMAD HAMAD" w:date="2025-03-26T13:46:00Z" w16du:dateUtc="2025-03-26T08:46:00Z"/>
          <w:rFonts w:ascii="Times New Roman" w:eastAsia="Times New Roman" w:hAnsi="Times New Roman" w:cs="Times New Roman"/>
          <w:sz w:val="27"/>
          <w:szCs w:val="27"/>
          <w:rPrChange w:id="1200" w:author="MUHAMMAD HAMAD" w:date="2025-03-26T13:56:00Z" w16du:dateUtc="2025-03-26T08:56:00Z">
            <w:rPr>
              <w:ins w:id="1201" w:author="MUHAMMAD HAMAD" w:date="2025-03-26T13:46:00Z" w16du:dateUtc="2025-03-26T08:46:00Z"/>
              <w:rFonts w:ascii="Times New Roman" w:eastAsia="Times New Roman" w:hAnsi="Times New Roman" w:cs="Times New Roman"/>
              <w:b/>
              <w:bCs/>
              <w:sz w:val="27"/>
              <w:szCs w:val="27"/>
            </w:rPr>
          </w:rPrChange>
        </w:rPr>
        <w:pPrChange w:id="120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110B224" w14:textId="77777777" w:rsidR="00912154" w:rsidRPr="0053165F" w:rsidRDefault="00912154" w:rsidP="0053165F">
      <w:pPr>
        <w:rPr>
          <w:ins w:id="1203" w:author="MUHAMMAD HAMAD" w:date="2025-03-26T13:46:00Z" w16du:dateUtc="2025-03-26T08:46:00Z"/>
          <w:rFonts w:ascii="Times New Roman" w:eastAsia="Times New Roman" w:hAnsi="Times New Roman" w:cs="Times New Roman"/>
          <w:sz w:val="27"/>
          <w:szCs w:val="27"/>
          <w:rPrChange w:id="1204" w:author="MUHAMMAD HAMAD" w:date="2025-03-26T13:56:00Z" w16du:dateUtc="2025-03-26T08:56:00Z">
            <w:rPr>
              <w:ins w:id="1205" w:author="MUHAMMAD HAMAD" w:date="2025-03-26T13:46:00Z" w16du:dateUtc="2025-03-26T08:46:00Z"/>
              <w:rFonts w:ascii="Times New Roman" w:eastAsia="Times New Roman" w:hAnsi="Times New Roman" w:cs="Times New Roman"/>
              <w:b/>
              <w:bCs/>
              <w:sz w:val="27"/>
              <w:szCs w:val="27"/>
            </w:rPr>
          </w:rPrChange>
        </w:rPr>
        <w:pPrChange w:id="120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07" w:author="MUHAMMAD HAMAD" w:date="2025-03-26T13:46:00Z" w16du:dateUtc="2025-03-26T08:46:00Z">
        <w:r w:rsidRPr="0053165F">
          <w:rPr>
            <w:rFonts w:ascii="Times New Roman" w:eastAsia="Times New Roman" w:hAnsi="Times New Roman" w:cs="Times New Roman"/>
            <w:sz w:val="27"/>
            <w:szCs w:val="27"/>
            <w:rPrChange w:id="1208" w:author="MUHAMMAD HAMAD" w:date="2025-03-26T13:56:00Z" w16du:dateUtc="2025-03-26T08:56:00Z">
              <w:rPr>
                <w:rFonts w:ascii="Times New Roman" w:eastAsia="Times New Roman" w:hAnsi="Times New Roman" w:cs="Times New Roman"/>
                <w:b/>
                <w:bCs/>
                <w:sz w:val="27"/>
                <w:szCs w:val="27"/>
              </w:rPr>
            </w:rPrChange>
          </w:rPr>
          <w:t>Preconditions:</w:t>
        </w:r>
      </w:ins>
    </w:p>
    <w:p w14:paraId="588F0876" w14:textId="77777777" w:rsidR="00912154" w:rsidRPr="0053165F" w:rsidRDefault="00912154" w:rsidP="0053165F">
      <w:pPr>
        <w:rPr>
          <w:ins w:id="1209" w:author="MUHAMMAD HAMAD" w:date="2025-03-26T13:46:00Z" w16du:dateUtc="2025-03-26T08:46:00Z"/>
          <w:rFonts w:ascii="Times New Roman" w:eastAsia="Times New Roman" w:hAnsi="Times New Roman" w:cs="Times New Roman"/>
          <w:sz w:val="27"/>
          <w:szCs w:val="27"/>
          <w:rPrChange w:id="1210" w:author="MUHAMMAD HAMAD" w:date="2025-03-26T13:56:00Z" w16du:dateUtc="2025-03-26T08:56:00Z">
            <w:rPr>
              <w:ins w:id="1211" w:author="MUHAMMAD HAMAD" w:date="2025-03-26T13:46:00Z" w16du:dateUtc="2025-03-26T08:46:00Z"/>
              <w:rFonts w:ascii="Times New Roman" w:eastAsia="Times New Roman" w:hAnsi="Times New Roman" w:cs="Times New Roman"/>
              <w:b/>
              <w:bCs/>
              <w:sz w:val="27"/>
              <w:szCs w:val="27"/>
            </w:rPr>
          </w:rPrChange>
        </w:rPr>
        <w:pPrChange w:id="121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2447A9A" w14:textId="77777777" w:rsidR="00912154" w:rsidRPr="0053165F" w:rsidRDefault="00912154" w:rsidP="0053165F">
      <w:pPr>
        <w:rPr>
          <w:ins w:id="1213" w:author="MUHAMMAD HAMAD" w:date="2025-03-26T13:46:00Z" w16du:dateUtc="2025-03-26T08:46:00Z"/>
          <w:rFonts w:ascii="Times New Roman" w:eastAsia="Times New Roman" w:hAnsi="Times New Roman" w:cs="Times New Roman"/>
          <w:sz w:val="27"/>
          <w:szCs w:val="27"/>
          <w:rPrChange w:id="1214" w:author="MUHAMMAD HAMAD" w:date="2025-03-26T13:56:00Z" w16du:dateUtc="2025-03-26T08:56:00Z">
            <w:rPr>
              <w:ins w:id="1215" w:author="MUHAMMAD HAMAD" w:date="2025-03-26T13:46:00Z" w16du:dateUtc="2025-03-26T08:46:00Z"/>
              <w:rFonts w:ascii="Times New Roman" w:eastAsia="Times New Roman" w:hAnsi="Times New Roman" w:cs="Times New Roman"/>
              <w:b/>
              <w:bCs/>
              <w:sz w:val="27"/>
              <w:szCs w:val="27"/>
            </w:rPr>
          </w:rPrChange>
        </w:rPr>
        <w:pPrChange w:id="121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17" w:author="MUHAMMAD HAMAD" w:date="2025-03-26T13:46:00Z" w16du:dateUtc="2025-03-26T08:46:00Z">
        <w:r w:rsidRPr="0053165F">
          <w:rPr>
            <w:rFonts w:ascii="Times New Roman" w:eastAsia="Times New Roman" w:hAnsi="Times New Roman" w:cs="Times New Roman"/>
            <w:sz w:val="27"/>
            <w:szCs w:val="27"/>
            <w:rPrChange w:id="1218" w:author="MUHAMMAD HAMAD" w:date="2025-03-26T13:56:00Z" w16du:dateUtc="2025-03-26T08:56:00Z">
              <w:rPr>
                <w:rFonts w:ascii="Times New Roman" w:eastAsia="Times New Roman" w:hAnsi="Times New Roman" w:cs="Times New Roman"/>
                <w:b/>
                <w:bCs/>
                <w:sz w:val="27"/>
                <w:szCs w:val="27"/>
              </w:rPr>
            </w:rPrChange>
          </w:rPr>
          <w:t>The supervisor has submitted feedback for the student’s work product.</w:t>
        </w:r>
      </w:ins>
    </w:p>
    <w:p w14:paraId="1820105C" w14:textId="77777777" w:rsidR="00912154" w:rsidRPr="0053165F" w:rsidRDefault="00912154" w:rsidP="0053165F">
      <w:pPr>
        <w:rPr>
          <w:ins w:id="1219" w:author="MUHAMMAD HAMAD" w:date="2025-03-26T13:46:00Z" w16du:dateUtc="2025-03-26T08:46:00Z"/>
          <w:rFonts w:ascii="Times New Roman" w:eastAsia="Times New Roman" w:hAnsi="Times New Roman" w:cs="Times New Roman"/>
          <w:sz w:val="27"/>
          <w:szCs w:val="27"/>
          <w:rPrChange w:id="1220" w:author="MUHAMMAD HAMAD" w:date="2025-03-26T13:56:00Z" w16du:dateUtc="2025-03-26T08:56:00Z">
            <w:rPr>
              <w:ins w:id="1221" w:author="MUHAMMAD HAMAD" w:date="2025-03-26T13:46:00Z" w16du:dateUtc="2025-03-26T08:46:00Z"/>
              <w:rFonts w:ascii="Times New Roman" w:eastAsia="Times New Roman" w:hAnsi="Times New Roman" w:cs="Times New Roman"/>
              <w:b/>
              <w:bCs/>
              <w:sz w:val="27"/>
              <w:szCs w:val="27"/>
            </w:rPr>
          </w:rPrChange>
        </w:rPr>
        <w:pPrChange w:id="122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120458F" w14:textId="77777777" w:rsidR="00912154" w:rsidRPr="0053165F" w:rsidRDefault="00912154" w:rsidP="0053165F">
      <w:pPr>
        <w:rPr>
          <w:ins w:id="1223" w:author="MUHAMMAD HAMAD" w:date="2025-03-26T13:46:00Z" w16du:dateUtc="2025-03-26T08:46:00Z"/>
          <w:rFonts w:ascii="Times New Roman" w:eastAsia="Times New Roman" w:hAnsi="Times New Roman" w:cs="Times New Roman"/>
          <w:sz w:val="27"/>
          <w:szCs w:val="27"/>
          <w:rPrChange w:id="1224" w:author="MUHAMMAD HAMAD" w:date="2025-03-26T13:56:00Z" w16du:dateUtc="2025-03-26T08:56:00Z">
            <w:rPr>
              <w:ins w:id="1225" w:author="MUHAMMAD HAMAD" w:date="2025-03-26T13:46:00Z" w16du:dateUtc="2025-03-26T08:46:00Z"/>
              <w:rFonts w:ascii="Times New Roman" w:eastAsia="Times New Roman" w:hAnsi="Times New Roman" w:cs="Times New Roman"/>
              <w:b/>
              <w:bCs/>
              <w:sz w:val="27"/>
              <w:szCs w:val="27"/>
            </w:rPr>
          </w:rPrChange>
        </w:rPr>
        <w:pPrChange w:id="122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27" w:author="MUHAMMAD HAMAD" w:date="2025-03-26T13:46:00Z" w16du:dateUtc="2025-03-26T08:46:00Z">
        <w:r w:rsidRPr="0053165F">
          <w:rPr>
            <w:rFonts w:ascii="Times New Roman" w:eastAsia="Times New Roman" w:hAnsi="Times New Roman" w:cs="Times New Roman"/>
            <w:sz w:val="27"/>
            <w:szCs w:val="27"/>
            <w:rPrChange w:id="1228" w:author="MUHAMMAD HAMAD" w:date="2025-03-26T13:56:00Z" w16du:dateUtc="2025-03-26T08:56:00Z">
              <w:rPr>
                <w:rFonts w:ascii="Times New Roman" w:eastAsia="Times New Roman" w:hAnsi="Times New Roman" w:cs="Times New Roman"/>
                <w:b/>
                <w:bCs/>
                <w:sz w:val="27"/>
                <w:szCs w:val="27"/>
              </w:rPr>
            </w:rPrChange>
          </w:rPr>
          <w:t>The student is logged in.</w:t>
        </w:r>
      </w:ins>
    </w:p>
    <w:p w14:paraId="6E1948E7" w14:textId="77777777" w:rsidR="00912154" w:rsidRPr="0053165F" w:rsidRDefault="00912154" w:rsidP="0053165F">
      <w:pPr>
        <w:rPr>
          <w:ins w:id="1229" w:author="MUHAMMAD HAMAD" w:date="2025-03-26T13:46:00Z" w16du:dateUtc="2025-03-26T08:46:00Z"/>
          <w:rFonts w:ascii="Times New Roman" w:eastAsia="Times New Roman" w:hAnsi="Times New Roman" w:cs="Times New Roman"/>
          <w:sz w:val="27"/>
          <w:szCs w:val="27"/>
          <w:rPrChange w:id="1230" w:author="MUHAMMAD HAMAD" w:date="2025-03-26T13:56:00Z" w16du:dateUtc="2025-03-26T08:56:00Z">
            <w:rPr>
              <w:ins w:id="1231" w:author="MUHAMMAD HAMAD" w:date="2025-03-26T13:46:00Z" w16du:dateUtc="2025-03-26T08:46:00Z"/>
              <w:rFonts w:ascii="Times New Roman" w:eastAsia="Times New Roman" w:hAnsi="Times New Roman" w:cs="Times New Roman"/>
              <w:b/>
              <w:bCs/>
              <w:sz w:val="27"/>
              <w:szCs w:val="27"/>
            </w:rPr>
          </w:rPrChange>
        </w:rPr>
        <w:pPrChange w:id="123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B0EAA78" w14:textId="77777777" w:rsidR="00912154" w:rsidRPr="0053165F" w:rsidRDefault="00912154" w:rsidP="0053165F">
      <w:pPr>
        <w:rPr>
          <w:ins w:id="1233" w:author="MUHAMMAD HAMAD" w:date="2025-03-26T13:46:00Z" w16du:dateUtc="2025-03-26T08:46:00Z"/>
          <w:rFonts w:ascii="Times New Roman" w:eastAsia="Times New Roman" w:hAnsi="Times New Roman" w:cs="Times New Roman"/>
          <w:sz w:val="27"/>
          <w:szCs w:val="27"/>
          <w:rPrChange w:id="1234" w:author="MUHAMMAD HAMAD" w:date="2025-03-26T13:56:00Z" w16du:dateUtc="2025-03-26T08:56:00Z">
            <w:rPr>
              <w:ins w:id="1235" w:author="MUHAMMAD HAMAD" w:date="2025-03-26T13:46:00Z" w16du:dateUtc="2025-03-26T08:46:00Z"/>
              <w:rFonts w:ascii="Times New Roman" w:eastAsia="Times New Roman" w:hAnsi="Times New Roman" w:cs="Times New Roman"/>
              <w:b/>
              <w:bCs/>
              <w:sz w:val="27"/>
              <w:szCs w:val="27"/>
            </w:rPr>
          </w:rPrChange>
        </w:rPr>
        <w:pPrChange w:id="123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37" w:author="MUHAMMAD HAMAD" w:date="2025-03-26T13:46:00Z" w16du:dateUtc="2025-03-26T08:46:00Z">
        <w:r w:rsidRPr="0053165F">
          <w:rPr>
            <w:rFonts w:ascii="Times New Roman" w:eastAsia="Times New Roman" w:hAnsi="Times New Roman" w:cs="Times New Roman"/>
            <w:sz w:val="27"/>
            <w:szCs w:val="27"/>
            <w:rPrChange w:id="1238" w:author="MUHAMMAD HAMAD" w:date="2025-03-26T13:56:00Z" w16du:dateUtc="2025-03-26T08:56:00Z">
              <w:rPr>
                <w:rFonts w:ascii="Times New Roman" w:eastAsia="Times New Roman" w:hAnsi="Times New Roman" w:cs="Times New Roman"/>
                <w:b/>
                <w:bCs/>
                <w:sz w:val="27"/>
                <w:szCs w:val="27"/>
              </w:rPr>
            </w:rPrChange>
          </w:rPr>
          <w:t>Main Success Scenario:</w:t>
        </w:r>
      </w:ins>
    </w:p>
    <w:p w14:paraId="5CAEB4CE" w14:textId="77777777" w:rsidR="00912154" w:rsidRPr="0053165F" w:rsidRDefault="00912154" w:rsidP="0053165F">
      <w:pPr>
        <w:rPr>
          <w:ins w:id="1239" w:author="MUHAMMAD HAMAD" w:date="2025-03-26T13:46:00Z" w16du:dateUtc="2025-03-26T08:46:00Z"/>
          <w:rFonts w:ascii="Times New Roman" w:eastAsia="Times New Roman" w:hAnsi="Times New Roman" w:cs="Times New Roman"/>
          <w:sz w:val="27"/>
          <w:szCs w:val="27"/>
          <w:rPrChange w:id="1240" w:author="MUHAMMAD HAMAD" w:date="2025-03-26T13:56:00Z" w16du:dateUtc="2025-03-26T08:56:00Z">
            <w:rPr>
              <w:ins w:id="1241" w:author="MUHAMMAD HAMAD" w:date="2025-03-26T13:46:00Z" w16du:dateUtc="2025-03-26T08:46:00Z"/>
              <w:rFonts w:ascii="Times New Roman" w:eastAsia="Times New Roman" w:hAnsi="Times New Roman" w:cs="Times New Roman"/>
              <w:b/>
              <w:bCs/>
              <w:sz w:val="27"/>
              <w:szCs w:val="27"/>
            </w:rPr>
          </w:rPrChange>
        </w:rPr>
        <w:pPrChange w:id="124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55B1C4D" w14:textId="77777777" w:rsidR="00912154" w:rsidRPr="0053165F" w:rsidRDefault="00912154" w:rsidP="0053165F">
      <w:pPr>
        <w:rPr>
          <w:ins w:id="1243" w:author="MUHAMMAD HAMAD" w:date="2025-03-26T13:46:00Z" w16du:dateUtc="2025-03-26T08:46:00Z"/>
          <w:rFonts w:ascii="Times New Roman" w:eastAsia="Times New Roman" w:hAnsi="Times New Roman" w:cs="Times New Roman"/>
          <w:sz w:val="27"/>
          <w:szCs w:val="27"/>
          <w:rPrChange w:id="1244" w:author="MUHAMMAD HAMAD" w:date="2025-03-26T13:56:00Z" w16du:dateUtc="2025-03-26T08:56:00Z">
            <w:rPr>
              <w:ins w:id="1245" w:author="MUHAMMAD HAMAD" w:date="2025-03-26T13:46:00Z" w16du:dateUtc="2025-03-26T08:46:00Z"/>
              <w:rFonts w:ascii="Times New Roman" w:eastAsia="Times New Roman" w:hAnsi="Times New Roman" w:cs="Times New Roman"/>
              <w:b/>
              <w:bCs/>
              <w:sz w:val="27"/>
              <w:szCs w:val="27"/>
            </w:rPr>
          </w:rPrChange>
        </w:rPr>
        <w:pPrChange w:id="124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47" w:author="MUHAMMAD HAMAD" w:date="2025-03-26T13:46:00Z" w16du:dateUtc="2025-03-26T08:46:00Z">
        <w:r w:rsidRPr="0053165F">
          <w:rPr>
            <w:rFonts w:ascii="Times New Roman" w:eastAsia="Times New Roman" w:hAnsi="Times New Roman" w:cs="Times New Roman"/>
            <w:sz w:val="27"/>
            <w:szCs w:val="27"/>
            <w:rPrChange w:id="1248" w:author="MUHAMMAD HAMAD" w:date="2025-03-26T13:56:00Z" w16du:dateUtc="2025-03-26T08:56:00Z">
              <w:rPr>
                <w:rFonts w:ascii="Times New Roman" w:eastAsia="Times New Roman" w:hAnsi="Times New Roman" w:cs="Times New Roman"/>
                <w:b/>
                <w:bCs/>
                <w:sz w:val="27"/>
                <w:szCs w:val="27"/>
              </w:rPr>
            </w:rPrChange>
          </w:rPr>
          <w:t>The student navigates to the project feedback section on the project page.</w:t>
        </w:r>
      </w:ins>
    </w:p>
    <w:p w14:paraId="03598B2C" w14:textId="77777777" w:rsidR="00912154" w:rsidRPr="0053165F" w:rsidRDefault="00912154" w:rsidP="0053165F">
      <w:pPr>
        <w:rPr>
          <w:ins w:id="1249" w:author="MUHAMMAD HAMAD" w:date="2025-03-26T13:46:00Z" w16du:dateUtc="2025-03-26T08:46:00Z"/>
          <w:rFonts w:ascii="Times New Roman" w:eastAsia="Times New Roman" w:hAnsi="Times New Roman" w:cs="Times New Roman"/>
          <w:sz w:val="27"/>
          <w:szCs w:val="27"/>
          <w:rPrChange w:id="1250" w:author="MUHAMMAD HAMAD" w:date="2025-03-26T13:56:00Z" w16du:dateUtc="2025-03-26T08:56:00Z">
            <w:rPr>
              <w:ins w:id="1251" w:author="MUHAMMAD HAMAD" w:date="2025-03-26T13:46:00Z" w16du:dateUtc="2025-03-26T08:46:00Z"/>
              <w:rFonts w:ascii="Times New Roman" w:eastAsia="Times New Roman" w:hAnsi="Times New Roman" w:cs="Times New Roman"/>
              <w:b/>
              <w:bCs/>
              <w:sz w:val="27"/>
              <w:szCs w:val="27"/>
            </w:rPr>
          </w:rPrChange>
        </w:rPr>
        <w:pPrChange w:id="125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D3CB841" w14:textId="77777777" w:rsidR="00912154" w:rsidRPr="0053165F" w:rsidRDefault="00912154" w:rsidP="0053165F">
      <w:pPr>
        <w:rPr>
          <w:ins w:id="1253" w:author="MUHAMMAD HAMAD" w:date="2025-03-26T13:46:00Z" w16du:dateUtc="2025-03-26T08:46:00Z"/>
          <w:rFonts w:ascii="Times New Roman" w:eastAsia="Times New Roman" w:hAnsi="Times New Roman" w:cs="Times New Roman"/>
          <w:sz w:val="27"/>
          <w:szCs w:val="27"/>
          <w:rPrChange w:id="1254" w:author="MUHAMMAD HAMAD" w:date="2025-03-26T13:56:00Z" w16du:dateUtc="2025-03-26T08:56:00Z">
            <w:rPr>
              <w:ins w:id="1255" w:author="MUHAMMAD HAMAD" w:date="2025-03-26T13:46:00Z" w16du:dateUtc="2025-03-26T08:46:00Z"/>
              <w:rFonts w:ascii="Times New Roman" w:eastAsia="Times New Roman" w:hAnsi="Times New Roman" w:cs="Times New Roman"/>
              <w:b/>
              <w:bCs/>
              <w:sz w:val="27"/>
              <w:szCs w:val="27"/>
            </w:rPr>
          </w:rPrChange>
        </w:rPr>
        <w:pPrChange w:id="125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57" w:author="MUHAMMAD HAMAD" w:date="2025-03-26T13:46:00Z" w16du:dateUtc="2025-03-26T08:46:00Z">
        <w:r w:rsidRPr="0053165F">
          <w:rPr>
            <w:rFonts w:ascii="Times New Roman" w:eastAsia="Times New Roman" w:hAnsi="Times New Roman" w:cs="Times New Roman"/>
            <w:sz w:val="27"/>
            <w:szCs w:val="27"/>
            <w:rPrChange w:id="1258" w:author="MUHAMMAD HAMAD" w:date="2025-03-26T13:56:00Z" w16du:dateUtc="2025-03-26T08:56:00Z">
              <w:rPr>
                <w:rFonts w:ascii="Times New Roman" w:eastAsia="Times New Roman" w:hAnsi="Times New Roman" w:cs="Times New Roman"/>
                <w:b/>
                <w:bCs/>
                <w:sz w:val="27"/>
                <w:szCs w:val="27"/>
              </w:rPr>
            </w:rPrChange>
          </w:rPr>
          <w:t>The system displays a list of work products for which feedback is available.</w:t>
        </w:r>
      </w:ins>
    </w:p>
    <w:p w14:paraId="3D7561F7" w14:textId="77777777" w:rsidR="00912154" w:rsidRPr="0053165F" w:rsidRDefault="00912154" w:rsidP="0053165F">
      <w:pPr>
        <w:rPr>
          <w:ins w:id="1259" w:author="MUHAMMAD HAMAD" w:date="2025-03-26T13:46:00Z" w16du:dateUtc="2025-03-26T08:46:00Z"/>
          <w:rFonts w:ascii="Times New Roman" w:eastAsia="Times New Roman" w:hAnsi="Times New Roman" w:cs="Times New Roman"/>
          <w:sz w:val="27"/>
          <w:szCs w:val="27"/>
          <w:rPrChange w:id="1260" w:author="MUHAMMAD HAMAD" w:date="2025-03-26T13:56:00Z" w16du:dateUtc="2025-03-26T08:56:00Z">
            <w:rPr>
              <w:ins w:id="1261" w:author="MUHAMMAD HAMAD" w:date="2025-03-26T13:46:00Z" w16du:dateUtc="2025-03-26T08:46:00Z"/>
              <w:rFonts w:ascii="Times New Roman" w:eastAsia="Times New Roman" w:hAnsi="Times New Roman" w:cs="Times New Roman"/>
              <w:b/>
              <w:bCs/>
              <w:sz w:val="27"/>
              <w:szCs w:val="27"/>
            </w:rPr>
          </w:rPrChange>
        </w:rPr>
        <w:pPrChange w:id="126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B3C1E17" w14:textId="77777777" w:rsidR="00912154" w:rsidRPr="0053165F" w:rsidRDefault="00912154" w:rsidP="0053165F">
      <w:pPr>
        <w:rPr>
          <w:ins w:id="1263" w:author="MUHAMMAD HAMAD" w:date="2025-03-26T13:46:00Z" w16du:dateUtc="2025-03-26T08:46:00Z"/>
          <w:rFonts w:ascii="Times New Roman" w:eastAsia="Times New Roman" w:hAnsi="Times New Roman" w:cs="Times New Roman"/>
          <w:sz w:val="27"/>
          <w:szCs w:val="27"/>
          <w:rPrChange w:id="1264" w:author="MUHAMMAD HAMAD" w:date="2025-03-26T13:56:00Z" w16du:dateUtc="2025-03-26T08:56:00Z">
            <w:rPr>
              <w:ins w:id="1265" w:author="MUHAMMAD HAMAD" w:date="2025-03-26T13:46:00Z" w16du:dateUtc="2025-03-26T08:46:00Z"/>
              <w:rFonts w:ascii="Times New Roman" w:eastAsia="Times New Roman" w:hAnsi="Times New Roman" w:cs="Times New Roman"/>
              <w:b/>
              <w:bCs/>
              <w:sz w:val="27"/>
              <w:szCs w:val="27"/>
            </w:rPr>
          </w:rPrChange>
        </w:rPr>
        <w:pPrChange w:id="126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67" w:author="MUHAMMAD HAMAD" w:date="2025-03-26T13:46:00Z" w16du:dateUtc="2025-03-26T08:46:00Z">
        <w:r w:rsidRPr="0053165F">
          <w:rPr>
            <w:rFonts w:ascii="Times New Roman" w:eastAsia="Times New Roman" w:hAnsi="Times New Roman" w:cs="Times New Roman"/>
            <w:sz w:val="27"/>
            <w:szCs w:val="27"/>
            <w:rPrChange w:id="1268" w:author="MUHAMMAD HAMAD" w:date="2025-03-26T13:56:00Z" w16du:dateUtc="2025-03-26T08:56:00Z">
              <w:rPr>
                <w:rFonts w:ascii="Times New Roman" w:eastAsia="Times New Roman" w:hAnsi="Times New Roman" w:cs="Times New Roman"/>
                <w:b/>
                <w:bCs/>
                <w:sz w:val="27"/>
                <w:szCs w:val="27"/>
              </w:rPr>
            </w:rPrChange>
          </w:rPr>
          <w:t>The student selects a specific work product to view its feedback.</w:t>
        </w:r>
      </w:ins>
    </w:p>
    <w:p w14:paraId="2C5B3EA2" w14:textId="77777777" w:rsidR="00912154" w:rsidRPr="0053165F" w:rsidRDefault="00912154" w:rsidP="0053165F">
      <w:pPr>
        <w:rPr>
          <w:ins w:id="1269" w:author="MUHAMMAD HAMAD" w:date="2025-03-26T13:46:00Z" w16du:dateUtc="2025-03-26T08:46:00Z"/>
          <w:rFonts w:ascii="Times New Roman" w:eastAsia="Times New Roman" w:hAnsi="Times New Roman" w:cs="Times New Roman"/>
          <w:sz w:val="27"/>
          <w:szCs w:val="27"/>
          <w:rPrChange w:id="1270" w:author="MUHAMMAD HAMAD" w:date="2025-03-26T13:56:00Z" w16du:dateUtc="2025-03-26T08:56:00Z">
            <w:rPr>
              <w:ins w:id="1271" w:author="MUHAMMAD HAMAD" w:date="2025-03-26T13:46:00Z" w16du:dateUtc="2025-03-26T08:46:00Z"/>
              <w:rFonts w:ascii="Times New Roman" w:eastAsia="Times New Roman" w:hAnsi="Times New Roman" w:cs="Times New Roman"/>
              <w:b/>
              <w:bCs/>
              <w:sz w:val="27"/>
              <w:szCs w:val="27"/>
            </w:rPr>
          </w:rPrChange>
        </w:rPr>
        <w:pPrChange w:id="127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37EA45E" w14:textId="77777777" w:rsidR="00912154" w:rsidRPr="0053165F" w:rsidRDefault="00912154" w:rsidP="0053165F">
      <w:pPr>
        <w:rPr>
          <w:ins w:id="1273" w:author="MUHAMMAD HAMAD" w:date="2025-03-26T13:46:00Z" w16du:dateUtc="2025-03-26T08:46:00Z"/>
          <w:rFonts w:ascii="Times New Roman" w:eastAsia="Times New Roman" w:hAnsi="Times New Roman" w:cs="Times New Roman"/>
          <w:sz w:val="27"/>
          <w:szCs w:val="27"/>
          <w:rPrChange w:id="1274" w:author="MUHAMMAD HAMAD" w:date="2025-03-26T13:56:00Z" w16du:dateUtc="2025-03-26T08:56:00Z">
            <w:rPr>
              <w:ins w:id="1275" w:author="MUHAMMAD HAMAD" w:date="2025-03-26T13:46:00Z" w16du:dateUtc="2025-03-26T08:46:00Z"/>
              <w:rFonts w:ascii="Times New Roman" w:eastAsia="Times New Roman" w:hAnsi="Times New Roman" w:cs="Times New Roman"/>
              <w:b/>
              <w:bCs/>
              <w:sz w:val="27"/>
              <w:szCs w:val="27"/>
            </w:rPr>
          </w:rPrChange>
        </w:rPr>
        <w:pPrChange w:id="127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77" w:author="MUHAMMAD HAMAD" w:date="2025-03-26T13:46:00Z" w16du:dateUtc="2025-03-26T08:46:00Z">
        <w:r w:rsidRPr="0053165F">
          <w:rPr>
            <w:rFonts w:ascii="Times New Roman" w:eastAsia="Times New Roman" w:hAnsi="Times New Roman" w:cs="Times New Roman"/>
            <w:sz w:val="27"/>
            <w:szCs w:val="27"/>
            <w:rPrChange w:id="1278" w:author="MUHAMMAD HAMAD" w:date="2025-03-26T13:56:00Z" w16du:dateUtc="2025-03-26T08:56:00Z">
              <w:rPr>
                <w:rFonts w:ascii="Times New Roman" w:eastAsia="Times New Roman" w:hAnsi="Times New Roman" w:cs="Times New Roman"/>
                <w:b/>
                <w:bCs/>
                <w:sz w:val="27"/>
                <w:szCs w:val="27"/>
              </w:rPr>
            </w:rPrChange>
          </w:rPr>
          <w:t>The system displays the feedback provided by the supervisor.</w:t>
        </w:r>
      </w:ins>
    </w:p>
    <w:p w14:paraId="6C7489FB" w14:textId="77777777" w:rsidR="00912154" w:rsidRPr="0053165F" w:rsidRDefault="00912154" w:rsidP="0053165F">
      <w:pPr>
        <w:rPr>
          <w:ins w:id="1279" w:author="MUHAMMAD HAMAD" w:date="2025-03-26T13:46:00Z" w16du:dateUtc="2025-03-26T08:46:00Z"/>
          <w:rFonts w:ascii="Times New Roman" w:eastAsia="Times New Roman" w:hAnsi="Times New Roman" w:cs="Times New Roman"/>
          <w:sz w:val="27"/>
          <w:szCs w:val="27"/>
          <w:rPrChange w:id="1280" w:author="MUHAMMAD HAMAD" w:date="2025-03-26T13:56:00Z" w16du:dateUtc="2025-03-26T08:56:00Z">
            <w:rPr>
              <w:ins w:id="1281" w:author="MUHAMMAD HAMAD" w:date="2025-03-26T13:46:00Z" w16du:dateUtc="2025-03-26T08:46:00Z"/>
              <w:rFonts w:ascii="Times New Roman" w:eastAsia="Times New Roman" w:hAnsi="Times New Roman" w:cs="Times New Roman"/>
              <w:b/>
              <w:bCs/>
              <w:sz w:val="27"/>
              <w:szCs w:val="27"/>
            </w:rPr>
          </w:rPrChange>
        </w:rPr>
        <w:pPrChange w:id="128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DDE483C" w14:textId="77777777" w:rsidR="00912154" w:rsidRPr="0053165F" w:rsidRDefault="00912154" w:rsidP="0053165F">
      <w:pPr>
        <w:rPr>
          <w:ins w:id="1283" w:author="MUHAMMAD HAMAD" w:date="2025-03-26T13:46:00Z" w16du:dateUtc="2025-03-26T08:46:00Z"/>
          <w:rFonts w:ascii="Times New Roman" w:eastAsia="Times New Roman" w:hAnsi="Times New Roman" w:cs="Times New Roman"/>
          <w:sz w:val="27"/>
          <w:szCs w:val="27"/>
          <w:rPrChange w:id="1284" w:author="MUHAMMAD HAMAD" w:date="2025-03-26T13:56:00Z" w16du:dateUtc="2025-03-26T08:56:00Z">
            <w:rPr>
              <w:ins w:id="1285" w:author="MUHAMMAD HAMAD" w:date="2025-03-26T13:46:00Z" w16du:dateUtc="2025-03-26T08:46:00Z"/>
              <w:rFonts w:ascii="Times New Roman" w:eastAsia="Times New Roman" w:hAnsi="Times New Roman" w:cs="Times New Roman"/>
              <w:b/>
              <w:bCs/>
              <w:sz w:val="27"/>
              <w:szCs w:val="27"/>
            </w:rPr>
          </w:rPrChange>
        </w:rPr>
        <w:pPrChange w:id="128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87" w:author="MUHAMMAD HAMAD" w:date="2025-03-26T13:46:00Z" w16du:dateUtc="2025-03-26T08:46:00Z">
        <w:r w:rsidRPr="0053165F">
          <w:rPr>
            <w:rFonts w:ascii="Times New Roman" w:eastAsia="Times New Roman" w:hAnsi="Times New Roman" w:cs="Times New Roman"/>
            <w:sz w:val="27"/>
            <w:szCs w:val="27"/>
            <w:rPrChange w:id="1288" w:author="MUHAMMAD HAMAD" w:date="2025-03-26T13:56:00Z" w16du:dateUtc="2025-03-26T08:56:00Z">
              <w:rPr>
                <w:rFonts w:ascii="Times New Roman" w:eastAsia="Times New Roman" w:hAnsi="Times New Roman" w:cs="Times New Roman"/>
                <w:b/>
                <w:bCs/>
                <w:sz w:val="27"/>
                <w:szCs w:val="27"/>
              </w:rPr>
            </w:rPrChange>
          </w:rPr>
          <w:t>Alternate Scenarios:</w:t>
        </w:r>
      </w:ins>
    </w:p>
    <w:p w14:paraId="63860EEB" w14:textId="77777777" w:rsidR="00912154" w:rsidRPr="0053165F" w:rsidRDefault="00912154" w:rsidP="0053165F">
      <w:pPr>
        <w:rPr>
          <w:ins w:id="1289" w:author="MUHAMMAD HAMAD" w:date="2025-03-26T13:46:00Z" w16du:dateUtc="2025-03-26T08:46:00Z"/>
          <w:rFonts w:ascii="Times New Roman" w:eastAsia="Times New Roman" w:hAnsi="Times New Roman" w:cs="Times New Roman"/>
          <w:sz w:val="27"/>
          <w:szCs w:val="27"/>
          <w:rPrChange w:id="1290" w:author="MUHAMMAD HAMAD" w:date="2025-03-26T13:56:00Z" w16du:dateUtc="2025-03-26T08:56:00Z">
            <w:rPr>
              <w:ins w:id="1291" w:author="MUHAMMAD HAMAD" w:date="2025-03-26T13:46:00Z" w16du:dateUtc="2025-03-26T08:46:00Z"/>
              <w:rFonts w:ascii="Times New Roman" w:eastAsia="Times New Roman" w:hAnsi="Times New Roman" w:cs="Times New Roman"/>
              <w:b/>
              <w:bCs/>
              <w:sz w:val="27"/>
              <w:szCs w:val="27"/>
            </w:rPr>
          </w:rPrChange>
        </w:rPr>
        <w:pPrChange w:id="129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8F74782" w14:textId="77777777" w:rsidR="00912154" w:rsidRPr="0053165F" w:rsidRDefault="00912154" w:rsidP="0053165F">
      <w:pPr>
        <w:rPr>
          <w:ins w:id="1293" w:author="MUHAMMAD HAMAD" w:date="2025-03-26T13:46:00Z" w16du:dateUtc="2025-03-26T08:46:00Z"/>
          <w:rFonts w:ascii="Times New Roman" w:eastAsia="Times New Roman" w:hAnsi="Times New Roman" w:cs="Times New Roman"/>
          <w:sz w:val="27"/>
          <w:szCs w:val="27"/>
          <w:rPrChange w:id="1294" w:author="MUHAMMAD HAMAD" w:date="2025-03-26T13:56:00Z" w16du:dateUtc="2025-03-26T08:56:00Z">
            <w:rPr>
              <w:ins w:id="1295" w:author="MUHAMMAD HAMAD" w:date="2025-03-26T13:46:00Z" w16du:dateUtc="2025-03-26T08:46:00Z"/>
              <w:rFonts w:ascii="Times New Roman" w:eastAsia="Times New Roman" w:hAnsi="Times New Roman" w:cs="Times New Roman"/>
              <w:b/>
              <w:bCs/>
              <w:sz w:val="27"/>
              <w:szCs w:val="27"/>
            </w:rPr>
          </w:rPrChange>
        </w:rPr>
        <w:pPrChange w:id="129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297" w:author="MUHAMMAD HAMAD" w:date="2025-03-26T13:46:00Z" w16du:dateUtc="2025-03-26T08:46:00Z">
        <w:r w:rsidRPr="0053165F">
          <w:rPr>
            <w:rFonts w:ascii="Times New Roman" w:eastAsia="Times New Roman" w:hAnsi="Times New Roman" w:cs="Times New Roman"/>
            <w:sz w:val="27"/>
            <w:szCs w:val="27"/>
            <w:rPrChange w:id="1298" w:author="MUHAMMAD HAMAD" w:date="2025-03-26T13:56:00Z" w16du:dateUtc="2025-03-26T08:56:00Z">
              <w:rPr>
                <w:rFonts w:ascii="Times New Roman" w:eastAsia="Times New Roman" w:hAnsi="Times New Roman" w:cs="Times New Roman"/>
                <w:b/>
                <w:bCs/>
                <w:sz w:val="27"/>
                <w:szCs w:val="27"/>
              </w:rPr>
            </w:rPrChange>
          </w:rPr>
          <w:t>Alternate 7.1: If feedback is missing or not yet available, the system informs the student accordingly.</w:t>
        </w:r>
      </w:ins>
    </w:p>
    <w:p w14:paraId="317EFC8D" w14:textId="77777777" w:rsidR="00912154" w:rsidRPr="0053165F" w:rsidRDefault="00912154" w:rsidP="0053165F">
      <w:pPr>
        <w:rPr>
          <w:ins w:id="1299" w:author="MUHAMMAD HAMAD" w:date="2025-03-26T13:46:00Z" w16du:dateUtc="2025-03-26T08:46:00Z"/>
          <w:rFonts w:ascii="Times New Roman" w:eastAsia="Times New Roman" w:hAnsi="Times New Roman" w:cs="Times New Roman"/>
          <w:sz w:val="27"/>
          <w:szCs w:val="27"/>
          <w:rPrChange w:id="1300" w:author="MUHAMMAD HAMAD" w:date="2025-03-26T13:56:00Z" w16du:dateUtc="2025-03-26T08:56:00Z">
            <w:rPr>
              <w:ins w:id="1301" w:author="MUHAMMAD HAMAD" w:date="2025-03-26T13:46:00Z" w16du:dateUtc="2025-03-26T08:46:00Z"/>
              <w:rFonts w:ascii="Times New Roman" w:eastAsia="Times New Roman" w:hAnsi="Times New Roman" w:cs="Times New Roman"/>
              <w:b/>
              <w:bCs/>
              <w:sz w:val="27"/>
              <w:szCs w:val="27"/>
            </w:rPr>
          </w:rPrChange>
        </w:rPr>
        <w:pPrChange w:id="130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FAB7B25" w14:textId="77777777" w:rsidR="00912154" w:rsidRPr="0053165F" w:rsidRDefault="00912154" w:rsidP="0053165F">
      <w:pPr>
        <w:rPr>
          <w:ins w:id="1303" w:author="MUHAMMAD HAMAD" w:date="2025-03-26T13:46:00Z" w16du:dateUtc="2025-03-26T08:46:00Z"/>
          <w:rFonts w:ascii="Times New Roman" w:eastAsia="Times New Roman" w:hAnsi="Times New Roman" w:cs="Times New Roman"/>
          <w:sz w:val="27"/>
          <w:szCs w:val="27"/>
          <w:rPrChange w:id="1304" w:author="MUHAMMAD HAMAD" w:date="2025-03-26T13:56:00Z" w16du:dateUtc="2025-03-26T08:56:00Z">
            <w:rPr>
              <w:ins w:id="1305" w:author="MUHAMMAD HAMAD" w:date="2025-03-26T13:46:00Z" w16du:dateUtc="2025-03-26T08:46:00Z"/>
              <w:rFonts w:ascii="Times New Roman" w:eastAsia="Times New Roman" w:hAnsi="Times New Roman" w:cs="Times New Roman"/>
              <w:b/>
              <w:bCs/>
              <w:sz w:val="27"/>
              <w:szCs w:val="27"/>
            </w:rPr>
          </w:rPrChange>
        </w:rPr>
        <w:pPrChange w:id="130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307" w:author="MUHAMMAD HAMAD" w:date="2025-03-26T13:46:00Z" w16du:dateUtc="2025-03-26T08:46:00Z">
        <w:r w:rsidRPr="0053165F">
          <w:rPr>
            <w:rFonts w:ascii="Times New Roman" w:eastAsia="Times New Roman" w:hAnsi="Times New Roman" w:cs="Times New Roman"/>
            <w:sz w:val="27"/>
            <w:szCs w:val="27"/>
            <w:rPrChange w:id="1308" w:author="MUHAMMAD HAMAD" w:date="2025-03-26T13:56:00Z" w16du:dateUtc="2025-03-26T08:56:00Z">
              <w:rPr>
                <w:rFonts w:ascii="Times New Roman" w:eastAsia="Times New Roman" w:hAnsi="Times New Roman" w:cs="Times New Roman"/>
                <w:b/>
                <w:bCs/>
                <w:sz w:val="27"/>
                <w:szCs w:val="27"/>
              </w:rPr>
            </w:rPrChange>
          </w:rPr>
          <w:t>Alternate 7.2: If the student wishes to respond to the feedback, the system provides an option to send a query to the supervisor.</w:t>
        </w:r>
      </w:ins>
    </w:p>
    <w:p w14:paraId="20A0370D" w14:textId="77777777" w:rsidR="00912154" w:rsidRPr="0053165F" w:rsidRDefault="00912154" w:rsidP="0053165F">
      <w:pPr>
        <w:rPr>
          <w:ins w:id="1309" w:author="MUHAMMAD HAMAD" w:date="2025-03-26T13:46:00Z" w16du:dateUtc="2025-03-26T08:46:00Z"/>
          <w:rFonts w:ascii="Times New Roman" w:eastAsia="Times New Roman" w:hAnsi="Times New Roman" w:cs="Times New Roman"/>
          <w:sz w:val="27"/>
          <w:szCs w:val="27"/>
          <w:rPrChange w:id="1310" w:author="MUHAMMAD HAMAD" w:date="2025-03-26T13:56:00Z" w16du:dateUtc="2025-03-26T08:56:00Z">
            <w:rPr>
              <w:ins w:id="1311" w:author="MUHAMMAD HAMAD" w:date="2025-03-26T13:46:00Z" w16du:dateUtc="2025-03-26T08:46:00Z"/>
              <w:rFonts w:ascii="Times New Roman" w:eastAsia="Times New Roman" w:hAnsi="Times New Roman" w:cs="Times New Roman"/>
              <w:b/>
              <w:bCs/>
              <w:sz w:val="27"/>
              <w:szCs w:val="27"/>
            </w:rPr>
          </w:rPrChange>
        </w:rPr>
        <w:pPrChange w:id="131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D6CA3E5" w14:textId="77777777" w:rsidR="00912154" w:rsidRPr="0053165F" w:rsidRDefault="00912154" w:rsidP="0053165F">
      <w:pPr>
        <w:rPr>
          <w:ins w:id="1313" w:author="MUHAMMAD HAMAD" w:date="2025-03-26T13:46:00Z" w16du:dateUtc="2025-03-26T08:46:00Z"/>
          <w:rFonts w:ascii="Times New Roman" w:eastAsia="Times New Roman" w:hAnsi="Times New Roman" w:cs="Times New Roman"/>
          <w:sz w:val="27"/>
          <w:szCs w:val="27"/>
          <w:rPrChange w:id="1314" w:author="MUHAMMAD HAMAD" w:date="2025-03-26T13:56:00Z" w16du:dateUtc="2025-03-26T08:56:00Z">
            <w:rPr>
              <w:ins w:id="1315" w:author="MUHAMMAD HAMAD" w:date="2025-03-26T13:46:00Z" w16du:dateUtc="2025-03-26T08:46:00Z"/>
              <w:rFonts w:ascii="Times New Roman" w:eastAsia="Times New Roman" w:hAnsi="Times New Roman" w:cs="Times New Roman"/>
              <w:b/>
              <w:bCs/>
              <w:sz w:val="27"/>
              <w:szCs w:val="27"/>
            </w:rPr>
          </w:rPrChange>
        </w:rPr>
        <w:pPrChange w:id="131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317" w:author="MUHAMMAD HAMAD" w:date="2025-03-26T13:46:00Z" w16du:dateUtc="2025-03-26T08:46:00Z">
        <w:r w:rsidRPr="0053165F">
          <w:rPr>
            <w:rFonts w:ascii="Times New Roman" w:eastAsia="Times New Roman" w:hAnsi="Times New Roman" w:cs="Times New Roman"/>
            <w:sz w:val="27"/>
            <w:szCs w:val="27"/>
            <w:rPrChange w:id="1318" w:author="MUHAMMAD HAMAD" w:date="2025-03-26T13:56:00Z" w16du:dateUtc="2025-03-26T08:56:00Z">
              <w:rPr>
                <w:rFonts w:ascii="Times New Roman" w:eastAsia="Times New Roman" w:hAnsi="Times New Roman" w:cs="Times New Roman"/>
                <w:b/>
                <w:bCs/>
                <w:sz w:val="27"/>
                <w:szCs w:val="27"/>
              </w:rPr>
            </w:rPrChange>
          </w:rPr>
          <w:t>Postconditions:</w:t>
        </w:r>
      </w:ins>
    </w:p>
    <w:p w14:paraId="0BD86E8C" w14:textId="77777777" w:rsidR="00912154" w:rsidRPr="0053165F" w:rsidRDefault="00912154" w:rsidP="0053165F">
      <w:pPr>
        <w:rPr>
          <w:ins w:id="1319" w:author="MUHAMMAD HAMAD" w:date="2025-03-26T13:46:00Z" w16du:dateUtc="2025-03-26T08:46:00Z"/>
          <w:rFonts w:ascii="Times New Roman" w:eastAsia="Times New Roman" w:hAnsi="Times New Roman" w:cs="Times New Roman"/>
          <w:sz w:val="27"/>
          <w:szCs w:val="27"/>
          <w:rPrChange w:id="1320" w:author="MUHAMMAD HAMAD" w:date="2025-03-26T13:56:00Z" w16du:dateUtc="2025-03-26T08:56:00Z">
            <w:rPr>
              <w:ins w:id="1321" w:author="MUHAMMAD HAMAD" w:date="2025-03-26T13:46:00Z" w16du:dateUtc="2025-03-26T08:46:00Z"/>
              <w:rFonts w:ascii="Times New Roman" w:eastAsia="Times New Roman" w:hAnsi="Times New Roman" w:cs="Times New Roman"/>
              <w:b/>
              <w:bCs/>
              <w:sz w:val="27"/>
              <w:szCs w:val="27"/>
            </w:rPr>
          </w:rPrChange>
        </w:rPr>
        <w:pPrChange w:id="132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915A8FC" w14:textId="77777777" w:rsidR="00912154" w:rsidRPr="0053165F" w:rsidRDefault="00912154" w:rsidP="0053165F">
      <w:pPr>
        <w:rPr>
          <w:ins w:id="1323" w:author="MUHAMMAD HAMAD" w:date="2025-03-26T13:46:00Z" w16du:dateUtc="2025-03-26T08:46:00Z"/>
          <w:rFonts w:ascii="Times New Roman" w:eastAsia="Times New Roman" w:hAnsi="Times New Roman" w:cs="Times New Roman"/>
          <w:sz w:val="27"/>
          <w:szCs w:val="27"/>
          <w:rPrChange w:id="1324" w:author="MUHAMMAD HAMAD" w:date="2025-03-26T13:56:00Z" w16du:dateUtc="2025-03-26T08:56:00Z">
            <w:rPr>
              <w:ins w:id="1325" w:author="MUHAMMAD HAMAD" w:date="2025-03-26T13:46:00Z" w16du:dateUtc="2025-03-26T08:46:00Z"/>
              <w:rFonts w:ascii="Times New Roman" w:eastAsia="Times New Roman" w:hAnsi="Times New Roman" w:cs="Times New Roman"/>
              <w:b/>
              <w:bCs/>
              <w:sz w:val="27"/>
              <w:szCs w:val="27"/>
            </w:rPr>
          </w:rPrChange>
        </w:rPr>
        <w:pPrChange w:id="132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1327" w:author="MUHAMMAD HAMAD" w:date="2025-03-26T13:46:00Z" w16du:dateUtc="2025-03-26T08:46:00Z">
        <w:r w:rsidRPr="0053165F">
          <w:rPr>
            <w:rFonts w:ascii="Times New Roman" w:eastAsia="Times New Roman" w:hAnsi="Times New Roman" w:cs="Times New Roman"/>
            <w:sz w:val="27"/>
            <w:szCs w:val="27"/>
            <w:rPrChange w:id="1328" w:author="MUHAMMAD HAMAD" w:date="2025-03-26T13:56:00Z" w16du:dateUtc="2025-03-26T08:56:00Z">
              <w:rPr>
                <w:rFonts w:ascii="Times New Roman" w:eastAsia="Times New Roman" w:hAnsi="Times New Roman" w:cs="Times New Roman"/>
                <w:b/>
                <w:bCs/>
                <w:sz w:val="27"/>
                <w:szCs w:val="27"/>
              </w:rPr>
            </w:rPrChange>
          </w:rPr>
          <w:t>The student successfully views the feedback.</w:t>
        </w:r>
      </w:ins>
    </w:p>
    <w:p w14:paraId="1F0080E6" w14:textId="77777777" w:rsidR="00912154" w:rsidRPr="0053165F" w:rsidRDefault="00912154" w:rsidP="0053165F">
      <w:pPr>
        <w:rPr>
          <w:ins w:id="1329" w:author="MUHAMMAD HAMAD" w:date="2025-03-26T13:46:00Z" w16du:dateUtc="2025-03-26T08:46:00Z"/>
          <w:rFonts w:ascii="Times New Roman" w:eastAsia="Times New Roman" w:hAnsi="Times New Roman" w:cs="Times New Roman"/>
          <w:sz w:val="27"/>
          <w:szCs w:val="27"/>
          <w:rPrChange w:id="1330" w:author="MUHAMMAD HAMAD" w:date="2025-03-26T13:56:00Z" w16du:dateUtc="2025-03-26T08:56:00Z">
            <w:rPr>
              <w:ins w:id="1331" w:author="MUHAMMAD HAMAD" w:date="2025-03-26T13:46:00Z" w16du:dateUtc="2025-03-26T08:46:00Z"/>
              <w:rFonts w:ascii="Times New Roman" w:eastAsia="Times New Roman" w:hAnsi="Times New Roman" w:cs="Times New Roman"/>
              <w:b/>
              <w:bCs/>
              <w:sz w:val="27"/>
              <w:szCs w:val="27"/>
            </w:rPr>
          </w:rPrChange>
        </w:rPr>
        <w:pPrChange w:id="133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1AE6C6C" w14:textId="185D54CD" w:rsidR="00A408CF" w:rsidRPr="00DA6DAD" w:rsidDel="00912154" w:rsidRDefault="00912154" w:rsidP="0053165F">
      <w:pPr>
        <w:rPr>
          <w:del w:id="1333" w:author="MUHAMMAD HAMAD" w:date="2025-03-26T13:46:00Z" w16du:dateUtc="2025-03-26T08:46:00Z"/>
          <w:rFonts w:ascii="Times New Roman" w:eastAsia="Times New Roman" w:hAnsi="Times New Roman" w:cs="Times New Roman"/>
          <w:b/>
          <w:bCs/>
          <w:sz w:val="27"/>
          <w:szCs w:val="27"/>
          <w:rPrChange w:id="1334" w:author="Tayyab Mehboob" w:date="2025-03-26T13:15:00Z" w16du:dateUtc="2025-03-26T08:15:00Z">
            <w:rPr>
              <w:del w:id="1335" w:author="MUHAMMAD HAMAD" w:date="2025-03-26T13:46:00Z" w16du:dateUtc="2025-03-26T08:46:00Z"/>
            </w:rPr>
          </w:rPrChange>
        </w:rPr>
        <w:pPrChange w:id="1336" w:author="MUHAMMAD HAMAD" w:date="2025-03-26T13:56:00Z" w16du:dateUtc="2025-03-26T08:56:00Z">
          <w:pPr>
            <w:spacing w:before="100" w:beforeAutospacing="1" w:after="100" w:afterAutospacing="1" w:line="240" w:lineRule="auto"/>
            <w:outlineLvl w:val="2"/>
          </w:pPr>
        </w:pPrChange>
      </w:pPr>
      <w:ins w:id="1337" w:author="MUHAMMAD HAMAD" w:date="2025-03-26T13:46:00Z" w16du:dateUtc="2025-03-26T08:46:00Z">
        <w:r w:rsidRPr="0053165F">
          <w:rPr>
            <w:rFonts w:ascii="Times New Roman" w:eastAsia="Times New Roman" w:hAnsi="Times New Roman" w:cs="Times New Roman"/>
            <w:sz w:val="27"/>
            <w:szCs w:val="27"/>
            <w:rPrChange w:id="1338" w:author="MUHAMMAD HAMAD" w:date="2025-03-26T13:56:00Z" w16du:dateUtc="2025-03-26T08:56:00Z">
              <w:rPr>
                <w:rFonts w:ascii="Times New Roman" w:eastAsia="Times New Roman" w:hAnsi="Times New Roman" w:cs="Times New Roman"/>
                <w:b/>
                <w:bCs/>
                <w:sz w:val="27"/>
                <w:szCs w:val="27"/>
              </w:rPr>
            </w:rPrChange>
          </w:rPr>
          <w:lastRenderedPageBreak/>
          <w:t>If applicable, the student may initiate further communication with the supervisor regarding the feedbac</w:t>
        </w:r>
      </w:ins>
      <w:ins w:id="1339" w:author="MUHAMMAD HAMAD" w:date="2025-03-26T13:56:00Z" w16du:dateUtc="2025-03-26T08:56:00Z">
        <w:r w:rsidR="0053165F" w:rsidRPr="0053165F">
          <w:rPr>
            <w:rFonts w:ascii="Times New Roman" w:eastAsia="Times New Roman" w:hAnsi="Times New Roman" w:cs="Times New Roman"/>
            <w:sz w:val="27"/>
            <w:szCs w:val="27"/>
            <w:rPrChange w:id="1340" w:author="MUHAMMAD HAMAD" w:date="2025-03-26T13:56:00Z" w16du:dateUtc="2025-03-26T08:56:00Z">
              <w:rPr>
                <w:rFonts w:ascii="Times New Roman" w:eastAsia="Times New Roman" w:hAnsi="Times New Roman" w:cs="Times New Roman"/>
                <w:b/>
                <w:bCs/>
                <w:sz w:val="27"/>
                <w:szCs w:val="27"/>
              </w:rPr>
            </w:rPrChange>
          </w:rPr>
          <w:t>k</w:t>
        </w:r>
        <w:r w:rsidR="0053165F">
          <w:rPr>
            <w:rFonts w:ascii="Times New Roman" w:eastAsia="Times New Roman" w:hAnsi="Times New Roman" w:cs="Times New Roman"/>
            <w:b/>
            <w:bCs/>
            <w:sz w:val="27"/>
            <w:szCs w:val="27"/>
          </w:rPr>
          <w:br/>
        </w:r>
      </w:ins>
      <w:del w:id="1341" w:author="MUHAMMAD HAMAD" w:date="2025-03-26T13:46:00Z" w16du:dateUtc="2025-03-26T08:46:00Z">
        <w:r w:rsidR="00A408CF" w:rsidRPr="00DA6DAD" w:rsidDel="00912154">
          <w:rPr>
            <w:rFonts w:ascii="Times New Roman" w:eastAsia="Times New Roman" w:hAnsi="Times New Roman" w:cs="Times New Roman"/>
            <w:b/>
            <w:bCs/>
            <w:sz w:val="27"/>
            <w:szCs w:val="27"/>
            <w:rPrChange w:id="1342" w:author="Tayyab Mehboob" w:date="2025-03-26T13:15:00Z" w16du:dateUtc="2025-03-26T08:15:00Z">
              <w:rPr/>
            </w:rPrChange>
          </w:rPr>
          <w:delText>7.1.1 User Registration (Student and Supervisor</w:delText>
        </w:r>
      </w:del>
      <w:ins w:id="1343" w:author="Tayyab Mehboob" w:date="2025-03-26T13:15:00Z" w16du:dateUtc="2025-03-26T08:15:00Z">
        <w:del w:id="1344" w:author="MUHAMMAD HAMAD" w:date="2025-03-26T13:46:00Z" w16du:dateUtc="2025-03-26T08:46:00Z">
          <w:r w:rsidR="00DA6DAD" w:rsidRPr="00DA6DAD" w:rsidDel="00912154">
            <w:rPr>
              <w:rFonts w:ascii="Times New Roman" w:eastAsia="Times New Roman" w:hAnsi="Times New Roman" w:cs="Times New Roman"/>
              <w:b/>
              <w:bCs/>
              <w:sz w:val="27"/>
              <w:szCs w:val="27"/>
              <w:rPrChange w:id="1345" w:author="Tayyab Mehboob" w:date="2025-03-26T13:15:00Z" w16du:dateUtc="2025-03-26T08:15:00Z">
                <w:rPr/>
              </w:rPrChange>
            </w:rPr>
            <w:delText>Administration</w:delText>
          </w:r>
        </w:del>
      </w:ins>
      <w:del w:id="1346" w:author="MUHAMMAD HAMAD" w:date="2025-03-26T13:46:00Z" w16du:dateUtc="2025-03-26T08:46:00Z">
        <w:r w:rsidR="00A408CF" w:rsidRPr="00DA6DAD" w:rsidDel="00912154">
          <w:rPr>
            <w:rFonts w:ascii="Times New Roman" w:eastAsia="Times New Roman" w:hAnsi="Times New Roman" w:cs="Times New Roman"/>
            <w:b/>
            <w:bCs/>
            <w:sz w:val="27"/>
            <w:szCs w:val="27"/>
            <w:rPrChange w:id="1347" w:author="Tayyab Mehboob" w:date="2025-03-26T13:15:00Z" w16du:dateUtc="2025-03-26T08:15:00Z">
              <w:rPr/>
            </w:rPrChange>
          </w:rPr>
          <w:delText>)</w:delText>
        </w:r>
      </w:del>
    </w:p>
    <w:p w14:paraId="2B825BDA" w14:textId="309455EA" w:rsidR="00A408CF" w:rsidRPr="00A408CF" w:rsidDel="00912154" w:rsidRDefault="00A408CF" w:rsidP="00A408CF">
      <w:pPr>
        <w:numPr>
          <w:ilvl w:val="0"/>
          <w:numId w:val="10"/>
        </w:numPr>
        <w:spacing w:before="100" w:beforeAutospacing="1" w:after="100" w:afterAutospacing="1" w:line="240" w:lineRule="auto"/>
        <w:rPr>
          <w:del w:id="1348" w:author="MUHAMMAD HAMAD" w:date="2025-03-26T13:46:00Z" w16du:dateUtc="2025-03-26T08:46:00Z"/>
          <w:rFonts w:ascii="Times New Roman" w:eastAsia="Times New Roman" w:hAnsi="Times New Roman" w:cs="Times New Roman"/>
          <w:sz w:val="24"/>
          <w:szCs w:val="24"/>
        </w:rPr>
      </w:pPr>
      <w:del w:id="1349" w:author="MUHAMMAD HAMAD" w:date="2025-03-26T13:46:00Z" w16du:dateUtc="2025-03-26T08:46:00Z">
        <w:r w:rsidRPr="00A408CF" w:rsidDel="00912154">
          <w:rPr>
            <w:rFonts w:ascii="Times New Roman" w:eastAsia="Times New Roman" w:hAnsi="Times New Roman" w:cs="Times New Roman"/>
            <w:b/>
            <w:bCs/>
            <w:sz w:val="24"/>
            <w:szCs w:val="24"/>
          </w:rPr>
          <w:delText>Primary Actors:</w:delText>
        </w:r>
        <w:r w:rsidRPr="00A408CF" w:rsidDel="00912154">
          <w:rPr>
            <w:rFonts w:ascii="Times New Roman" w:eastAsia="Times New Roman" w:hAnsi="Times New Roman" w:cs="Times New Roman"/>
            <w:sz w:val="24"/>
            <w:szCs w:val="24"/>
          </w:rPr>
          <w:br/>
          <w:delText>Student, Supervisor</w:delText>
        </w:r>
      </w:del>
      <w:ins w:id="1350" w:author="Tayyab Mehboob" w:date="2025-03-26T13:14:00Z" w16du:dateUtc="2025-03-26T08:14:00Z">
        <w:del w:id="1351" w:author="MUHAMMAD HAMAD" w:date="2025-03-26T13:46:00Z" w16du:dateUtc="2025-03-26T08:46:00Z">
          <w:r w:rsidR="00DA6DAD" w:rsidDel="00912154">
            <w:rPr>
              <w:rFonts w:ascii="Times New Roman" w:eastAsia="Times New Roman" w:hAnsi="Times New Roman" w:cs="Times New Roman"/>
              <w:sz w:val="24"/>
              <w:szCs w:val="24"/>
            </w:rPr>
            <w:delText>Administration</w:delText>
          </w:r>
        </w:del>
      </w:ins>
    </w:p>
    <w:p w14:paraId="430A9442" w14:textId="63F1E4CA" w:rsidR="00A408CF" w:rsidRPr="00A408CF" w:rsidDel="00912154" w:rsidRDefault="00A408CF" w:rsidP="00A408CF">
      <w:pPr>
        <w:numPr>
          <w:ilvl w:val="0"/>
          <w:numId w:val="10"/>
        </w:numPr>
        <w:spacing w:before="100" w:beforeAutospacing="1" w:after="100" w:afterAutospacing="1" w:line="240" w:lineRule="auto"/>
        <w:rPr>
          <w:del w:id="1352" w:author="MUHAMMAD HAMAD" w:date="2025-03-26T13:46:00Z" w16du:dateUtc="2025-03-26T08:46:00Z"/>
          <w:rFonts w:ascii="Times New Roman" w:eastAsia="Times New Roman" w:hAnsi="Times New Roman" w:cs="Times New Roman"/>
          <w:sz w:val="24"/>
          <w:szCs w:val="24"/>
        </w:rPr>
      </w:pPr>
      <w:del w:id="1353" w:author="MUHAMMAD HAMAD" w:date="2025-03-26T13:46:00Z" w16du:dateUtc="2025-03-26T08:46:00Z">
        <w:r w:rsidRPr="00A408CF" w:rsidDel="00912154">
          <w:rPr>
            <w:rFonts w:ascii="Times New Roman" w:eastAsia="Times New Roman" w:hAnsi="Times New Roman" w:cs="Times New Roman"/>
            <w:b/>
            <w:bCs/>
            <w:sz w:val="24"/>
            <w:szCs w:val="24"/>
          </w:rPr>
          <w:delText>Description:</w:delText>
        </w:r>
        <w:r w:rsidRPr="00A408CF" w:rsidDel="00912154">
          <w:rPr>
            <w:rFonts w:ascii="Times New Roman" w:eastAsia="Times New Roman" w:hAnsi="Times New Roman" w:cs="Times New Roman"/>
            <w:sz w:val="24"/>
            <w:szCs w:val="24"/>
          </w:rPr>
          <w:br/>
          <w:delText>Users must be able to register by providing their name, email address, password, and role (student or supervisor</w:delText>
        </w:r>
      </w:del>
      <w:ins w:id="1354" w:author="Tayyab Mehboob" w:date="2025-03-26T13:15:00Z" w16du:dateUtc="2025-03-26T08:15:00Z">
        <w:del w:id="1355" w:author="MUHAMMAD HAMAD" w:date="2025-03-26T13:46:00Z" w16du:dateUtc="2025-03-26T08:46:00Z">
          <w:r w:rsidR="00DA6DAD" w:rsidDel="00912154">
            <w:rPr>
              <w:rFonts w:ascii="Times New Roman" w:eastAsia="Times New Roman" w:hAnsi="Times New Roman" w:cs="Times New Roman"/>
              <w:sz w:val="24"/>
              <w:szCs w:val="24"/>
            </w:rPr>
            <w:delText>Administration</w:delText>
          </w:r>
        </w:del>
      </w:ins>
      <w:del w:id="1356" w:author="MUHAMMAD HAMAD" w:date="2025-03-26T13:46:00Z" w16du:dateUtc="2025-03-26T08:46:00Z">
        <w:r w:rsidRPr="00A408CF" w:rsidDel="00912154">
          <w:rPr>
            <w:rFonts w:ascii="Times New Roman" w:eastAsia="Times New Roman" w:hAnsi="Times New Roman" w:cs="Times New Roman"/>
            <w:sz w:val="24"/>
            <w:szCs w:val="24"/>
          </w:rPr>
          <w:delText>). The system should validate user input, send confirmation emails, and create user profiles upon successful verification.</w:delText>
        </w:r>
      </w:del>
    </w:p>
    <w:p w14:paraId="07E68E8F" w14:textId="11DDBC8A" w:rsidR="00A408CF" w:rsidRPr="00A408CF" w:rsidDel="00912154" w:rsidRDefault="00A408CF" w:rsidP="00A408CF">
      <w:pPr>
        <w:numPr>
          <w:ilvl w:val="0"/>
          <w:numId w:val="10"/>
        </w:numPr>
        <w:spacing w:before="100" w:beforeAutospacing="1" w:after="100" w:afterAutospacing="1" w:line="240" w:lineRule="auto"/>
        <w:rPr>
          <w:del w:id="1357" w:author="MUHAMMAD HAMAD" w:date="2025-03-26T13:46:00Z" w16du:dateUtc="2025-03-26T08:46:00Z"/>
          <w:rFonts w:ascii="Times New Roman" w:eastAsia="Times New Roman" w:hAnsi="Times New Roman" w:cs="Times New Roman"/>
          <w:sz w:val="24"/>
          <w:szCs w:val="24"/>
        </w:rPr>
      </w:pPr>
      <w:del w:id="1358" w:author="MUHAMMAD HAMAD" w:date="2025-03-26T13:46:00Z" w16du:dateUtc="2025-03-26T08:46:00Z">
        <w:r w:rsidRPr="00A408CF" w:rsidDel="00912154">
          <w:rPr>
            <w:rFonts w:ascii="Times New Roman" w:eastAsia="Times New Roman" w:hAnsi="Times New Roman" w:cs="Times New Roman"/>
            <w:b/>
            <w:bCs/>
            <w:sz w:val="24"/>
            <w:szCs w:val="24"/>
          </w:rPr>
          <w:delText>Preconditions:</w:delText>
        </w:r>
        <w:r w:rsidRPr="00A408CF" w:rsidDel="00912154">
          <w:rPr>
            <w:rFonts w:ascii="Times New Roman" w:eastAsia="Times New Roman" w:hAnsi="Times New Roman" w:cs="Times New Roman"/>
            <w:sz w:val="24"/>
            <w:szCs w:val="24"/>
          </w:rPr>
          <w:br/>
          <w:delText>The user must have access to a valid email account.</w:delText>
        </w:r>
      </w:del>
    </w:p>
    <w:p w14:paraId="32F7AA9D" w14:textId="74D199D7" w:rsidR="00A408CF" w:rsidRPr="00A408CF" w:rsidDel="00912154" w:rsidRDefault="00A408CF" w:rsidP="00A408CF">
      <w:pPr>
        <w:numPr>
          <w:ilvl w:val="0"/>
          <w:numId w:val="10"/>
        </w:numPr>
        <w:spacing w:before="100" w:beforeAutospacing="1" w:after="100" w:afterAutospacing="1" w:line="240" w:lineRule="auto"/>
        <w:rPr>
          <w:del w:id="1359" w:author="MUHAMMAD HAMAD" w:date="2025-03-26T13:46:00Z" w16du:dateUtc="2025-03-26T08:46:00Z"/>
          <w:rFonts w:ascii="Times New Roman" w:eastAsia="Times New Roman" w:hAnsi="Times New Roman" w:cs="Times New Roman"/>
          <w:sz w:val="24"/>
          <w:szCs w:val="24"/>
        </w:rPr>
      </w:pPr>
      <w:del w:id="1360" w:author="MUHAMMAD HAMAD" w:date="2025-03-26T13:46:00Z" w16du:dateUtc="2025-03-26T08:46:00Z">
        <w:r w:rsidRPr="00A408CF" w:rsidDel="00912154">
          <w:rPr>
            <w:rFonts w:ascii="Times New Roman" w:eastAsia="Times New Roman" w:hAnsi="Times New Roman" w:cs="Times New Roman"/>
            <w:b/>
            <w:bCs/>
            <w:sz w:val="24"/>
            <w:szCs w:val="24"/>
          </w:rPr>
          <w:delText>Postconditions:</w:delText>
        </w:r>
        <w:r w:rsidRPr="00A408CF" w:rsidDel="00912154">
          <w:rPr>
            <w:rFonts w:ascii="Times New Roman" w:eastAsia="Times New Roman" w:hAnsi="Times New Roman" w:cs="Times New Roman"/>
            <w:sz w:val="24"/>
            <w:szCs w:val="24"/>
          </w:rPr>
          <w:br/>
          <w:delText>A new user account is created and stored in the system's user database.</w:delText>
        </w:r>
      </w:del>
    </w:p>
    <w:p w14:paraId="62591862" w14:textId="4A2BF1C2" w:rsidR="00A408CF" w:rsidRPr="00A408CF" w:rsidDel="00912154" w:rsidRDefault="00A408CF" w:rsidP="00A408CF">
      <w:pPr>
        <w:numPr>
          <w:ilvl w:val="0"/>
          <w:numId w:val="10"/>
        </w:numPr>
        <w:spacing w:before="100" w:beforeAutospacing="1" w:after="100" w:afterAutospacing="1" w:line="240" w:lineRule="auto"/>
        <w:rPr>
          <w:del w:id="1361" w:author="MUHAMMAD HAMAD" w:date="2025-03-26T13:46:00Z" w16du:dateUtc="2025-03-26T08:46:00Z"/>
          <w:rFonts w:ascii="Times New Roman" w:eastAsia="Times New Roman" w:hAnsi="Times New Roman" w:cs="Times New Roman"/>
          <w:sz w:val="24"/>
          <w:szCs w:val="24"/>
        </w:rPr>
      </w:pPr>
      <w:del w:id="1362" w:author="MUHAMMAD HAMAD" w:date="2025-03-26T13:46:00Z" w16du:dateUtc="2025-03-26T08:46:00Z">
        <w:r w:rsidRPr="00A408CF" w:rsidDel="00912154">
          <w:rPr>
            <w:rFonts w:ascii="Times New Roman" w:eastAsia="Times New Roman" w:hAnsi="Times New Roman" w:cs="Times New Roman"/>
            <w:b/>
            <w:bCs/>
            <w:sz w:val="24"/>
            <w:szCs w:val="24"/>
          </w:rPr>
          <w:delText>Alternate Scenarios:</w:delText>
        </w:r>
      </w:del>
    </w:p>
    <w:p w14:paraId="0F094F28" w14:textId="3132EE4B" w:rsidR="00A408CF" w:rsidRPr="00A408CF" w:rsidDel="00912154" w:rsidRDefault="00A408CF" w:rsidP="00A408CF">
      <w:pPr>
        <w:numPr>
          <w:ilvl w:val="1"/>
          <w:numId w:val="10"/>
        </w:numPr>
        <w:spacing w:before="100" w:beforeAutospacing="1" w:after="100" w:afterAutospacing="1" w:line="240" w:lineRule="auto"/>
        <w:rPr>
          <w:del w:id="1363" w:author="MUHAMMAD HAMAD" w:date="2025-03-26T13:46:00Z" w16du:dateUtc="2025-03-26T08:46:00Z"/>
          <w:rFonts w:ascii="Times New Roman" w:eastAsia="Times New Roman" w:hAnsi="Times New Roman" w:cs="Times New Roman"/>
          <w:sz w:val="24"/>
          <w:szCs w:val="24"/>
        </w:rPr>
      </w:pPr>
      <w:del w:id="1364" w:author="MUHAMMAD HAMAD" w:date="2025-03-26T13:46:00Z" w16du:dateUtc="2025-03-26T08:46:00Z">
        <w:r w:rsidRPr="00A408CF" w:rsidDel="00912154">
          <w:rPr>
            <w:rFonts w:ascii="Times New Roman" w:eastAsia="Times New Roman" w:hAnsi="Times New Roman" w:cs="Times New Roman"/>
            <w:sz w:val="24"/>
            <w:szCs w:val="24"/>
          </w:rPr>
          <w:delText>If the email is invalid or already registered, the system displays an error message and prompts for correction.</w:delText>
        </w:r>
      </w:del>
    </w:p>
    <w:p w14:paraId="732E660E" w14:textId="524F3DC7" w:rsidR="00A408CF" w:rsidRPr="00A408CF" w:rsidDel="00912154" w:rsidRDefault="00A408CF" w:rsidP="00A408CF">
      <w:pPr>
        <w:numPr>
          <w:ilvl w:val="1"/>
          <w:numId w:val="10"/>
        </w:numPr>
        <w:spacing w:before="100" w:beforeAutospacing="1" w:after="100" w:afterAutospacing="1" w:line="240" w:lineRule="auto"/>
        <w:rPr>
          <w:del w:id="1365" w:author="MUHAMMAD HAMAD" w:date="2025-03-26T13:46:00Z" w16du:dateUtc="2025-03-26T08:46:00Z"/>
          <w:rFonts w:ascii="Times New Roman" w:eastAsia="Times New Roman" w:hAnsi="Times New Roman" w:cs="Times New Roman"/>
          <w:sz w:val="24"/>
          <w:szCs w:val="24"/>
        </w:rPr>
      </w:pPr>
      <w:del w:id="1366" w:author="MUHAMMAD HAMAD" w:date="2025-03-26T13:46:00Z" w16du:dateUtc="2025-03-26T08:46:00Z">
        <w:r w:rsidRPr="00A408CF" w:rsidDel="00912154">
          <w:rPr>
            <w:rFonts w:ascii="Times New Roman" w:eastAsia="Times New Roman" w:hAnsi="Times New Roman" w:cs="Times New Roman"/>
            <w:sz w:val="24"/>
            <w:szCs w:val="24"/>
          </w:rPr>
          <w:delText>If the password does not meet security criteria, the system asks the user to choose a stronger password.</w:delText>
        </w:r>
      </w:del>
    </w:p>
    <w:p w14:paraId="560E0D96" w14:textId="3869125D" w:rsidR="00A408CF" w:rsidRPr="00A408CF" w:rsidDel="00912154" w:rsidRDefault="00A408CF" w:rsidP="00A408CF">
      <w:pPr>
        <w:spacing w:before="100" w:beforeAutospacing="1" w:after="100" w:afterAutospacing="1" w:line="240" w:lineRule="auto"/>
        <w:outlineLvl w:val="2"/>
        <w:rPr>
          <w:del w:id="1367" w:author="MUHAMMAD HAMAD" w:date="2025-03-26T13:46:00Z" w16du:dateUtc="2025-03-26T08:46:00Z"/>
          <w:rFonts w:ascii="Times New Roman" w:eastAsia="Times New Roman" w:hAnsi="Times New Roman" w:cs="Times New Roman"/>
          <w:b/>
          <w:bCs/>
          <w:sz w:val="27"/>
          <w:szCs w:val="27"/>
        </w:rPr>
      </w:pPr>
      <w:del w:id="1368" w:author="MUHAMMAD HAMAD" w:date="2025-03-26T13:44:00Z" w16du:dateUtc="2025-03-26T08:44:00Z">
        <w:r w:rsidRPr="00A408CF" w:rsidDel="00912154">
          <w:rPr>
            <w:rFonts w:ascii="Times New Roman" w:eastAsia="Times New Roman" w:hAnsi="Times New Roman" w:cs="Times New Roman"/>
            <w:b/>
            <w:bCs/>
            <w:sz w:val="27"/>
            <w:szCs w:val="27"/>
          </w:rPr>
          <w:delText>7.1.2</w:delText>
        </w:r>
      </w:del>
      <w:del w:id="1369" w:author="MUHAMMAD HAMAD" w:date="2025-03-26T13:46:00Z" w16du:dateUtc="2025-03-26T08:46:00Z">
        <w:r w:rsidRPr="00A408CF" w:rsidDel="00912154">
          <w:rPr>
            <w:rFonts w:ascii="Times New Roman" w:eastAsia="Times New Roman" w:hAnsi="Times New Roman" w:cs="Times New Roman"/>
            <w:b/>
            <w:bCs/>
            <w:sz w:val="27"/>
            <w:szCs w:val="27"/>
          </w:rPr>
          <w:delText xml:space="preserve"> Project Registration</w:delText>
        </w:r>
      </w:del>
    </w:p>
    <w:p w14:paraId="742C1FE9" w14:textId="1A836371" w:rsidR="00A408CF" w:rsidRPr="00A408CF" w:rsidDel="00912154" w:rsidRDefault="00A408CF" w:rsidP="00A408CF">
      <w:pPr>
        <w:numPr>
          <w:ilvl w:val="0"/>
          <w:numId w:val="11"/>
        </w:numPr>
        <w:spacing w:before="100" w:beforeAutospacing="1" w:after="100" w:afterAutospacing="1" w:line="240" w:lineRule="auto"/>
        <w:rPr>
          <w:del w:id="1370" w:author="MUHAMMAD HAMAD" w:date="2025-03-26T13:46:00Z" w16du:dateUtc="2025-03-26T08:46:00Z"/>
          <w:rFonts w:ascii="Times New Roman" w:eastAsia="Times New Roman" w:hAnsi="Times New Roman" w:cs="Times New Roman"/>
          <w:sz w:val="24"/>
          <w:szCs w:val="24"/>
        </w:rPr>
      </w:pPr>
      <w:del w:id="1371" w:author="MUHAMMAD HAMAD" w:date="2025-03-26T13:46:00Z" w16du:dateUtc="2025-03-26T08:46:00Z">
        <w:r w:rsidRPr="00A408CF" w:rsidDel="00912154">
          <w:rPr>
            <w:rFonts w:ascii="Times New Roman" w:eastAsia="Times New Roman" w:hAnsi="Times New Roman" w:cs="Times New Roman"/>
            <w:b/>
            <w:bCs/>
            <w:sz w:val="24"/>
            <w:szCs w:val="24"/>
          </w:rPr>
          <w:delText>Primary Actor:</w:delText>
        </w:r>
        <w:r w:rsidRPr="00A408CF" w:rsidDel="00912154">
          <w:rPr>
            <w:rFonts w:ascii="Times New Roman" w:eastAsia="Times New Roman" w:hAnsi="Times New Roman" w:cs="Times New Roman"/>
            <w:sz w:val="24"/>
            <w:szCs w:val="24"/>
          </w:rPr>
          <w:br/>
          <w:delText>Student</w:delText>
        </w:r>
      </w:del>
    </w:p>
    <w:p w14:paraId="5BD1277A" w14:textId="1E044115" w:rsidR="00A408CF" w:rsidRPr="00A408CF" w:rsidDel="00912154" w:rsidRDefault="00A408CF" w:rsidP="00A408CF">
      <w:pPr>
        <w:numPr>
          <w:ilvl w:val="0"/>
          <w:numId w:val="11"/>
        </w:numPr>
        <w:spacing w:before="100" w:beforeAutospacing="1" w:after="100" w:afterAutospacing="1" w:line="240" w:lineRule="auto"/>
        <w:rPr>
          <w:del w:id="1372" w:author="MUHAMMAD HAMAD" w:date="2025-03-26T13:46:00Z" w16du:dateUtc="2025-03-26T08:46:00Z"/>
          <w:rFonts w:ascii="Times New Roman" w:eastAsia="Times New Roman" w:hAnsi="Times New Roman" w:cs="Times New Roman"/>
          <w:sz w:val="24"/>
          <w:szCs w:val="24"/>
        </w:rPr>
      </w:pPr>
      <w:del w:id="1373" w:author="MUHAMMAD HAMAD" w:date="2025-03-26T13:46:00Z" w16du:dateUtc="2025-03-26T08:46:00Z">
        <w:r w:rsidRPr="00A408CF" w:rsidDel="00912154">
          <w:rPr>
            <w:rFonts w:ascii="Times New Roman" w:eastAsia="Times New Roman" w:hAnsi="Times New Roman" w:cs="Times New Roman"/>
            <w:b/>
            <w:bCs/>
            <w:sz w:val="24"/>
            <w:szCs w:val="24"/>
          </w:rPr>
          <w:delText>Description:</w:delText>
        </w:r>
        <w:r w:rsidRPr="00A408CF" w:rsidDel="00912154">
          <w:rPr>
            <w:rFonts w:ascii="Times New Roman" w:eastAsia="Times New Roman" w:hAnsi="Times New Roman" w:cs="Times New Roman"/>
            <w:sz w:val="24"/>
            <w:szCs w:val="24"/>
          </w:rPr>
          <w:br/>
          <w:delText>Students register their projects by entering project details such as title, description, proposed timeline, and supervisor (if pre-assigned). The system records the registration and tracks project status.</w:delText>
        </w:r>
      </w:del>
    </w:p>
    <w:p w14:paraId="01E45AA7" w14:textId="45F5A58A" w:rsidR="00A408CF" w:rsidRPr="00A408CF" w:rsidDel="00912154" w:rsidRDefault="00A408CF" w:rsidP="00A408CF">
      <w:pPr>
        <w:numPr>
          <w:ilvl w:val="0"/>
          <w:numId w:val="11"/>
        </w:numPr>
        <w:spacing w:before="100" w:beforeAutospacing="1" w:after="100" w:afterAutospacing="1" w:line="240" w:lineRule="auto"/>
        <w:rPr>
          <w:del w:id="1374" w:author="MUHAMMAD HAMAD" w:date="2025-03-26T13:46:00Z" w16du:dateUtc="2025-03-26T08:46:00Z"/>
          <w:rFonts w:ascii="Times New Roman" w:eastAsia="Times New Roman" w:hAnsi="Times New Roman" w:cs="Times New Roman"/>
          <w:sz w:val="24"/>
          <w:szCs w:val="24"/>
        </w:rPr>
      </w:pPr>
      <w:del w:id="1375" w:author="MUHAMMAD HAMAD" w:date="2025-03-26T13:46:00Z" w16du:dateUtc="2025-03-26T08:46:00Z">
        <w:r w:rsidRPr="00A408CF" w:rsidDel="00912154">
          <w:rPr>
            <w:rFonts w:ascii="Times New Roman" w:eastAsia="Times New Roman" w:hAnsi="Times New Roman" w:cs="Times New Roman"/>
            <w:b/>
            <w:bCs/>
            <w:sz w:val="24"/>
            <w:szCs w:val="24"/>
          </w:rPr>
          <w:delText>Preconditions:</w:delText>
        </w:r>
        <w:r w:rsidRPr="00A408CF" w:rsidDel="00912154">
          <w:rPr>
            <w:rFonts w:ascii="Times New Roman" w:eastAsia="Times New Roman" w:hAnsi="Times New Roman" w:cs="Times New Roman"/>
            <w:sz w:val="24"/>
            <w:szCs w:val="24"/>
          </w:rPr>
          <w:br/>
          <w:delText>The student must be logged into the system.</w:delText>
        </w:r>
      </w:del>
    </w:p>
    <w:p w14:paraId="3076584A" w14:textId="0F5188F8" w:rsidR="00A408CF" w:rsidRPr="00A408CF" w:rsidDel="00912154" w:rsidRDefault="00A408CF" w:rsidP="00A408CF">
      <w:pPr>
        <w:numPr>
          <w:ilvl w:val="0"/>
          <w:numId w:val="11"/>
        </w:numPr>
        <w:spacing w:before="100" w:beforeAutospacing="1" w:after="100" w:afterAutospacing="1" w:line="240" w:lineRule="auto"/>
        <w:rPr>
          <w:del w:id="1376" w:author="MUHAMMAD HAMAD" w:date="2025-03-26T13:46:00Z" w16du:dateUtc="2025-03-26T08:46:00Z"/>
          <w:rFonts w:ascii="Times New Roman" w:eastAsia="Times New Roman" w:hAnsi="Times New Roman" w:cs="Times New Roman"/>
          <w:sz w:val="24"/>
          <w:szCs w:val="24"/>
        </w:rPr>
      </w:pPr>
      <w:del w:id="1377" w:author="MUHAMMAD HAMAD" w:date="2025-03-26T13:46:00Z" w16du:dateUtc="2025-03-26T08:46:00Z">
        <w:r w:rsidRPr="00A408CF" w:rsidDel="00912154">
          <w:rPr>
            <w:rFonts w:ascii="Times New Roman" w:eastAsia="Times New Roman" w:hAnsi="Times New Roman" w:cs="Times New Roman"/>
            <w:b/>
            <w:bCs/>
            <w:sz w:val="24"/>
            <w:szCs w:val="24"/>
          </w:rPr>
          <w:delText>Postconditions:</w:delText>
        </w:r>
        <w:r w:rsidRPr="00A408CF" w:rsidDel="00912154">
          <w:rPr>
            <w:rFonts w:ascii="Times New Roman" w:eastAsia="Times New Roman" w:hAnsi="Times New Roman" w:cs="Times New Roman"/>
            <w:sz w:val="24"/>
            <w:szCs w:val="24"/>
          </w:rPr>
          <w:br/>
          <w:delText>The project details are stored in the project repository, and the project status is set to “Registered.”</w:delText>
        </w:r>
      </w:del>
    </w:p>
    <w:p w14:paraId="4725DB63" w14:textId="14F252C6" w:rsidR="00A408CF" w:rsidRPr="00A408CF" w:rsidDel="00912154" w:rsidRDefault="00A408CF" w:rsidP="00A408CF">
      <w:pPr>
        <w:numPr>
          <w:ilvl w:val="0"/>
          <w:numId w:val="11"/>
        </w:numPr>
        <w:spacing w:before="100" w:beforeAutospacing="1" w:after="100" w:afterAutospacing="1" w:line="240" w:lineRule="auto"/>
        <w:rPr>
          <w:del w:id="1378" w:author="MUHAMMAD HAMAD" w:date="2025-03-26T13:46:00Z" w16du:dateUtc="2025-03-26T08:46:00Z"/>
          <w:rFonts w:ascii="Times New Roman" w:eastAsia="Times New Roman" w:hAnsi="Times New Roman" w:cs="Times New Roman"/>
          <w:sz w:val="24"/>
          <w:szCs w:val="24"/>
        </w:rPr>
      </w:pPr>
      <w:del w:id="1379" w:author="MUHAMMAD HAMAD" w:date="2025-03-26T13:46:00Z" w16du:dateUtc="2025-03-26T08:46:00Z">
        <w:r w:rsidRPr="00A408CF" w:rsidDel="00912154">
          <w:rPr>
            <w:rFonts w:ascii="Times New Roman" w:eastAsia="Times New Roman" w:hAnsi="Times New Roman" w:cs="Times New Roman"/>
            <w:b/>
            <w:bCs/>
            <w:sz w:val="24"/>
            <w:szCs w:val="24"/>
          </w:rPr>
          <w:delText>Alternate Scenarios:</w:delText>
        </w:r>
      </w:del>
    </w:p>
    <w:p w14:paraId="125E40E8" w14:textId="49EBB204" w:rsidR="00A408CF" w:rsidRPr="00A408CF" w:rsidDel="00912154" w:rsidRDefault="00A408CF" w:rsidP="00A408CF">
      <w:pPr>
        <w:numPr>
          <w:ilvl w:val="1"/>
          <w:numId w:val="11"/>
        </w:numPr>
        <w:spacing w:before="100" w:beforeAutospacing="1" w:after="100" w:afterAutospacing="1" w:line="240" w:lineRule="auto"/>
        <w:rPr>
          <w:del w:id="1380" w:author="MUHAMMAD HAMAD" w:date="2025-03-26T13:46:00Z" w16du:dateUtc="2025-03-26T08:46:00Z"/>
          <w:rFonts w:ascii="Times New Roman" w:eastAsia="Times New Roman" w:hAnsi="Times New Roman" w:cs="Times New Roman"/>
          <w:sz w:val="24"/>
          <w:szCs w:val="24"/>
        </w:rPr>
      </w:pPr>
      <w:del w:id="1381" w:author="MUHAMMAD HAMAD" w:date="2025-03-26T13:46:00Z" w16du:dateUtc="2025-03-26T08:46:00Z">
        <w:r w:rsidRPr="00A408CF" w:rsidDel="00912154">
          <w:rPr>
            <w:rFonts w:ascii="Times New Roman" w:eastAsia="Times New Roman" w:hAnsi="Times New Roman" w:cs="Times New Roman"/>
            <w:sz w:val="24"/>
            <w:szCs w:val="24"/>
          </w:rPr>
          <w:delText>If required fields are missing, the system prompts the student to complete all necessary information.</w:delText>
        </w:r>
      </w:del>
    </w:p>
    <w:p w14:paraId="44ECB2E3" w14:textId="4643D1EA" w:rsidR="00A408CF" w:rsidRPr="00A408CF" w:rsidDel="00912154" w:rsidRDefault="00A408CF" w:rsidP="00A408CF">
      <w:pPr>
        <w:numPr>
          <w:ilvl w:val="1"/>
          <w:numId w:val="11"/>
        </w:numPr>
        <w:spacing w:before="100" w:beforeAutospacing="1" w:after="100" w:afterAutospacing="1" w:line="240" w:lineRule="auto"/>
        <w:rPr>
          <w:del w:id="1382" w:author="MUHAMMAD HAMAD" w:date="2025-03-26T13:46:00Z" w16du:dateUtc="2025-03-26T08:46:00Z"/>
          <w:rFonts w:ascii="Times New Roman" w:eastAsia="Times New Roman" w:hAnsi="Times New Roman" w:cs="Times New Roman"/>
          <w:sz w:val="24"/>
          <w:szCs w:val="24"/>
        </w:rPr>
      </w:pPr>
      <w:del w:id="1383" w:author="MUHAMMAD HAMAD" w:date="2025-03-26T13:46:00Z" w16du:dateUtc="2025-03-26T08:46:00Z">
        <w:r w:rsidRPr="00A408CF" w:rsidDel="00912154">
          <w:rPr>
            <w:rFonts w:ascii="Times New Roman" w:eastAsia="Times New Roman" w:hAnsi="Times New Roman" w:cs="Times New Roman"/>
            <w:sz w:val="24"/>
            <w:szCs w:val="24"/>
          </w:rPr>
          <w:delText>If a project with similar details already exists, the system warns the user to prevent duplicate entries.</w:delText>
        </w:r>
      </w:del>
    </w:p>
    <w:p w14:paraId="4797878E" w14:textId="41764D2E" w:rsidR="00A408CF" w:rsidRPr="00A408CF" w:rsidDel="00912154" w:rsidRDefault="00A408CF" w:rsidP="00A408CF">
      <w:pPr>
        <w:spacing w:before="100" w:beforeAutospacing="1" w:after="100" w:afterAutospacing="1" w:line="240" w:lineRule="auto"/>
        <w:outlineLvl w:val="2"/>
        <w:rPr>
          <w:del w:id="1384" w:author="MUHAMMAD HAMAD" w:date="2025-03-26T13:46:00Z" w16du:dateUtc="2025-03-26T08:46:00Z"/>
          <w:rFonts w:ascii="Times New Roman" w:eastAsia="Times New Roman" w:hAnsi="Times New Roman" w:cs="Times New Roman"/>
          <w:b/>
          <w:bCs/>
          <w:sz w:val="27"/>
          <w:szCs w:val="27"/>
        </w:rPr>
      </w:pPr>
      <w:del w:id="1385" w:author="MUHAMMAD HAMAD" w:date="2025-03-26T13:44:00Z" w16du:dateUtc="2025-03-26T08:44:00Z">
        <w:r w:rsidRPr="00A408CF" w:rsidDel="00912154">
          <w:rPr>
            <w:rFonts w:ascii="Times New Roman" w:eastAsia="Times New Roman" w:hAnsi="Times New Roman" w:cs="Times New Roman"/>
            <w:b/>
            <w:bCs/>
            <w:sz w:val="27"/>
            <w:szCs w:val="27"/>
          </w:rPr>
          <w:delText xml:space="preserve">7.1.3 </w:delText>
        </w:r>
      </w:del>
      <w:del w:id="1386" w:author="MUHAMMAD HAMAD" w:date="2025-03-26T13:46:00Z" w16du:dateUtc="2025-03-26T08:46:00Z">
        <w:r w:rsidRPr="00A408CF" w:rsidDel="00912154">
          <w:rPr>
            <w:rFonts w:ascii="Times New Roman" w:eastAsia="Times New Roman" w:hAnsi="Times New Roman" w:cs="Times New Roman"/>
            <w:b/>
            <w:bCs/>
            <w:sz w:val="27"/>
            <w:szCs w:val="27"/>
          </w:rPr>
          <w:delText>Work Product Submission</w:delText>
        </w:r>
      </w:del>
    </w:p>
    <w:p w14:paraId="1B382B4E" w14:textId="1760CD0C" w:rsidR="00A408CF" w:rsidRPr="00A408CF" w:rsidDel="00912154" w:rsidRDefault="00A408CF" w:rsidP="00A408CF">
      <w:pPr>
        <w:numPr>
          <w:ilvl w:val="0"/>
          <w:numId w:val="12"/>
        </w:numPr>
        <w:spacing w:before="100" w:beforeAutospacing="1" w:after="100" w:afterAutospacing="1" w:line="240" w:lineRule="auto"/>
        <w:rPr>
          <w:del w:id="1387" w:author="MUHAMMAD HAMAD" w:date="2025-03-26T13:46:00Z" w16du:dateUtc="2025-03-26T08:46:00Z"/>
          <w:rFonts w:ascii="Times New Roman" w:eastAsia="Times New Roman" w:hAnsi="Times New Roman" w:cs="Times New Roman"/>
          <w:sz w:val="24"/>
          <w:szCs w:val="24"/>
        </w:rPr>
      </w:pPr>
      <w:del w:id="1388" w:author="MUHAMMAD HAMAD" w:date="2025-03-26T13:46:00Z" w16du:dateUtc="2025-03-26T08:46:00Z">
        <w:r w:rsidRPr="00A408CF" w:rsidDel="00912154">
          <w:rPr>
            <w:rFonts w:ascii="Times New Roman" w:eastAsia="Times New Roman" w:hAnsi="Times New Roman" w:cs="Times New Roman"/>
            <w:b/>
            <w:bCs/>
            <w:sz w:val="24"/>
            <w:szCs w:val="24"/>
          </w:rPr>
          <w:delText>Primary Actor:</w:delText>
        </w:r>
        <w:r w:rsidRPr="00A408CF" w:rsidDel="00912154">
          <w:rPr>
            <w:rFonts w:ascii="Times New Roman" w:eastAsia="Times New Roman" w:hAnsi="Times New Roman" w:cs="Times New Roman"/>
            <w:sz w:val="24"/>
            <w:szCs w:val="24"/>
          </w:rPr>
          <w:br/>
          <w:delText>Student</w:delText>
        </w:r>
      </w:del>
    </w:p>
    <w:p w14:paraId="54E20535" w14:textId="6553EC24" w:rsidR="00A408CF" w:rsidRPr="00A408CF" w:rsidDel="00912154" w:rsidRDefault="00A408CF" w:rsidP="00A408CF">
      <w:pPr>
        <w:numPr>
          <w:ilvl w:val="0"/>
          <w:numId w:val="12"/>
        </w:numPr>
        <w:spacing w:before="100" w:beforeAutospacing="1" w:after="100" w:afterAutospacing="1" w:line="240" w:lineRule="auto"/>
        <w:rPr>
          <w:del w:id="1389" w:author="MUHAMMAD HAMAD" w:date="2025-03-26T13:46:00Z" w16du:dateUtc="2025-03-26T08:46:00Z"/>
          <w:rFonts w:ascii="Times New Roman" w:eastAsia="Times New Roman" w:hAnsi="Times New Roman" w:cs="Times New Roman"/>
          <w:sz w:val="24"/>
          <w:szCs w:val="24"/>
        </w:rPr>
      </w:pPr>
      <w:del w:id="1390" w:author="MUHAMMAD HAMAD" w:date="2025-03-26T13:46:00Z" w16du:dateUtc="2025-03-26T08:46:00Z">
        <w:r w:rsidRPr="00A408CF" w:rsidDel="00912154">
          <w:rPr>
            <w:rFonts w:ascii="Times New Roman" w:eastAsia="Times New Roman" w:hAnsi="Times New Roman" w:cs="Times New Roman"/>
            <w:b/>
            <w:bCs/>
            <w:sz w:val="24"/>
            <w:szCs w:val="24"/>
          </w:rPr>
          <w:lastRenderedPageBreak/>
          <w:delText>Description:</w:delText>
        </w:r>
        <w:r w:rsidRPr="00A408CF" w:rsidDel="00912154">
          <w:rPr>
            <w:rFonts w:ascii="Times New Roman" w:eastAsia="Times New Roman" w:hAnsi="Times New Roman" w:cs="Times New Roman"/>
            <w:sz w:val="24"/>
            <w:szCs w:val="24"/>
          </w:rPr>
          <w:br/>
          <w:delText>Students can upload work products related to their project. Multiple versions can be submitted over time to reflect ongoing progress.</w:delText>
        </w:r>
      </w:del>
    </w:p>
    <w:p w14:paraId="7DEEB318" w14:textId="08D8370B" w:rsidR="00A408CF" w:rsidRPr="00A408CF" w:rsidDel="00912154" w:rsidRDefault="00A408CF" w:rsidP="00A408CF">
      <w:pPr>
        <w:numPr>
          <w:ilvl w:val="0"/>
          <w:numId w:val="12"/>
        </w:numPr>
        <w:spacing w:before="100" w:beforeAutospacing="1" w:after="100" w:afterAutospacing="1" w:line="240" w:lineRule="auto"/>
        <w:rPr>
          <w:del w:id="1391" w:author="MUHAMMAD HAMAD" w:date="2025-03-26T13:46:00Z" w16du:dateUtc="2025-03-26T08:46:00Z"/>
          <w:rFonts w:ascii="Times New Roman" w:eastAsia="Times New Roman" w:hAnsi="Times New Roman" w:cs="Times New Roman"/>
          <w:sz w:val="24"/>
          <w:szCs w:val="24"/>
        </w:rPr>
      </w:pPr>
      <w:del w:id="1392" w:author="MUHAMMAD HAMAD" w:date="2025-03-26T13:46:00Z" w16du:dateUtc="2025-03-26T08:46:00Z">
        <w:r w:rsidRPr="00A408CF" w:rsidDel="00912154">
          <w:rPr>
            <w:rFonts w:ascii="Times New Roman" w:eastAsia="Times New Roman" w:hAnsi="Times New Roman" w:cs="Times New Roman"/>
            <w:b/>
            <w:bCs/>
            <w:sz w:val="24"/>
            <w:szCs w:val="24"/>
          </w:rPr>
          <w:delText>Preconditions:</w:delText>
        </w:r>
        <w:r w:rsidRPr="00A408CF" w:rsidDel="00912154">
          <w:rPr>
            <w:rFonts w:ascii="Times New Roman" w:eastAsia="Times New Roman" w:hAnsi="Times New Roman" w:cs="Times New Roman"/>
            <w:sz w:val="24"/>
            <w:szCs w:val="24"/>
          </w:rPr>
          <w:br/>
          <w:delText>The student must have an active project registration.</w:delText>
        </w:r>
      </w:del>
    </w:p>
    <w:p w14:paraId="49598EB0" w14:textId="34F68B07" w:rsidR="00A408CF" w:rsidRPr="00A408CF" w:rsidDel="00912154" w:rsidRDefault="00A408CF" w:rsidP="00A408CF">
      <w:pPr>
        <w:numPr>
          <w:ilvl w:val="0"/>
          <w:numId w:val="12"/>
        </w:numPr>
        <w:spacing w:before="100" w:beforeAutospacing="1" w:after="100" w:afterAutospacing="1" w:line="240" w:lineRule="auto"/>
        <w:rPr>
          <w:del w:id="1393" w:author="MUHAMMAD HAMAD" w:date="2025-03-26T13:46:00Z" w16du:dateUtc="2025-03-26T08:46:00Z"/>
          <w:rFonts w:ascii="Times New Roman" w:eastAsia="Times New Roman" w:hAnsi="Times New Roman" w:cs="Times New Roman"/>
          <w:sz w:val="24"/>
          <w:szCs w:val="24"/>
        </w:rPr>
      </w:pPr>
      <w:del w:id="1394" w:author="MUHAMMAD HAMAD" w:date="2025-03-26T13:46:00Z" w16du:dateUtc="2025-03-26T08:46:00Z">
        <w:r w:rsidRPr="00A408CF" w:rsidDel="00912154">
          <w:rPr>
            <w:rFonts w:ascii="Times New Roman" w:eastAsia="Times New Roman" w:hAnsi="Times New Roman" w:cs="Times New Roman"/>
            <w:b/>
            <w:bCs/>
            <w:sz w:val="24"/>
            <w:szCs w:val="24"/>
          </w:rPr>
          <w:delText>Postconditions:</w:delText>
        </w:r>
        <w:r w:rsidRPr="00A408CF" w:rsidDel="00912154">
          <w:rPr>
            <w:rFonts w:ascii="Times New Roman" w:eastAsia="Times New Roman" w:hAnsi="Times New Roman" w:cs="Times New Roman"/>
            <w:sz w:val="24"/>
            <w:szCs w:val="24"/>
          </w:rPr>
          <w:br/>
          <w:delText>The submitted work product is stored with a version identifier, and a timestamp is recorded.</w:delText>
        </w:r>
      </w:del>
    </w:p>
    <w:p w14:paraId="0BC3D03B" w14:textId="4EEE4D3B" w:rsidR="00A408CF" w:rsidRPr="00A408CF" w:rsidDel="00912154" w:rsidRDefault="00A408CF" w:rsidP="00A408CF">
      <w:pPr>
        <w:numPr>
          <w:ilvl w:val="0"/>
          <w:numId w:val="12"/>
        </w:numPr>
        <w:spacing w:before="100" w:beforeAutospacing="1" w:after="100" w:afterAutospacing="1" w:line="240" w:lineRule="auto"/>
        <w:rPr>
          <w:del w:id="1395" w:author="MUHAMMAD HAMAD" w:date="2025-03-26T13:46:00Z" w16du:dateUtc="2025-03-26T08:46:00Z"/>
          <w:rFonts w:ascii="Times New Roman" w:eastAsia="Times New Roman" w:hAnsi="Times New Roman" w:cs="Times New Roman"/>
          <w:sz w:val="24"/>
          <w:szCs w:val="24"/>
        </w:rPr>
      </w:pPr>
      <w:del w:id="1396" w:author="MUHAMMAD HAMAD" w:date="2025-03-26T13:46:00Z" w16du:dateUtc="2025-03-26T08:46:00Z">
        <w:r w:rsidRPr="00A408CF" w:rsidDel="00912154">
          <w:rPr>
            <w:rFonts w:ascii="Times New Roman" w:eastAsia="Times New Roman" w:hAnsi="Times New Roman" w:cs="Times New Roman"/>
            <w:b/>
            <w:bCs/>
            <w:sz w:val="24"/>
            <w:szCs w:val="24"/>
          </w:rPr>
          <w:delText>Alternate Scenarios:</w:delText>
        </w:r>
      </w:del>
    </w:p>
    <w:p w14:paraId="72181630" w14:textId="040CDE4C" w:rsidR="00A408CF" w:rsidRPr="00A408CF" w:rsidDel="00912154" w:rsidRDefault="00A408CF" w:rsidP="00A408CF">
      <w:pPr>
        <w:numPr>
          <w:ilvl w:val="1"/>
          <w:numId w:val="12"/>
        </w:numPr>
        <w:spacing w:before="100" w:beforeAutospacing="1" w:after="100" w:afterAutospacing="1" w:line="240" w:lineRule="auto"/>
        <w:rPr>
          <w:del w:id="1397" w:author="MUHAMMAD HAMAD" w:date="2025-03-26T13:46:00Z" w16du:dateUtc="2025-03-26T08:46:00Z"/>
          <w:rFonts w:ascii="Times New Roman" w:eastAsia="Times New Roman" w:hAnsi="Times New Roman" w:cs="Times New Roman"/>
          <w:sz w:val="24"/>
          <w:szCs w:val="24"/>
        </w:rPr>
      </w:pPr>
      <w:del w:id="1398" w:author="MUHAMMAD HAMAD" w:date="2025-03-26T13:46:00Z" w16du:dateUtc="2025-03-26T08:46:00Z">
        <w:r w:rsidRPr="00A408CF" w:rsidDel="00912154">
          <w:rPr>
            <w:rFonts w:ascii="Times New Roman" w:eastAsia="Times New Roman" w:hAnsi="Times New Roman" w:cs="Times New Roman"/>
            <w:sz w:val="24"/>
            <w:szCs w:val="24"/>
          </w:rPr>
          <w:delText>If the file format is unsupported, the system alerts the user and requests a compatible format.</w:delText>
        </w:r>
      </w:del>
    </w:p>
    <w:p w14:paraId="21181677" w14:textId="55EA4A49" w:rsidR="00A408CF" w:rsidRPr="00A408CF" w:rsidDel="00912154" w:rsidRDefault="00A408CF" w:rsidP="00A408CF">
      <w:pPr>
        <w:numPr>
          <w:ilvl w:val="1"/>
          <w:numId w:val="12"/>
        </w:numPr>
        <w:spacing w:before="100" w:beforeAutospacing="1" w:after="100" w:afterAutospacing="1" w:line="240" w:lineRule="auto"/>
        <w:rPr>
          <w:del w:id="1399" w:author="MUHAMMAD HAMAD" w:date="2025-03-26T13:46:00Z" w16du:dateUtc="2025-03-26T08:46:00Z"/>
          <w:rFonts w:ascii="Times New Roman" w:eastAsia="Times New Roman" w:hAnsi="Times New Roman" w:cs="Times New Roman"/>
          <w:sz w:val="24"/>
          <w:szCs w:val="24"/>
        </w:rPr>
      </w:pPr>
      <w:del w:id="1400" w:author="MUHAMMAD HAMAD" w:date="2025-03-26T13:46:00Z" w16du:dateUtc="2025-03-26T08:46:00Z">
        <w:r w:rsidRPr="00A408CF" w:rsidDel="00912154">
          <w:rPr>
            <w:rFonts w:ascii="Times New Roman" w:eastAsia="Times New Roman" w:hAnsi="Times New Roman" w:cs="Times New Roman"/>
            <w:sz w:val="24"/>
            <w:szCs w:val="24"/>
          </w:rPr>
          <w:delText>In case of upload failure, the system provides an error message and a retry option.</w:delText>
        </w:r>
      </w:del>
    </w:p>
    <w:p w14:paraId="3422A3C8" w14:textId="27EFCD1C" w:rsidR="00A408CF" w:rsidRPr="00A408CF" w:rsidDel="00912154" w:rsidRDefault="00A408CF" w:rsidP="00A408CF">
      <w:pPr>
        <w:spacing w:before="100" w:beforeAutospacing="1" w:after="100" w:afterAutospacing="1" w:line="240" w:lineRule="auto"/>
        <w:outlineLvl w:val="2"/>
        <w:rPr>
          <w:del w:id="1401" w:author="MUHAMMAD HAMAD" w:date="2025-03-26T13:46:00Z" w16du:dateUtc="2025-03-26T08:46:00Z"/>
          <w:rFonts w:ascii="Times New Roman" w:eastAsia="Times New Roman" w:hAnsi="Times New Roman" w:cs="Times New Roman"/>
          <w:b/>
          <w:bCs/>
          <w:sz w:val="27"/>
          <w:szCs w:val="27"/>
        </w:rPr>
      </w:pPr>
      <w:del w:id="1402" w:author="MUHAMMAD HAMAD" w:date="2025-03-26T13:44:00Z" w16du:dateUtc="2025-03-26T08:44:00Z">
        <w:r w:rsidRPr="00A408CF" w:rsidDel="00912154">
          <w:rPr>
            <w:rFonts w:ascii="Times New Roman" w:eastAsia="Times New Roman" w:hAnsi="Times New Roman" w:cs="Times New Roman"/>
            <w:b/>
            <w:bCs/>
            <w:sz w:val="27"/>
            <w:szCs w:val="27"/>
          </w:rPr>
          <w:delText xml:space="preserve">7.1.4 </w:delText>
        </w:r>
      </w:del>
      <w:del w:id="1403" w:author="MUHAMMAD HAMAD" w:date="2025-03-26T13:46:00Z" w16du:dateUtc="2025-03-26T08:46:00Z">
        <w:r w:rsidRPr="00A408CF" w:rsidDel="00912154">
          <w:rPr>
            <w:rFonts w:ascii="Times New Roman" w:eastAsia="Times New Roman" w:hAnsi="Times New Roman" w:cs="Times New Roman"/>
            <w:b/>
            <w:bCs/>
            <w:sz w:val="27"/>
            <w:szCs w:val="27"/>
          </w:rPr>
          <w:delText>Feedback Provision</w:delText>
        </w:r>
      </w:del>
    </w:p>
    <w:p w14:paraId="2FF1ED40" w14:textId="0387162E" w:rsidR="00A408CF" w:rsidRPr="00A408CF" w:rsidDel="00912154" w:rsidRDefault="00A408CF" w:rsidP="00A408CF">
      <w:pPr>
        <w:numPr>
          <w:ilvl w:val="0"/>
          <w:numId w:val="13"/>
        </w:numPr>
        <w:spacing w:before="100" w:beforeAutospacing="1" w:after="100" w:afterAutospacing="1" w:line="240" w:lineRule="auto"/>
        <w:rPr>
          <w:del w:id="1404" w:author="MUHAMMAD HAMAD" w:date="2025-03-26T13:46:00Z" w16du:dateUtc="2025-03-26T08:46:00Z"/>
          <w:rFonts w:ascii="Times New Roman" w:eastAsia="Times New Roman" w:hAnsi="Times New Roman" w:cs="Times New Roman"/>
          <w:sz w:val="24"/>
          <w:szCs w:val="24"/>
        </w:rPr>
      </w:pPr>
      <w:del w:id="1405" w:author="MUHAMMAD HAMAD" w:date="2025-03-26T13:46:00Z" w16du:dateUtc="2025-03-26T08:46:00Z">
        <w:r w:rsidRPr="00A408CF" w:rsidDel="00912154">
          <w:rPr>
            <w:rFonts w:ascii="Times New Roman" w:eastAsia="Times New Roman" w:hAnsi="Times New Roman" w:cs="Times New Roman"/>
            <w:b/>
            <w:bCs/>
            <w:sz w:val="24"/>
            <w:szCs w:val="24"/>
          </w:rPr>
          <w:delText>Primary Actor:</w:delText>
        </w:r>
        <w:r w:rsidRPr="00A408CF" w:rsidDel="00912154">
          <w:rPr>
            <w:rFonts w:ascii="Times New Roman" w:eastAsia="Times New Roman" w:hAnsi="Times New Roman" w:cs="Times New Roman"/>
            <w:sz w:val="24"/>
            <w:szCs w:val="24"/>
          </w:rPr>
          <w:br/>
          <w:delText>Supervisor</w:delText>
        </w:r>
      </w:del>
    </w:p>
    <w:p w14:paraId="6F276F90" w14:textId="4610CA49" w:rsidR="00A408CF" w:rsidRPr="00A408CF" w:rsidDel="00912154" w:rsidRDefault="00A408CF" w:rsidP="00A408CF">
      <w:pPr>
        <w:numPr>
          <w:ilvl w:val="0"/>
          <w:numId w:val="13"/>
        </w:numPr>
        <w:spacing w:before="100" w:beforeAutospacing="1" w:after="100" w:afterAutospacing="1" w:line="240" w:lineRule="auto"/>
        <w:rPr>
          <w:del w:id="1406" w:author="MUHAMMAD HAMAD" w:date="2025-03-26T13:46:00Z" w16du:dateUtc="2025-03-26T08:46:00Z"/>
          <w:rFonts w:ascii="Times New Roman" w:eastAsia="Times New Roman" w:hAnsi="Times New Roman" w:cs="Times New Roman"/>
          <w:sz w:val="24"/>
          <w:szCs w:val="24"/>
        </w:rPr>
      </w:pPr>
      <w:del w:id="1407" w:author="MUHAMMAD HAMAD" w:date="2025-03-26T13:46:00Z" w16du:dateUtc="2025-03-26T08:46:00Z">
        <w:r w:rsidRPr="00A408CF" w:rsidDel="00912154">
          <w:rPr>
            <w:rFonts w:ascii="Times New Roman" w:eastAsia="Times New Roman" w:hAnsi="Times New Roman" w:cs="Times New Roman"/>
            <w:b/>
            <w:bCs/>
            <w:sz w:val="24"/>
            <w:szCs w:val="24"/>
          </w:rPr>
          <w:delText>Description:</w:delText>
        </w:r>
        <w:r w:rsidRPr="00A408CF" w:rsidDel="00912154">
          <w:rPr>
            <w:rFonts w:ascii="Times New Roman" w:eastAsia="Times New Roman" w:hAnsi="Times New Roman" w:cs="Times New Roman"/>
            <w:sz w:val="24"/>
            <w:szCs w:val="24"/>
          </w:rPr>
          <w:br/>
          <w:delText>Supervisors can review submitted work products and provide detailed feedback. Feedback may be textual and can include file attachments if necessary.</w:delText>
        </w:r>
      </w:del>
    </w:p>
    <w:p w14:paraId="56EFD3CF" w14:textId="1080D0A7" w:rsidR="00A408CF" w:rsidRPr="00A408CF" w:rsidDel="00912154" w:rsidRDefault="00A408CF" w:rsidP="00A408CF">
      <w:pPr>
        <w:numPr>
          <w:ilvl w:val="0"/>
          <w:numId w:val="13"/>
        </w:numPr>
        <w:spacing w:before="100" w:beforeAutospacing="1" w:after="100" w:afterAutospacing="1" w:line="240" w:lineRule="auto"/>
        <w:rPr>
          <w:del w:id="1408" w:author="MUHAMMAD HAMAD" w:date="2025-03-26T13:46:00Z" w16du:dateUtc="2025-03-26T08:46:00Z"/>
          <w:rFonts w:ascii="Times New Roman" w:eastAsia="Times New Roman" w:hAnsi="Times New Roman" w:cs="Times New Roman"/>
          <w:sz w:val="24"/>
          <w:szCs w:val="24"/>
        </w:rPr>
      </w:pPr>
      <w:del w:id="1409" w:author="MUHAMMAD HAMAD" w:date="2025-03-26T13:46:00Z" w16du:dateUtc="2025-03-26T08:46:00Z">
        <w:r w:rsidRPr="00A408CF" w:rsidDel="00912154">
          <w:rPr>
            <w:rFonts w:ascii="Times New Roman" w:eastAsia="Times New Roman" w:hAnsi="Times New Roman" w:cs="Times New Roman"/>
            <w:b/>
            <w:bCs/>
            <w:sz w:val="24"/>
            <w:szCs w:val="24"/>
          </w:rPr>
          <w:delText>Preconditions:</w:delText>
        </w:r>
        <w:r w:rsidRPr="00A408CF" w:rsidDel="00912154">
          <w:rPr>
            <w:rFonts w:ascii="Times New Roman" w:eastAsia="Times New Roman" w:hAnsi="Times New Roman" w:cs="Times New Roman"/>
            <w:sz w:val="24"/>
            <w:szCs w:val="24"/>
          </w:rPr>
          <w:br/>
          <w:delText>The supervisor must be assigned to a project and logged in.</w:delText>
        </w:r>
      </w:del>
    </w:p>
    <w:p w14:paraId="499D86A3" w14:textId="0898199D" w:rsidR="00A408CF" w:rsidRPr="00A408CF" w:rsidDel="00912154" w:rsidRDefault="00A408CF" w:rsidP="00A408CF">
      <w:pPr>
        <w:numPr>
          <w:ilvl w:val="0"/>
          <w:numId w:val="13"/>
        </w:numPr>
        <w:spacing w:before="100" w:beforeAutospacing="1" w:after="100" w:afterAutospacing="1" w:line="240" w:lineRule="auto"/>
        <w:rPr>
          <w:del w:id="1410" w:author="MUHAMMAD HAMAD" w:date="2025-03-26T13:46:00Z" w16du:dateUtc="2025-03-26T08:46:00Z"/>
          <w:rFonts w:ascii="Times New Roman" w:eastAsia="Times New Roman" w:hAnsi="Times New Roman" w:cs="Times New Roman"/>
          <w:sz w:val="24"/>
          <w:szCs w:val="24"/>
        </w:rPr>
      </w:pPr>
      <w:del w:id="1411" w:author="MUHAMMAD HAMAD" w:date="2025-03-26T13:46:00Z" w16du:dateUtc="2025-03-26T08:46:00Z">
        <w:r w:rsidRPr="00A408CF" w:rsidDel="00912154">
          <w:rPr>
            <w:rFonts w:ascii="Times New Roman" w:eastAsia="Times New Roman" w:hAnsi="Times New Roman" w:cs="Times New Roman"/>
            <w:b/>
            <w:bCs/>
            <w:sz w:val="24"/>
            <w:szCs w:val="24"/>
          </w:rPr>
          <w:delText>Postconditions:</w:delText>
        </w:r>
        <w:r w:rsidRPr="00A408CF" w:rsidDel="00912154">
          <w:rPr>
            <w:rFonts w:ascii="Times New Roman" w:eastAsia="Times New Roman" w:hAnsi="Times New Roman" w:cs="Times New Roman"/>
            <w:sz w:val="24"/>
            <w:szCs w:val="24"/>
          </w:rPr>
          <w:br/>
          <w:delText>Feedback is stored and linked to the corresponding work product submission.</w:delText>
        </w:r>
      </w:del>
    </w:p>
    <w:p w14:paraId="3B42FE45" w14:textId="0645231B" w:rsidR="00A408CF" w:rsidRPr="00A408CF" w:rsidDel="00912154" w:rsidRDefault="00A408CF" w:rsidP="00A408CF">
      <w:pPr>
        <w:numPr>
          <w:ilvl w:val="0"/>
          <w:numId w:val="13"/>
        </w:numPr>
        <w:spacing w:before="100" w:beforeAutospacing="1" w:after="100" w:afterAutospacing="1" w:line="240" w:lineRule="auto"/>
        <w:rPr>
          <w:del w:id="1412" w:author="MUHAMMAD HAMAD" w:date="2025-03-26T13:46:00Z" w16du:dateUtc="2025-03-26T08:46:00Z"/>
          <w:rFonts w:ascii="Times New Roman" w:eastAsia="Times New Roman" w:hAnsi="Times New Roman" w:cs="Times New Roman"/>
          <w:sz w:val="24"/>
          <w:szCs w:val="24"/>
        </w:rPr>
      </w:pPr>
      <w:del w:id="1413" w:author="MUHAMMAD HAMAD" w:date="2025-03-26T13:46:00Z" w16du:dateUtc="2025-03-26T08:46:00Z">
        <w:r w:rsidRPr="00A408CF" w:rsidDel="00912154">
          <w:rPr>
            <w:rFonts w:ascii="Times New Roman" w:eastAsia="Times New Roman" w:hAnsi="Times New Roman" w:cs="Times New Roman"/>
            <w:b/>
            <w:bCs/>
            <w:sz w:val="24"/>
            <w:szCs w:val="24"/>
          </w:rPr>
          <w:delText>Alternate Scenarios:</w:delText>
        </w:r>
      </w:del>
    </w:p>
    <w:p w14:paraId="14217BDB" w14:textId="005343F2" w:rsidR="00A408CF" w:rsidRPr="00A408CF" w:rsidDel="00912154" w:rsidRDefault="00A408CF" w:rsidP="00A408CF">
      <w:pPr>
        <w:numPr>
          <w:ilvl w:val="1"/>
          <w:numId w:val="13"/>
        </w:numPr>
        <w:spacing w:before="100" w:beforeAutospacing="1" w:after="100" w:afterAutospacing="1" w:line="240" w:lineRule="auto"/>
        <w:rPr>
          <w:del w:id="1414" w:author="MUHAMMAD HAMAD" w:date="2025-03-26T13:46:00Z" w16du:dateUtc="2025-03-26T08:46:00Z"/>
          <w:rFonts w:ascii="Times New Roman" w:eastAsia="Times New Roman" w:hAnsi="Times New Roman" w:cs="Times New Roman"/>
          <w:sz w:val="24"/>
          <w:szCs w:val="24"/>
        </w:rPr>
      </w:pPr>
      <w:del w:id="1415" w:author="MUHAMMAD HAMAD" w:date="2025-03-26T13:46:00Z" w16du:dateUtc="2025-03-26T08:46:00Z">
        <w:r w:rsidRPr="00A408CF" w:rsidDel="00912154">
          <w:rPr>
            <w:rFonts w:ascii="Times New Roman" w:eastAsia="Times New Roman" w:hAnsi="Times New Roman" w:cs="Times New Roman"/>
            <w:sz w:val="24"/>
            <w:szCs w:val="24"/>
          </w:rPr>
          <w:delText>If the feedback submission fails due to a system error, the supervisor is prompted to resubmit.</w:delText>
        </w:r>
      </w:del>
    </w:p>
    <w:p w14:paraId="63992B6A" w14:textId="77FE7D25" w:rsidR="00A408CF" w:rsidRPr="00A408CF" w:rsidDel="00912154" w:rsidRDefault="00A408CF" w:rsidP="00A408CF">
      <w:pPr>
        <w:numPr>
          <w:ilvl w:val="1"/>
          <w:numId w:val="13"/>
        </w:numPr>
        <w:spacing w:before="100" w:beforeAutospacing="1" w:after="100" w:afterAutospacing="1" w:line="240" w:lineRule="auto"/>
        <w:rPr>
          <w:del w:id="1416" w:author="MUHAMMAD HAMAD" w:date="2025-03-26T13:46:00Z" w16du:dateUtc="2025-03-26T08:46:00Z"/>
          <w:rFonts w:ascii="Times New Roman" w:eastAsia="Times New Roman" w:hAnsi="Times New Roman" w:cs="Times New Roman"/>
          <w:sz w:val="24"/>
          <w:szCs w:val="24"/>
        </w:rPr>
      </w:pPr>
      <w:del w:id="1417" w:author="MUHAMMAD HAMAD" w:date="2025-03-26T13:46:00Z" w16du:dateUtc="2025-03-26T08:46:00Z">
        <w:r w:rsidRPr="00A408CF" w:rsidDel="00912154">
          <w:rPr>
            <w:rFonts w:ascii="Times New Roman" w:eastAsia="Times New Roman" w:hAnsi="Times New Roman" w:cs="Times New Roman"/>
            <w:sz w:val="24"/>
            <w:szCs w:val="24"/>
          </w:rPr>
          <w:delText>If the feedback is incomplete or unclear, the system may prompt for additional clarification.</w:delText>
        </w:r>
      </w:del>
    </w:p>
    <w:p w14:paraId="06237DD1" w14:textId="0BB6AD99" w:rsidR="00A408CF" w:rsidRPr="00A408CF" w:rsidDel="00912154" w:rsidRDefault="00A408CF" w:rsidP="00A408CF">
      <w:pPr>
        <w:spacing w:before="100" w:beforeAutospacing="1" w:after="100" w:afterAutospacing="1" w:line="240" w:lineRule="auto"/>
        <w:outlineLvl w:val="2"/>
        <w:rPr>
          <w:del w:id="1418" w:author="MUHAMMAD HAMAD" w:date="2025-03-26T13:46:00Z" w16du:dateUtc="2025-03-26T08:46:00Z"/>
          <w:rFonts w:ascii="Times New Roman" w:eastAsia="Times New Roman" w:hAnsi="Times New Roman" w:cs="Times New Roman"/>
          <w:b/>
          <w:bCs/>
          <w:sz w:val="27"/>
          <w:szCs w:val="27"/>
        </w:rPr>
      </w:pPr>
      <w:del w:id="1419" w:author="MUHAMMAD HAMAD" w:date="2025-03-26T13:44:00Z" w16du:dateUtc="2025-03-26T08:44:00Z">
        <w:r w:rsidRPr="00A408CF" w:rsidDel="00912154">
          <w:rPr>
            <w:rFonts w:ascii="Times New Roman" w:eastAsia="Times New Roman" w:hAnsi="Times New Roman" w:cs="Times New Roman"/>
            <w:b/>
            <w:bCs/>
            <w:sz w:val="27"/>
            <w:szCs w:val="27"/>
          </w:rPr>
          <w:delText xml:space="preserve">7.1.5 </w:delText>
        </w:r>
      </w:del>
      <w:del w:id="1420" w:author="MUHAMMAD HAMAD" w:date="2025-03-26T13:46:00Z" w16du:dateUtc="2025-03-26T08:46:00Z">
        <w:r w:rsidRPr="00A408CF" w:rsidDel="00912154">
          <w:rPr>
            <w:rFonts w:ascii="Times New Roman" w:eastAsia="Times New Roman" w:hAnsi="Times New Roman" w:cs="Times New Roman"/>
            <w:b/>
            <w:bCs/>
            <w:sz w:val="27"/>
            <w:szCs w:val="27"/>
          </w:rPr>
          <w:delText>Version Control for Work Products</w:delText>
        </w:r>
      </w:del>
    </w:p>
    <w:p w14:paraId="1A9E7B84" w14:textId="50BCD77F" w:rsidR="00A408CF" w:rsidRPr="00A408CF" w:rsidDel="00912154" w:rsidRDefault="00A408CF" w:rsidP="00A408CF">
      <w:pPr>
        <w:numPr>
          <w:ilvl w:val="0"/>
          <w:numId w:val="14"/>
        </w:numPr>
        <w:spacing w:before="100" w:beforeAutospacing="1" w:after="100" w:afterAutospacing="1" w:line="240" w:lineRule="auto"/>
        <w:rPr>
          <w:del w:id="1421" w:author="MUHAMMAD HAMAD" w:date="2025-03-26T13:46:00Z" w16du:dateUtc="2025-03-26T08:46:00Z"/>
          <w:rFonts w:ascii="Times New Roman" w:eastAsia="Times New Roman" w:hAnsi="Times New Roman" w:cs="Times New Roman"/>
          <w:sz w:val="24"/>
          <w:szCs w:val="24"/>
        </w:rPr>
      </w:pPr>
      <w:del w:id="1422" w:author="MUHAMMAD HAMAD" w:date="2025-03-26T13:46:00Z" w16du:dateUtc="2025-03-26T08:46:00Z">
        <w:r w:rsidRPr="00A408CF" w:rsidDel="00912154">
          <w:rPr>
            <w:rFonts w:ascii="Times New Roman" w:eastAsia="Times New Roman" w:hAnsi="Times New Roman" w:cs="Times New Roman"/>
            <w:b/>
            <w:bCs/>
            <w:sz w:val="24"/>
            <w:szCs w:val="24"/>
          </w:rPr>
          <w:delText>Primary Actor:</w:delText>
        </w:r>
        <w:r w:rsidRPr="00A408CF" w:rsidDel="00912154">
          <w:rPr>
            <w:rFonts w:ascii="Times New Roman" w:eastAsia="Times New Roman" w:hAnsi="Times New Roman" w:cs="Times New Roman"/>
            <w:sz w:val="24"/>
            <w:szCs w:val="24"/>
          </w:rPr>
          <w:br/>
          <w:delText>Student, Supervisor</w:delText>
        </w:r>
      </w:del>
    </w:p>
    <w:p w14:paraId="4CF54075" w14:textId="194DEA4A" w:rsidR="00A408CF" w:rsidRPr="00A408CF" w:rsidDel="00912154" w:rsidRDefault="00A408CF" w:rsidP="00A408CF">
      <w:pPr>
        <w:numPr>
          <w:ilvl w:val="0"/>
          <w:numId w:val="14"/>
        </w:numPr>
        <w:spacing w:before="100" w:beforeAutospacing="1" w:after="100" w:afterAutospacing="1" w:line="240" w:lineRule="auto"/>
        <w:rPr>
          <w:del w:id="1423" w:author="MUHAMMAD HAMAD" w:date="2025-03-26T13:46:00Z" w16du:dateUtc="2025-03-26T08:46:00Z"/>
          <w:rFonts w:ascii="Times New Roman" w:eastAsia="Times New Roman" w:hAnsi="Times New Roman" w:cs="Times New Roman"/>
          <w:sz w:val="24"/>
          <w:szCs w:val="24"/>
        </w:rPr>
      </w:pPr>
      <w:del w:id="1424" w:author="MUHAMMAD HAMAD" w:date="2025-03-26T13:46:00Z" w16du:dateUtc="2025-03-26T08:46:00Z">
        <w:r w:rsidRPr="00A408CF" w:rsidDel="00912154">
          <w:rPr>
            <w:rFonts w:ascii="Times New Roman" w:eastAsia="Times New Roman" w:hAnsi="Times New Roman" w:cs="Times New Roman"/>
            <w:b/>
            <w:bCs/>
            <w:sz w:val="24"/>
            <w:szCs w:val="24"/>
          </w:rPr>
          <w:delText>Description:</w:delText>
        </w:r>
        <w:r w:rsidRPr="00A408CF" w:rsidDel="00912154">
          <w:rPr>
            <w:rFonts w:ascii="Times New Roman" w:eastAsia="Times New Roman" w:hAnsi="Times New Roman" w:cs="Times New Roman"/>
            <w:sz w:val="24"/>
            <w:szCs w:val="24"/>
          </w:rPr>
          <w:br/>
          <w:delText>The system maintains version control for all work product submissions. Each version is uniquely identified and stored so that supervisors can track progress and changes over time.</w:delText>
        </w:r>
      </w:del>
    </w:p>
    <w:p w14:paraId="77B6A99C" w14:textId="1FF61F21" w:rsidR="00A408CF" w:rsidRPr="00A408CF" w:rsidDel="00912154" w:rsidRDefault="00A408CF" w:rsidP="00A408CF">
      <w:pPr>
        <w:numPr>
          <w:ilvl w:val="0"/>
          <w:numId w:val="14"/>
        </w:numPr>
        <w:spacing w:before="100" w:beforeAutospacing="1" w:after="100" w:afterAutospacing="1" w:line="240" w:lineRule="auto"/>
        <w:rPr>
          <w:del w:id="1425" w:author="MUHAMMAD HAMAD" w:date="2025-03-26T13:46:00Z" w16du:dateUtc="2025-03-26T08:46:00Z"/>
          <w:rFonts w:ascii="Times New Roman" w:eastAsia="Times New Roman" w:hAnsi="Times New Roman" w:cs="Times New Roman"/>
          <w:sz w:val="24"/>
          <w:szCs w:val="24"/>
        </w:rPr>
      </w:pPr>
      <w:del w:id="1426" w:author="MUHAMMAD HAMAD" w:date="2025-03-26T13:46:00Z" w16du:dateUtc="2025-03-26T08:46:00Z">
        <w:r w:rsidRPr="00A408CF" w:rsidDel="00912154">
          <w:rPr>
            <w:rFonts w:ascii="Times New Roman" w:eastAsia="Times New Roman" w:hAnsi="Times New Roman" w:cs="Times New Roman"/>
            <w:b/>
            <w:bCs/>
            <w:sz w:val="24"/>
            <w:szCs w:val="24"/>
          </w:rPr>
          <w:delText>Preconditions:</w:delText>
        </w:r>
        <w:r w:rsidRPr="00A408CF" w:rsidDel="00912154">
          <w:rPr>
            <w:rFonts w:ascii="Times New Roman" w:eastAsia="Times New Roman" w:hAnsi="Times New Roman" w:cs="Times New Roman"/>
            <w:sz w:val="24"/>
            <w:szCs w:val="24"/>
          </w:rPr>
          <w:br/>
          <w:delText>The student must have an active project with previous submissions.</w:delText>
        </w:r>
      </w:del>
    </w:p>
    <w:p w14:paraId="3595AF19" w14:textId="2BF79E21" w:rsidR="00A408CF" w:rsidRPr="00A408CF" w:rsidDel="00912154" w:rsidRDefault="00A408CF" w:rsidP="00A408CF">
      <w:pPr>
        <w:numPr>
          <w:ilvl w:val="0"/>
          <w:numId w:val="14"/>
        </w:numPr>
        <w:spacing w:before="100" w:beforeAutospacing="1" w:after="100" w:afterAutospacing="1" w:line="240" w:lineRule="auto"/>
        <w:rPr>
          <w:del w:id="1427" w:author="MUHAMMAD HAMAD" w:date="2025-03-26T13:46:00Z" w16du:dateUtc="2025-03-26T08:46:00Z"/>
          <w:rFonts w:ascii="Times New Roman" w:eastAsia="Times New Roman" w:hAnsi="Times New Roman" w:cs="Times New Roman"/>
          <w:sz w:val="24"/>
          <w:szCs w:val="24"/>
        </w:rPr>
      </w:pPr>
      <w:del w:id="1428" w:author="MUHAMMAD HAMAD" w:date="2025-03-26T13:46:00Z" w16du:dateUtc="2025-03-26T08:46:00Z">
        <w:r w:rsidRPr="00A408CF" w:rsidDel="00912154">
          <w:rPr>
            <w:rFonts w:ascii="Times New Roman" w:eastAsia="Times New Roman" w:hAnsi="Times New Roman" w:cs="Times New Roman"/>
            <w:b/>
            <w:bCs/>
            <w:sz w:val="24"/>
            <w:szCs w:val="24"/>
          </w:rPr>
          <w:delText>Postconditions:</w:delText>
        </w:r>
        <w:r w:rsidRPr="00A408CF" w:rsidDel="00912154">
          <w:rPr>
            <w:rFonts w:ascii="Times New Roman" w:eastAsia="Times New Roman" w:hAnsi="Times New Roman" w:cs="Times New Roman"/>
            <w:sz w:val="24"/>
            <w:szCs w:val="24"/>
          </w:rPr>
          <w:br/>
          <w:delText>Each new submission is versioned and stored without overwriting previous versions.</w:delText>
        </w:r>
      </w:del>
    </w:p>
    <w:p w14:paraId="4A6B1B70" w14:textId="4A8332F3" w:rsidR="00A408CF" w:rsidRPr="00A408CF" w:rsidDel="00912154" w:rsidRDefault="00A408CF" w:rsidP="00A408CF">
      <w:pPr>
        <w:numPr>
          <w:ilvl w:val="0"/>
          <w:numId w:val="14"/>
        </w:numPr>
        <w:spacing w:before="100" w:beforeAutospacing="1" w:after="100" w:afterAutospacing="1" w:line="240" w:lineRule="auto"/>
        <w:rPr>
          <w:del w:id="1429" w:author="MUHAMMAD HAMAD" w:date="2025-03-26T13:46:00Z" w16du:dateUtc="2025-03-26T08:46:00Z"/>
          <w:rFonts w:ascii="Times New Roman" w:eastAsia="Times New Roman" w:hAnsi="Times New Roman" w:cs="Times New Roman"/>
          <w:sz w:val="24"/>
          <w:szCs w:val="24"/>
        </w:rPr>
      </w:pPr>
      <w:del w:id="1430" w:author="MUHAMMAD HAMAD" w:date="2025-03-26T13:46:00Z" w16du:dateUtc="2025-03-26T08:46:00Z">
        <w:r w:rsidRPr="00A408CF" w:rsidDel="00912154">
          <w:rPr>
            <w:rFonts w:ascii="Times New Roman" w:eastAsia="Times New Roman" w:hAnsi="Times New Roman" w:cs="Times New Roman"/>
            <w:b/>
            <w:bCs/>
            <w:sz w:val="24"/>
            <w:szCs w:val="24"/>
          </w:rPr>
          <w:delText>Alternate Scenarios:</w:delText>
        </w:r>
      </w:del>
    </w:p>
    <w:p w14:paraId="0A086ADD" w14:textId="750CDCD0" w:rsidR="00A408CF" w:rsidRPr="00A408CF" w:rsidDel="00912154" w:rsidRDefault="00A408CF" w:rsidP="00A408CF">
      <w:pPr>
        <w:numPr>
          <w:ilvl w:val="1"/>
          <w:numId w:val="14"/>
        </w:numPr>
        <w:spacing w:before="100" w:beforeAutospacing="1" w:after="100" w:afterAutospacing="1" w:line="240" w:lineRule="auto"/>
        <w:rPr>
          <w:del w:id="1431" w:author="MUHAMMAD HAMAD" w:date="2025-03-26T13:46:00Z" w16du:dateUtc="2025-03-26T08:46:00Z"/>
          <w:rFonts w:ascii="Times New Roman" w:eastAsia="Times New Roman" w:hAnsi="Times New Roman" w:cs="Times New Roman"/>
          <w:sz w:val="24"/>
          <w:szCs w:val="24"/>
        </w:rPr>
      </w:pPr>
      <w:del w:id="1432" w:author="MUHAMMAD HAMAD" w:date="2025-03-26T13:46:00Z" w16du:dateUtc="2025-03-26T08:46:00Z">
        <w:r w:rsidRPr="00A408CF" w:rsidDel="00912154">
          <w:rPr>
            <w:rFonts w:ascii="Times New Roman" w:eastAsia="Times New Roman" w:hAnsi="Times New Roman" w:cs="Times New Roman"/>
            <w:sz w:val="24"/>
            <w:szCs w:val="24"/>
          </w:rPr>
          <w:delText>If a submission error occurs, the system rolls back to the last stable version.</w:delText>
        </w:r>
      </w:del>
    </w:p>
    <w:p w14:paraId="7FF84539" w14:textId="0F08EF63" w:rsidR="00A408CF" w:rsidRPr="00A408CF" w:rsidDel="00912154" w:rsidRDefault="00A408CF" w:rsidP="00A408CF">
      <w:pPr>
        <w:numPr>
          <w:ilvl w:val="1"/>
          <w:numId w:val="14"/>
        </w:numPr>
        <w:spacing w:before="100" w:beforeAutospacing="1" w:after="100" w:afterAutospacing="1" w:line="240" w:lineRule="auto"/>
        <w:rPr>
          <w:del w:id="1433" w:author="MUHAMMAD HAMAD" w:date="2025-03-26T13:46:00Z" w16du:dateUtc="2025-03-26T08:46:00Z"/>
          <w:rFonts w:ascii="Times New Roman" w:eastAsia="Times New Roman" w:hAnsi="Times New Roman" w:cs="Times New Roman"/>
          <w:sz w:val="24"/>
          <w:szCs w:val="24"/>
        </w:rPr>
      </w:pPr>
      <w:del w:id="1434" w:author="MUHAMMAD HAMAD" w:date="2025-03-26T13:46:00Z" w16du:dateUtc="2025-03-26T08:46:00Z">
        <w:r w:rsidRPr="00A408CF" w:rsidDel="00912154">
          <w:rPr>
            <w:rFonts w:ascii="Times New Roman" w:eastAsia="Times New Roman" w:hAnsi="Times New Roman" w:cs="Times New Roman"/>
            <w:sz w:val="24"/>
            <w:szCs w:val="24"/>
          </w:rPr>
          <w:delText>The system must alert users when a submission is a duplicate of the previous version.</w:delText>
        </w:r>
      </w:del>
    </w:p>
    <w:p w14:paraId="72848A99" w14:textId="77777777" w:rsidR="00A408CF" w:rsidRPr="0053165F" w:rsidRDefault="00A408CF" w:rsidP="00DA6DAD">
      <w:pPr>
        <w:pStyle w:val="ListParagraph"/>
        <w:numPr>
          <w:ilvl w:val="0"/>
          <w:numId w:val="14"/>
        </w:numPr>
        <w:spacing w:before="100" w:beforeAutospacing="1" w:after="100" w:afterAutospacing="1" w:line="240" w:lineRule="auto"/>
        <w:outlineLvl w:val="1"/>
        <w:rPr>
          <w:ins w:id="1435" w:author="Tayyab Mehboob" w:date="2025-03-26T13:16:00Z" w16du:dateUtc="2025-03-26T08:16:00Z"/>
          <w:rStyle w:val="Heading1Char"/>
          <w:rPrChange w:id="1436" w:author="MUHAMMAD HAMAD" w:date="2025-03-26T13:59:00Z" w16du:dateUtc="2025-03-26T08:59:00Z">
            <w:rPr>
              <w:ins w:id="1437" w:author="Tayyab Mehboob" w:date="2025-03-26T13:16:00Z" w16du:dateUtc="2025-03-26T08:16:00Z"/>
              <w:rFonts w:ascii="Times New Roman" w:eastAsia="Times New Roman" w:hAnsi="Times New Roman" w:cs="Times New Roman"/>
              <w:b/>
              <w:bCs/>
              <w:sz w:val="36"/>
              <w:szCs w:val="36"/>
            </w:rPr>
          </w:rPrChange>
        </w:rPr>
      </w:pPr>
      <w:bookmarkStart w:id="1438" w:name="_Toc193890198"/>
      <w:del w:id="1439" w:author="Tayyab Mehboob" w:date="2025-03-26T13:15:00Z" w16du:dateUtc="2025-03-26T08:15:00Z">
        <w:r w:rsidRPr="00DA6DAD" w:rsidDel="00DA6DAD">
          <w:rPr>
            <w:rFonts w:ascii="Times New Roman" w:eastAsia="Times New Roman" w:hAnsi="Times New Roman" w:cs="Times New Roman"/>
            <w:b/>
            <w:bCs/>
            <w:sz w:val="36"/>
            <w:szCs w:val="36"/>
            <w:rPrChange w:id="1440" w:author="Tayyab Mehboob" w:date="2025-03-26T13:15:00Z" w16du:dateUtc="2025-03-26T08:15:00Z">
              <w:rPr/>
            </w:rPrChange>
          </w:rPr>
          <w:lastRenderedPageBreak/>
          <w:delText>7.2</w:delText>
        </w:r>
      </w:del>
      <w:r w:rsidRPr="00DA6DAD">
        <w:rPr>
          <w:rFonts w:ascii="Times New Roman" w:eastAsia="Times New Roman" w:hAnsi="Times New Roman" w:cs="Times New Roman"/>
          <w:b/>
          <w:bCs/>
          <w:sz w:val="36"/>
          <w:szCs w:val="36"/>
          <w:rPrChange w:id="1441" w:author="Tayyab Mehboob" w:date="2025-03-26T13:15:00Z" w16du:dateUtc="2025-03-26T08:15:00Z">
            <w:rPr/>
          </w:rPrChange>
        </w:rPr>
        <w:t xml:space="preserve"> </w:t>
      </w:r>
      <w:r w:rsidRPr="0053165F">
        <w:rPr>
          <w:rStyle w:val="Heading1Char"/>
          <w:rPrChange w:id="1442" w:author="MUHAMMAD HAMAD" w:date="2025-03-26T13:59:00Z" w16du:dateUtc="2025-03-26T08:59:00Z">
            <w:rPr/>
          </w:rPrChange>
        </w:rPr>
        <w:t>Non-Functional Requirements</w:t>
      </w:r>
      <w:bookmarkEnd w:id="1438"/>
    </w:p>
    <w:p w14:paraId="5B532EFF" w14:textId="77777777" w:rsidR="00DA6DAD" w:rsidRPr="00DA6DAD" w:rsidRDefault="00DA6DAD">
      <w:pPr>
        <w:pStyle w:val="ListParagraph"/>
        <w:spacing w:before="100" w:beforeAutospacing="1" w:after="100" w:afterAutospacing="1" w:line="240" w:lineRule="auto"/>
        <w:outlineLvl w:val="1"/>
        <w:rPr>
          <w:rFonts w:ascii="Times New Roman" w:eastAsia="Times New Roman" w:hAnsi="Times New Roman" w:cs="Times New Roman"/>
          <w:b/>
          <w:bCs/>
          <w:sz w:val="36"/>
          <w:szCs w:val="36"/>
          <w:rPrChange w:id="1443" w:author="Tayyab Mehboob" w:date="2025-03-26T13:15:00Z" w16du:dateUtc="2025-03-26T08:15:00Z">
            <w:rPr/>
          </w:rPrChange>
        </w:rPr>
        <w:pPrChange w:id="1444" w:author="Tayyab Mehboob" w:date="2025-03-26T13:16:00Z" w16du:dateUtc="2025-03-26T08:16:00Z">
          <w:pPr>
            <w:spacing w:before="100" w:beforeAutospacing="1" w:after="100" w:afterAutospacing="1" w:line="240" w:lineRule="auto"/>
            <w:outlineLvl w:val="1"/>
          </w:pPr>
        </w:pPrChange>
      </w:pPr>
    </w:p>
    <w:p w14:paraId="61C60930" w14:textId="77777777" w:rsidR="00A408CF" w:rsidRPr="00DA6DAD" w:rsidRDefault="00A408CF">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sz w:val="27"/>
          <w:szCs w:val="27"/>
          <w:rPrChange w:id="1445" w:author="Tayyab Mehboob" w:date="2025-03-26T13:16:00Z" w16du:dateUtc="2025-03-26T08:16:00Z">
            <w:rPr/>
          </w:rPrChange>
        </w:rPr>
        <w:pPrChange w:id="1446" w:author="Tayyab Mehboob" w:date="2025-03-26T13:16:00Z" w16du:dateUtc="2025-03-26T08:16:00Z">
          <w:pPr>
            <w:spacing w:before="100" w:beforeAutospacing="1" w:after="100" w:afterAutospacing="1" w:line="240" w:lineRule="auto"/>
            <w:outlineLvl w:val="2"/>
          </w:pPr>
        </w:pPrChange>
      </w:pPr>
      <w:bookmarkStart w:id="1447" w:name="_Toc193890199"/>
      <w:del w:id="1448" w:author="Tayyab Mehboob" w:date="2025-03-26T13:16:00Z" w16du:dateUtc="2025-03-26T08:16:00Z">
        <w:r w:rsidRPr="00DA6DAD" w:rsidDel="00DA6DAD">
          <w:rPr>
            <w:rFonts w:ascii="Times New Roman" w:eastAsia="Times New Roman" w:hAnsi="Times New Roman" w:cs="Times New Roman"/>
            <w:b/>
            <w:bCs/>
            <w:sz w:val="27"/>
            <w:szCs w:val="27"/>
            <w:rPrChange w:id="1449" w:author="Tayyab Mehboob" w:date="2025-03-26T13:16:00Z" w16du:dateUtc="2025-03-26T08:16:00Z">
              <w:rPr/>
            </w:rPrChange>
          </w:rPr>
          <w:delText>7.2.</w:delText>
        </w:r>
        <w:r w:rsidRPr="0053165F" w:rsidDel="00DA6DAD">
          <w:rPr>
            <w:rStyle w:val="Heading2Char"/>
            <w:rPrChange w:id="1450" w:author="MUHAMMAD HAMAD" w:date="2025-03-26T13:59:00Z" w16du:dateUtc="2025-03-26T08:59:00Z">
              <w:rPr/>
            </w:rPrChange>
          </w:rPr>
          <w:delText>1</w:delText>
        </w:r>
      </w:del>
      <w:r w:rsidRPr="0053165F">
        <w:rPr>
          <w:rStyle w:val="Heading2Char"/>
          <w:rPrChange w:id="1451" w:author="MUHAMMAD HAMAD" w:date="2025-03-26T13:59:00Z" w16du:dateUtc="2025-03-26T08:59:00Z">
            <w:rPr/>
          </w:rPrChange>
        </w:rPr>
        <w:t xml:space="preserve"> Performance Requirements</w:t>
      </w:r>
      <w:bookmarkEnd w:id="1447"/>
    </w:p>
    <w:p w14:paraId="055B6F27" w14:textId="77777777" w:rsidR="00A408CF" w:rsidRPr="00A408CF" w:rsidRDefault="00A408CF" w:rsidP="00A408C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The system must process user registration and project submission requests within 2 seconds.</w:t>
      </w:r>
    </w:p>
    <w:p w14:paraId="1FC3D02F" w14:textId="77777777" w:rsidR="00A408CF" w:rsidRPr="00A408CF" w:rsidRDefault="00A408CF" w:rsidP="00A408C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 xml:space="preserve">Work product uploads and version control operations should </w:t>
      </w:r>
      <w:proofErr w:type="gramStart"/>
      <w:r w:rsidRPr="00A408CF">
        <w:rPr>
          <w:rFonts w:ascii="Times New Roman" w:eastAsia="Times New Roman" w:hAnsi="Times New Roman" w:cs="Times New Roman"/>
          <w:sz w:val="24"/>
          <w:szCs w:val="24"/>
        </w:rPr>
        <w:t>complete</w:t>
      </w:r>
      <w:proofErr w:type="gramEnd"/>
      <w:r w:rsidRPr="00A408CF">
        <w:rPr>
          <w:rFonts w:ascii="Times New Roman" w:eastAsia="Times New Roman" w:hAnsi="Times New Roman" w:cs="Times New Roman"/>
          <w:sz w:val="24"/>
          <w:szCs w:val="24"/>
        </w:rPr>
        <w:t xml:space="preserve"> within 3 seconds.</w:t>
      </w:r>
    </w:p>
    <w:p w14:paraId="36166A93" w14:textId="77777777" w:rsidR="00A408CF" w:rsidRPr="00A408CF" w:rsidRDefault="00A408CF" w:rsidP="00A408C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Feedback submissions must be processed and displayed within 2 seconds.</w:t>
      </w:r>
    </w:p>
    <w:p w14:paraId="15035888" w14:textId="77777777" w:rsidR="00A408CF" w:rsidRPr="00A408CF" w:rsidRDefault="00A408CF" w:rsidP="00A408C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The system should support concurrent users (students and supervisors) without performance degradation.</w:t>
      </w:r>
    </w:p>
    <w:p w14:paraId="3C6805B0" w14:textId="77777777" w:rsidR="00A408CF" w:rsidRPr="00DA6DAD" w:rsidRDefault="00A408CF">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b/>
          <w:bCs/>
          <w:sz w:val="27"/>
          <w:szCs w:val="27"/>
          <w:rPrChange w:id="1452" w:author="Tayyab Mehboob" w:date="2025-03-26T13:17:00Z" w16du:dateUtc="2025-03-26T08:17:00Z">
            <w:rPr/>
          </w:rPrChange>
        </w:rPr>
        <w:pPrChange w:id="1453" w:author="Tayyab Mehboob" w:date="2025-03-26T13:17:00Z" w16du:dateUtc="2025-03-26T08:17:00Z">
          <w:pPr>
            <w:spacing w:before="100" w:beforeAutospacing="1" w:after="100" w:afterAutospacing="1" w:line="240" w:lineRule="auto"/>
            <w:outlineLvl w:val="2"/>
          </w:pPr>
        </w:pPrChange>
      </w:pPr>
      <w:bookmarkStart w:id="1454" w:name="_Toc193890200"/>
      <w:del w:id="1455" w:author="Tayyab Mehboob" w:date="2025-03-26T13:17:00Z" w16du:dateUtc="2025-03-26T08:17:00Z">
        <w:r w:rsidRPr="00DA6DAD" w:rsidDel="00DA6DAD">
          <w:rPr>
            <w:rFonts w:ascii="Times New Roman" w:eastAsia="Times New Roman" w:hAnsi="Times New Roman" w:cs="Times New Roman"/>
            <w:b/>
            <w:bCs/>
            <w:sz w:val="27"/>
            <w:szCs w:val="27"/>
            <w:rPrChange w:id="1456" w:author="Tayyab Mehboob" w:date="2025-03-26T13:17:00Z" w16du:dateUtc="2025-03-26T08:17:00Z">
              <w:rPr/>
            </w:rPrChange>
          </w:rPr>
          <w:delText>7.2.</w:delText>
        </w:r>
        <w:r w:rsidRPr="0053165F" w:rsidDel="00DA6DAD">
          <w:rPr>
            <w:rStyle w:val="Heading2Char"/>
            <w:rPrChange w:id="1457" w:author="MUHAMMAD HAMAD" w:date="2025-03-26T13:59:00Z" w16du:dateUtc="2025-03-26T08:59:00Z">
              <w:rPr/>
            </w:rPrChange>
          </w:rPr>
          <w:delText>2</w:delText>
        </w:r>
      </w:del>
      <w:r w:rsidRPr="0053165F">
        <w:rPr>
          <w:rStyle w:val="Heading2Char"/>
          <w:rPrChange w:id="1458" w:author="MUHAMMAD HAMAD" w:date="2025-03-26T13:59:00Z" w16du:dateUtc="2025-03-26T08:59:00Z">
            <w:rPr/>
          </w:rPrChange>
        </w:rPr>
        <w:t xml:space="preserve"> Security Requirements</w:t>
      </w:r>
      <w:bookmarkEnd w:id="1454"/>
    </w:p>
    <w:p w14:paraId="7DAF182F" w14:textId="77777777" w:rsidR="00A408CF" w:rsidRPr="00A408CF" w:rsidRDefault="00A408CF" w:rsidP="00A408C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All user data, including project details and work products, must be stored securely using encryption.</w:t>
      </w:r>
    </w:p>
    <w:p w14:paraId="413FCED1" w14:textId="77777777" w:rsidR="00A408CF" w:rsidRPr="00A408CF" w:rsidRDefault="00A408CF" w:rsidP="00A408C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 xml:space="preserve">The system </w:t>
      </w:r>
      <w:proofErr w:type="gramStart"/>
      <w:r w:rsidRPr="00A408CF">
        <w:rPr>
          <w:rFonts w:ascii="Times New Roman" w:eastAsia="Times New Roman" w:hAnsi="Times New Roman" w:cs="Times New Roman"/>
          <w:sz w:val="24"/>
          <w:szCs w:val="24"/>
        </w:rPr>
        <w:t>shall</w:t>
      </w:r>
      <w:proofErr w:type="gramEnd"/>
      <w:r w:rsidRPr="00A408CF">
        <w:rPr>
          <w:rFonts w:ascii="Times New Roman" w:eastAsia="Times New Roman" w:hAnsi="Times New Roman" w:cs="Times New Roman"/>
          <w:sz w:val="24"/>
          <w:szCs w:val="24"/>
        </w:rPr>
        <w:t xml:space="preserve"> implement role-based access control to ensure that students can only access their own projects and supervisors only their assigned projects.</w:t>
      </w:r>
    </w:p>
    <w:p w14:paraId="47EDF8A0" w14:textId="77777777" w:rsidR="00A408CF" w:rsidRPr="00A408CF" w:rsidRDefault="00A408CF" w:rsidP="00A408C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Secure authentication mechanisms (e.g., two-factor authentication) should be implemented for both registration and login.</w:t>
      </w:r>
    </w:p>
    <w:p w14:paraId="0F67DDA8" w14:textId="77777777" w:rsidR="00A408CF" w:rsidRPr="00A408CF" w:rsidRDefault="00A408CF" w:rsidP="00A408C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The system must comply with data privacy regulations as mandated by the university.</w:t>
      </w:r>
    </w:p>
    <w:p w14:paraId="1EAF2D1B" w14:textId="77777777" w:rsidR="00A408CF" w:rsidRPr="00DA6DAD" w:rsidRDefault="00A408CF">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sz w:val="27"/>
          <w:szCs w:val="27"/>
          <w:rPrChange w:id="1459" w:author="Tayyab Mehboob" w:date="2025-03-26T13:18:00Z" w16du:dateUtc="2025-03-26T08:18:00Z">
            <w:rPr/>
          </w:rPrChange>
        </w:rPr>
        <w:pPrChange w:id="1460" w:author="Tayyab Mehboob" w:date="2025-03-26T13:18:00Z" w16du:dateUtc="2025-03-26T08:18:00Z">
          <w:pPr>
            <w:spacing w:before="100" w:beforeAutospacing="1" w:after="100" w:afterAutospacing="1" w:line="240" w:lineRule="auto"/>
            <w:outlineLvl w:val="2"/>
          </w:pPr>
        </w:pPrChange>
      </w:pPr>
      <w:bookmarkStart w:id="1461" w:name="_Toc193890201"/>
      <w:del w:id="1462" w:author="Tayyab Mehboob" w:date="2025-03-26T13:18:00Z" w16du:dateUtc="2025-03-26T08:18:00Z">
        <w:r w:rsidRPr="00DA6DAD" w:rsidDel="00DA6DAD">
          <w:rPr>
            <w:rFonts w:ascii="Times New Roman" w:eastAsia="Times New Roman" w:hAnsi="Times New Roman" w:cs="Times New Roman"/>
            <w:b/>
            <w:bCs/>
            <w:sz w:val="27"/>
            <w:szCs w:val="27"/>
            <w:rPrChange w:id="1463" w:author="Tayyab Mehboob" w:date="2025-03-26T13:18:00Z" w16du:dateUtc="2025-03-26T08:18:00Z">
              <w:rPr/>
            </w:rPrChange>
          </w:rPr>
          <w:delText>7.2</w:delText>
        </w:r>
        <w:r w:rsidRPr="0053165F" w:rsidDel="00DA6DAD">
          <w:rPr>
            <w:rStyle w:val="Heading2Char"/>
            <w:rPrChange w:id="1464" w:author="MUHAMMAD HAMAD" w:date="2025-03-26T13:59:00Z" w16du:dateUtc="2025-03-26T08:59:00Z">
              <w:rPr/>
            </w:rPrChange>
          </w:rPr>
          <w:delText>.3</w:delText>
        </w:r>
      </w:del>
      <w:r w:rsidRPr="0053165F">
        <w:rPr>
          <w:rStyle w:val="Heading2Char"/>
          <w:rPrChange w:id="1465" w:author="MUHAMMAD HAMAD" w:date="2025-03-26T13:59:00Z" w16du:dateUtc="2025-03-26T08:59:00Z">
            <w:rPr/>
          </w:rPrChange>
        </w:rPr>
        <w:t xml:space="preserve"> Usability Requirements</w:t>
      </w:r>
      <w:bookmarkEnd w:id="1461"/>
    </w:p>
    <w:p w14:paraId="41622BB1" w14:textId="77777777" w:rsidR="00A408CF" w:rsidRPr="00A408CF" w:rsidRDefault="00A408CF" w:rsidP="00A408C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The user interface shall be intuitive and responsive, with clear navigation for students and supervisors.</w:t>
      </w:r>
    </w:p>
    <w:p w14:paraId="6E32F8B2" w14:textId="77777777" w:rsidR="00A408CF" w:rsidRPr="00A408CF" w:rsidRDefault="00A408CF" w:rsidP="00A408C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All forms must include inline validation to help users correct errors immediately.</w:t>
      </w:r>
    </w:p>
    <w:p w14:paraId="347BA4DF" w14:textId="77777777" w:rsidR="00A408CF" w:rsidRPr="00A408CF" w:rsidRDefault="00A408CF" w:rsidP="00A408C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 xml:space="preserve">The system should provide </w:t>
      </w:r>
      <w:proofErr w:type="gramStart"/>
      <w:r w:rsidRPr="00A408CF">
        <w:rPr>
          <w:rFonts w:ascii="Times New Roman" w:eastAsia="Times New Roman" w:hAnsi="Times New Roman" w:cs="Times New Roman"/>
          <w:sz w:val="24"/>
          <w:szCs w:val="24"/>
        </w:rPr>
        <w:t>help</w:t>
      </w:r>
      <w:proofErr w:type="gramEnd"/>
      <w:r w:rsidRPr="00A408CF">
        <w:rPr>
          <w:rFonts w:ascii="Times New Roman" w:eastAsia="Times New Roman" w:hAnsi="Times New Roman" w:cs="Times New Roman"/>
          <w:sz w:val="24"/>
          <w:szCs w:val="24"/>
        </w:rPr>
        <w:t xml:space="preserve"> documentation and tooltips for key functions.</w:t>
      </w:r>
    </w:p>
    <w:p w14:paraId="0670E18C" w14:textId="77777777" w:rsidR="00A408CF" w:rsidRPr="00A408CF" w:rsidRDefault="00A408CF" w:rsidP="00A408C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Mobile responsiveness is required so that the system can be accessed from various devices.</w:t>
      </w:r>
    </w:p>
    <w:p w14:paraId="338965DE" w14:textId="77777777" w:rsidR="00A408CF" w:rsidRPr="00DA6DAD" w:rsidRDefault="00A408CF">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sz w:val="27"/>
          <w:szCs w:val="27"/>
          <w:rPrChange w:id="1466" w:author="Tayyab Mehboob" w:date="2025-03-26T13:18:00Z" w16du:dateUtc="2025-03-26T08:18:00Z">
            <w:rPr/>
          </w:rPrChange>
        </w:rPr>
        <w:pPrChange w:id="1467" w:author="Tayyab Mehboob" w:date="2025-03-26T13:18:00Z" w16du:dateUtc="2025-03-26T08:18:00Z">
          <w:pPr>
            <w:spacing w:before="100" w:beforeAutospacing="1" w:after="100" w:afterAutospacing="1" w:line="240" w:lineRule="auto"/>
            <w:outlineLvl w:val="2"/>
          </w:pPr>
        </w:pPrChange>
      </w:pPr>
      <w:bookmarkStart w:id="1468" w:name="_Toc193890202"/>
      <w:del w:id="1469" w:author="Tayyab Mehboob" w:date="2025-03-26T13:18:00Z" w16du:dateUtc="2025-03-26T08:18:00Z">
        <w:r w:rsidRPr="00DA6DAD" w:rsidDel="00DA6DAD">
          <w:rPr>
            <w:rFonts w:ascii="Times New Roman" w:eastAsia="Times New Roman" w:hAnsi="Times New Roman" w:cs="Times New Roman"/>
            <w:b/>
            <w:bCs/>
            <w:sz w:val="27"/>
            <w:szCs w:val="27"/>
            <w:rPrChange w:id="1470" w:author="Tayyab Mehboob" w:date="2025-03-26T13:18:00Z" w16du:dateUtc="2025-03-26T08:18:00Z">
              <w:rPr/>
            </w:rPrChange>
          </w:rPr>
          <w:delText>7.2.</w:delText>
        </w:r>
        <w:r w:rsidRPr="0053165F" w:rsidDel="00DA6DAD">
          <w:rPr>
            <w:rStyle w:val="Heading2Char"/>
            <w:rPrChange w:id="1471" w:author="MUHAMMAD HAMAD" w:date="2025-03-26T14:00:00Z" w16du:dateUtc="2025-03-26T09:00:00Z">
              <w:rPr/>
            </w:rPrChange>
          </w:rPr>
          <w:delText>4</w:delText>
        </w:r>
      </w:del>
      <w:r w:rsidRPr="0053165F">
        <w:rPr>
          <w:rStyle w:val="Heading2Char"/>
          <w:rPrChange w:id="1472" w:author="MUHAMMAD HAMAD" w:date="2025-03-26T14:00:00Z" w16du:dateUtc="2025-03-26T09:00:00Z">
            <w:rPr/>
          </w:rPrChange>
        </w:rPr>
        <w:t xml:space="preserve"> Reliability Requirements</w:t>
      </w:r>
      <w:bookmarkEnd w:id="1468"/>
    </w:p>
    <w:p w14:paraId="3915BD5B" w14:textId="77777777" w:rsidR="00A408CF" w:rsidRPr="00A408CF" w:rsidRDefault="00A408CF" w:rsidP="00A408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The system should have a 99.5% uptime during academic sessions.</w:t>
      </w:r>
    </w:p>
    <w:p w14:paraId="120E1F62" w14:textId="77777777" w:rsidR="00A408CF" w:rsidRPr="00A408CF" w:rsidRDefault="00A408CF" w:rsidP="00A408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Automatic backups must be performed regularly to prevent data loss.</w:t>
      </w:r>
    </w:p>
    <w:p w14:paraId="42D6A57A" w14:textId="77777777" w:rsidR="00A408CF" w:rsidRPr="00A408CF" w:rsidRDefault="00A408CF" w:rsidP="00A408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The system must support real-time notifications to ensure prompt communication between users.</w:t>
      </w:r>
    </w:p>
    <w:p w14:paraId="3F971FF9" w14:textId="77777777" w:rsidR="00A408CF" w:rsidRPr="00A408CF" w:rsidRDefault="00A408CF" w:rsidP="00A408C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sz w:val="24"/>
          <w:szCs w:val="24"/>
        </w:rPr>
        <w:t>Recovery mechanisms must be in place to restore operations quickly in case of system failure.</w:t>
      </w:r>
    </w:p>
    <w:p w14:paraId="23B26774" w14:textId="0DA5F489" w:rsidR="00A408CF" w:rsidRPr="00DA6DAD" w:rsidRDefault="00A408CF">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sz w:val="36"/>
          <w:szCs w:val="36"/>
          <w:rPrChange w:id="1473" w:author="Tayyab Mehboob" w:date="2025-03-26T13:18:00Z" w16du:dateUtc="2025-03-26T08:18:00Z">
            <w:rPr/>
          </w:rPrChange>
        </w:rPr>
        <w:pPrChange w:id="1474" w:author="Tayyab Mehboob" w:date="2025-03-26T13:18:00Z" w16du:dateUtc="2025-03-26T08:18:00Z">
          <w:pPr>
            <w:spacing w:before="100" w:beforeAutospacing="1" w:after="100" w:afterAutospacing="1" w:line="240" w:lineRule="auto"/>
            <w:outlineLvl w:val="1"/>
          </w:pPr>
        </w:pPrChange>
      </w:pPr>
      <w:bookmarkStart w:id="1475" w:name="_Toc193890203"/>
      <w:del w:id="1476" w:author="Tayyab Mehboob" w:date="2025-03-26T13:18:00Z" w16du:dateUtc="2025-03-26T08:18:00Z">
        <w:r w:rsidRPr="00DA6DAD" w:rsidDel="00DA6DAD">
          <w:rPr>
            <w:rFonts w:ascii="Times New Roman" w:eastAsia="Times New Roman" w:hAnsi="Times New Roman" w:cs="Times New Roman"/>
            <w:b/>
            <w:bCs/>
            <w:sz w:val="36"/>
            <w:szCs w:val="36"/>
            <w:rPrChange w:id="1477" w:author="Tayyab Mehboob" w:date="2025-03-26T13:18:00Z" w16du:dateUtc="2025-03-26T08:18:00Z">
              <w:rPr/>
            </w:rPrChange>
          </w:rPr>
          <w:delText>7.</w:delText>
        </w:r>
        <w:r w:rsidRPr="0053165F" w:rsidDel="00DA6DAD">
          <w:rPr>
            <w:rStyle w:val="Heading1Char"/>
            <w:rPrChange w:id="1478" w:author="MUHAMMAD HAMAD" w:date="2025-03-26T14:00:00Z" w16du:dateUtc="2025-03-26T09:00:00Z">
              <w:rPr/>
            </w:rPrChange>
          </w:rPr>
          <w:delText>3</w:delText>
        </w:r>
      </w:del>
      <w:r w:rsidRPr="0053165F">
        <w:rPr>
          <w:rStyle w:val="Heading1Char"/>
          <w:rPrChange w:id="1479" w:author="MUHAMMAD HAMAD" w:date="2025-03-26T14:00:00Z" w16du:dateUtc="2025-03-26T09:00:00Z">
            <w:rPr/>
          </w:rPrChange>
        </w:rPr>
        <w:t xml:space="preserve"> System Functions</w:t>
      </w:r>
      <w:bookmarkEnd w:id="1475"/>
    </w:p>
    <w:p w14:paraId="0E37985F" w14:textId="7605222C" w:rsidR="00A408CF" w:rsidRPr="0053165F" w:rsidRDefault="00A408CF">
      <w:pPr>
        <w:pStyle w:val="ListParagraph"/>
        <w:numPr>
          <w:ilvl w:val="0"/>
          <w:numId w:val="18"/>
        </w:numPr>
        <w:spacing w:before="100" w:beforeAutospacing="1" w:after="100" w:afterAutospacing="1" w:line="240" w:lineRule="auto"/>
        <w:outlineLvl w:val="2"/>
        <w:rPr>
          <w:rStyle w:val="Heading2Char"/>
          <w:rPrChange w:id="1480" w:author="MUHAMMAD HAMAD" w:date="2025-03-26T14:00:00Z" w16du:dateUtc="2025-03-26T09:00:00Z">
            <w:rPr>
              <w:rFonts w:ascii="Times New Roman" w:eastAsia="Times New Roman" w:hAnsi="Times New Roman" w:cs="Times New Roman"/>
              <w:b/>
              <w:bCs/>
              <w:sz w:val="27"/>
              <w:szCs w:val="27"/>
            </w:rPr>
          </w:rPrChange>
        </w:rPr>
        <w:pPrChange w:id="1481" w:author="Tayyab Mehboob" w:date="2025-03-26T13:18:00Z" w16du:dateUtc="2025-03-26T08:18:00Z">
          <w:pPr>
            <w:spacing w:before="100" w:beforeAutospacing="1" w:after="100" w:afterAutospacing="1" w:line="240" w:lineRule="auto"/>
            <w:outlineLvl w:val="2"/>
          </w:pPr>
        </w:pPrChange>
      </w:pPr>
      <w:bookmarkStart w:id="1482" w:name="_Toc193890204"/>
      <w:del w:id="1483" w:author="Tayyab Mehboob" w:date="2025-03-26T13:19:00Z" w16du:dateUtc="2025-03-26T08:19:00Z">
        <w:r w:rsidRPr="00DA6DAD" w:rsidDel="00DA6DAD">
          <w:rPr>
            <w:rFonts w:ascii="Times New Roman" w:eastAsia="Times New Roman" w:hAnsi="Times New Roman" w:cs="Times New Roman"/>
            <w:b/>
            <w:bCs/>
            <w:sz w:val="24"/>
            <w:szCs w:val="24"/>
            <w:rPrChange w:id="1484" w:author="Tayyab Mehboob" w:date="2025-03-26T13:18:00Z" w16du:dateUtc="2025-03-26T08:18:00Z">
              <w:rPr>
                <w:rFonts w:ascii="Times New Roman" w:eastAsia="Times New Roman" w:hAnsi="Times New Roman" w:cs="Times New Roman"/>
                <w:b/>
                <w:bCs/>
                <w:sz w:val="27"/>
                <w:szCs w:val="27"/>
              </w:rPr>
            </w:rPrChange>
          </w:rPr>
          <w:delText>7.3.</w:delText>
        </w:r>
        <w:r w:rsidRPr="0053165F" w:rsidDel="00DA6DAD">
          <w:rPr>
            <w:rStyle w:val="Heading2Char"/>
            <w:rPrChange w:id="1485" w:author="MUHAMMAD HAMAD" w:date="2025-03-26T14:00:00Z" w16du:dateUtc="2025-03-26T09:00:00Z">
              <w:rPr>
                <w:rFonts w:ascii="Times New Roman" w:eastAsia="Times New Roman" w:hAnsi="Times New Roman" w:cs="Times New Roman"/>
                <w:b/>
                <w:bCs/>
                <w:sz w:val="27"/>
                <w:szCs w:val="27"/>
              </w:rPr>
            </w:rPrChange>
          </w:rPr>
          <w:delText>1</w:delText>
        </w:r>
      </w:del>
      <w:r w:rsidRPr="0053165F">
        <w:rPr>
          <w:rStyle w:val="Heading2Char"/>
          <w:rPrChange w:id="1486" w:author="MUHAMMAD HAMAD" w:date="2025-03-26T14:00:00Z" w16du:dateUtc="2025-03-26T09:00:00Z">
            <w:rPr>
              <w:rFonts w:ascii="Times New Roman" w:eastAsia="Times New Roman" w:hAnsi="Times New Roman" w:cs="Times New Roman"/>
              <w:b/>
              <w:bCs/>
              <w:sz w:val="27"/>
              <w:szCs w:val="27"/>
            </w:rPr>
          </w:rPrChange>
        </w:rPr>
        <w:t xml:space="preserve"> Sub-Functions for Registration</w:t>
      </w:r>
      <w:bookmarkEnd w:id="1482"/>
    </w:p>
    <w:p w14:paraId="05DD3614" w14:textId="77777777" w:rsidR="00A408CF" w:rsidRPr="00A408CF" w:rsidRDefault="00A408CF" w:rsidP="00A408CF">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408CF">
        <w:rPr>
          <w:rFonts w:ascii="Times New Roman" w:eastAsia="Times New Roman" w:hAnsi="Times New Roman" w:cs="Times New Roman"/>
          <w:b/>
          <w:bCs/>
          <w:sz w:val="24"/>
          <w:szCs w:val="24"/>
        </w:rPr>
        <w:t>ValidateInputDetails</w:t>
      </w:r>
      <w:proofErr w:type="spellEnd"/>
      <w:r w:rsidRPr="00A408CF">
        <w:rPr>
          <w:rFonts w:ascii="Times New Roman" w:eastAsia="Times New Roman" w:hAnsi="Times New Roman" w:cs="Times New Roman"/>
          <w:b/>
          <w:bCs/>
          <w:sz w:val="24"/>
          <w:szCs w:val="24"/>
        </w:rPr>
        <w:t>(</w:t>
      </w:r>
      <w:proofErr w:type="gramEnd"/>
      <w:r w:rsidRPr="00A408CF">
        <w:rPr>
          <w:rFonts w:ascii="Times New Roman" w:eastAsia="Times New Roman" w:hAnsi="Times New Roman" w:cs="Times New Roman"/>
          <w:b/>
          <w:bCs/>
          <w:sz w:val="24"/>
          <w:szCs w:val="24"/>
        </w:rPr>
        <w:t>):</w:t>
      </w:r>
      <w:r w:rsidRPr="00A408CF">
        <w:rPr>
          <w:rFonts w:ascii="Times New Roman" w:eastAsia="Times New Roman" w:hAnsi="Times New Roman" w:cs="Times New Roman"/>
          <w:sz w:val="24"/>
          <w:szCs w:val="24"/>
        </w:rPr>
        <w:br/>
        <w:t>Checks that all mandatory fields (e.g., name, email, password) are provided and meet security standards.</w:t>
      </w:r>
    </w:p>
    <w:p w14:paraId="12704E46" w14:textId="77777777" w:rsidR="00A408CF" w:rsidRPr="00A408CF" w:rsidRDefault="00A408CF" w:rsidP="00A408CF">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408CF">
        <w:rPr>
          <w:rFonts w:ascii="Times New Roman" w:eastAsia="Times New Roman" w:hAnsi="Times New Roman" w:cs="Times New Roman"/>
          <w:b/>
          <w:bCs/>
          <w:sz w:val="24"/>
          <w:szCs w:val="24"/>
        </w:rPr>
        <w:lastRenderedPageBreak/>
        <w:t>SendConfirmationEmail</w:t>
      </w:r>
      <w:proofErr w:type="spellEnd"/>
      <w:r w:rsidRPr="00A408CF">
        <w:rPr>
          <w:rFonts w:ascii="Times New Roman" w:eastAsia="Times New Roman" w:hAnsi="Times New Roman" w:cs="Times New Roman"/>
          <w:b/>
          <w:bCs/>
          <w:sz w:val="24"/>
          <w:szCs w:val="24"/>
        </w:rPr>
        <w:t>(</w:t>
      </w:r>
      <w:proofErr w:type="gramEnd"/>
      <w:r w:rsidRPr="00A408CF">
        <w:rPr>
          <w:rFonts w:ascii="Times New Roman" w:eastAsia="Times New Roman" w:hAnsi="Times New Roman" w:cs="Times New Roman"/>
          <w:b/>
          <w:bCs/>
          <w:sz w:val="24"/>
          <w:szCs w:val="24"/>
        </w:rPr>
        <w:t>):</w:t>
      </w:r>
      <w:r w:rsidRPr="00A408CF">
        <w:rPr>
          <w:rFonts w:ascii="Times New Roman" w:eastAsia="Times New Roman" w:hAnsi="Times New Roman" w:cs="Times New Roman"/>
          <w:sz w:val="24"/>
          <w:szCs w:val="24"/>
        </w:rPr>
        <w:br/>
        <w:t>Sends an email to the user for verification of registration.</w:t>
      </w:r>
    </w:p>
    <w:p w14:paraId="79777EF6" w14:textId="77777777" w:rsidR="00A408CF" w:rsidRPr="00A408CF" w:rsidRDefault="00A408CF" w:rsidP="00A408CF">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408CF">
        <w:rPr>
          <w:rFonts w:ascii="Times New Roman" w:eastAsia="Times New Roman" w:hAnsi="Times New Roman" w:cs="Times New Roman"/>
          <w:b/>
          <w:bCs/>
          <w:sz w:val="24"/>
          <w:szCs w:val="24"/>
        </w:rPr>
        <w:t>VerifyEmailConfirmation</w:t>
      </w:r>
      <w:proofErr w:type="spellEnd"/>
      <w:r w:rsidRPr="00A408CF">
        <w:rPr>
          <w:rFonts w:ascii="Times New Roman" w:eastAsia="Times New Roman" w:hAnsi="Times New Roman" w:cs="Times New Roman"/>
          <w:b/>
          <w:bCs/>
          <w:sz w:val="24"/>
          <w:szCs w:val="24"/>
        </w:rPr>
        <w:t>(</w:t>
      </w:r>
      <w:proofErr w:type="gramEnd"/>
      <w:r w:rsidRPr="00A408CF">
        <w:rPr>
          <w:rFonts w:ascii="Times New Roman" w:eastAsia="Times New Roman" w:hAnsi="Times New Roman" w:cs="Times New Roman"/>
          <w:b/>
          <w:bCs/>
          <w:sz w:val="24"/>
          <w:szCs w:val="24"/>
        </w:rPr>
        <w:t>):</w:t>
      </w:r>
      <w:r w:rsidRPr="00A408CF">
        <w:rPr>
          <w:rFonts w:ascii="Times New Roman" w:eastAsia="Times New Roman" w:hAnsi="Times New Roman" w:cs="Times New Roman"/>
          <w:sz w:val="24"/>
          <w:szCs w:val="24"/>
        </w:rPr>
        <w:br/>
        <w:t>Confirms the user's email address based on the provided confirmation code.</w:t>
      </w:r>
    </w:p>
    <w:p w14:paraId="784E91A9" w14:textId="77777777" w:rsidR="00A408CF" w:rsidRPr="00DA6DAD" w:rsidRDefault="00A408CF">
      <w:pPr>
        <w:pStyle w:val="ListParagraph"/>
        <w:numPr>
          <w:ilvl w:val="1"/>
          <w:numId w:val="19"/>
        </w:numPr>
        <w:spacing w:before="100" w:beforeAutospacing="1" w:after="100" w:afterAutospacing="1" w:line="240" w:lineRule="auto"/>
        <w:outlineLvl w:val="2"/>
        <w:rPr>
          <w:rFonts w:ascii="Times New Roman" w:eastAsia="Times New Roman" w:hAnsi="Times New Roman" w:cs="Times New Roman"/>
          <w:b/>
          <w:bCs/>
          <w:sz w:val="27"/>
          <w:szCs w:val="27"/>
          <w:rPrChange w:id="1487" w:author="Tayyab Mehboob" w:date="2025-03-26T13:19:00Z" w16du:dateUtc="2025-03-26T08:19:00Z">
            <w:rPr/>
          </w:rPrChange>
        </w:rPr>
        <w:pPrChange w:id="1488" w:author="Tayyab Mehboob" w:date="2025-03-26T13:19:00Z" w16du:dateUtc="2025-03-26T08:19:00Z">
          <w:pPr>
            <w:spacing w:before="100" w:beforeAutospacing="1" w:after="100" w:afterAutospacing="1" w:line="240" w:lineRule="auto"/>
            <w:outlineLvl w:val="2"/>
          </w:pPr>
        </w:pPrChange>
      </w:pPr>
      <w:bookmarkStart w:id="1489" w:name="_Toc193890205"/>
      <w:del w:id="1490" w:author="Tayyab Mehboob" w:date="2025-03-26T13:19:00Z" w16du:dateUtc="2025-03-26T08:19:00Z">
        <w:r w:rsidRPr="00DA6DAD" w:rsidDel="00DA6DAD">
          <w:rPr>
            <w:rFonts w:ascii="Times New Roman" w:eastAsia="Times New Roman" w:hAnsi="Times New Roman" w:cs="Times New Roman"/>
            <w:b/>
            <w:bCs/>
            <w:sz w:val="27"/>
            <w:szCs w:val="27"/>
            <w:rPrChange w:id="1491" w:author="Tayyab Mehboob" w:date="2025-03-26T13:19:00Z" w16du:dateUtc="2025-03-26T08:19:00Z">
              <w:rPr/>
            </w:rPrChange>
          </w:rPr>
          <w:delText>7.3.2</w:delText>
        </w:r>
      </w:del>
      <w:r w:rsidRPr="00DA6DAD">
        <w:rPr>
          <w:rFonts w:ascii="Times New Roman" w:eastAsia="Times New Roman" w:hAnsi="Times New Roman" w:cs="Times New Roman"/>
          <w:b/>
          <w:bCs/>
          <w:sz w:val="27"/>
          <w:szCs w:val="27"/>
          <w:rPrChange w:id="1492" w:author="Tayyab Mehboob" w:date="2025-03-26T13:19:00Z" w16du:dateUtc="2025-03-26T08:19:00Z">
            <w:rPr/>
          </w:rPrChange>
        </w:rPr>
        <w:t xml:space="preserve"> Sub-Functions for Project Management</w:t>
      </w:r>
      <w:bookmarkEnd w:id="1489"/>
    </w:p>
    <w:p w14:paraId="7936E89E" w14:textId="77777777" w:rsidR="00A408CF" w:rsidRPr="00A408CF" w:rsidRDefault="00A408CF" w:rsidP="00A408CF">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408CF">
        <w:rPr>
          <w:rFonts w:ascii="Times New Roman" w:eastAsia="Times New Roman" w:hAnsi="Times New Roman" w:cs="Times New Roman"/>
          <w:b/>
          <w:bCs/>
          <w:sz w:val="24"/>
          <w:szCs w:val="24"/>
        </w:rPr>
        <w:t>SubmitProjectDetails</w:t>
      </w:r>
      <w:proofErr w:type="spellEnd"/>
      <w:r w:rsidRPr="00A408CF">
        <w:rPr>
          <w:rFonts w:ascii="Times New Roman" w:eastAsia="Times New Roman" w:hAnsi="Times New Roman" w:cs="Times New Roman"/>
          <w:b/>
          <w:bCs/>
          <w:sz w:val="24"/>
          <w:szCs w:val="24"/>
        </w:rPr>
        <w:t>(</w:t>
      </w:r>
      <w:proofErr w:type="gramEnd"/>
      <w:r w:rsidRPr="00A408CF">
        <w:rPr>
          <w:rFonts w:ascii="Times New Roman" w:eastAsia="Times New Roman" w:hAnsi="Times New Roman" w:cs="Times New Roman"/>
          <w:b/>
          <w:bCs/>
          <w:sz w:val="24"/>
          <w:szCs w:val="24"/>
        </w:rPr>
        <w:t>):</w:t>
      </w:r>
      <w:r w:rsidRPr="00A408CF">
        <w:rPr>
          <w:rFonts w:ascii="Times New Roman" w:eastAsia="Times New Roman" w:hAnsi="Times New Roman" w:cs="Times New Roman"/>
          <w:sz w:val="24"/>
          <w:szCs w:val="24"/>
        </w:rPr>
        <w:br/>
        <w:t>Captures and validates project information provided by the student.</w:t>
      </w:r>
    </w:p>
    <w:p w14:paraId="4A86E8B6" w14:textId="77777777" w:rsidR="00A408CF" w:rsidRPr="00A408CF" w:rsidRDefault="00A408CF" w:rsidP="00A408CF">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408CF">
        <w:rPr>
          <w:rFonts w:ascii="Times New Roman" w:eastAsia="Times New Roman" w:hAnsi="Times New Roman" w:cs="Times New Roman"/>
          <w:b/>
          <w:bCs/>
          <w:sz w:val="24"/>
          <w:szCs w:val="24"/>
        </w:rPr>
        <w:t>AssignSupervisor</w:t>
      </w:r>
      <w:proofErr w:type="spellEnd"/>
      <w:r w:rsidRPr="00A408CF">
        <w:rPr>
          <w:rFonts w:ascii="Times New Roman" w:eastAsia="Times New Roman" w:hAnsi="Times New Roman" w:cs="Times New Roman"/>
          <w:b/>
          <w:bCs/>
          <w:sz w:val="24"/>
          <w:szCs w:val="24"/>
        </w:rPr>
        <w:t>(</w:t>
      </w:r>
      <w:proofErr w:type="gramEnd"/>
      <w:r w:rsidRPr="00A408CF">
        <w:rPr>
          <w:rFonts w:ascii="Times New Roman" w:eastAsia="Times New Roman" w:hAnsi="Times New Roman" w:cs="Times New Roman"/>
          <w:b/>
          <w:bCs/>
          <w:sz w:val="24"/>
          <w:szCs w:val="24"/>
        </w:rPr>
        <w:t>):</w:t>
      </w:r>
      <w:r w:rsidRPr="00A408CF">
        <w:rPr>
          <w:rFonts w:ascii="Times New Roman" w:eastAsia="Times New Roman" w:hAnsi="Times New Roman" w:cs="Times New Roman"/>
          <w:sz w:val="24"/>
          <w:szCs w:val="24"/>
        </w:rPr>
        <w:br/>
        <w:t>Links a supervisor to the project based on project criteria or manual assignment.</w:t>
      </w:r>
    </w:p>
    <w:p w14:paraId="349A7CF0" w14:textId="77777777" w:rsidR="00A408CF" w:rsidRPr="00A408CF" w:rsidRDefault="00A408CF" w:rsidP="00A408CF">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408CF">
        <w:rPr>
          <w:rFonts w:ascii="Times New Roman" w:eastAsia="Times New Roman" w:hAnsi="Times New Roman" w:cs="Times New Roman"/>
          <w:b/>
          <w:bCs/>
          <w:sz w:val="24"/>
          <w:szCs w:val="24"/>
        </w:rPr>
        <w:t>UpdateProjectStatus</w:t>
      </w:r>
      <w:proofErr w:type="spellEnd"/>
      <w:r w:rsidRPr="00A408CF">
        <w:rPr>
          <w:rFonts w:ascii="Times New Roman" w:eastAsia="Times New Roman" w:hAnsi="Times New Roman" w:cs="Times New Roman"/>
          <w:b/>
          <w:bCs/>
          <w:sz w:val="24"/>
          <w:szCs w:val="24"/>
        </w:rPr>
        <w:t>(</w:t>
      </w:r>
      <w:proofErr w:type="gramEnd"/>
      <w:r w:rsidRPr="00A408CF">
        <w:rPr>
          <w:rFonts w:ascii="Times New Roman" w:eastAsia="Times New Roman" w:hAnsi="Times New Roman" w:cs="Times New Roman"/>
          <w:b/>
          <w:bCs/>
          <w:sz w:val="24"/>
          <w:szCs w:val="24"/>
        </w:rPr>
        <w:t>):</w:t>
      </w:r>
      <w:r w:rsidRPr="00A408CF">
        <w:rPr>
          <w:rFonts w:ascii="Times New Roman" w:eastAsia="Times New Roman" w:hAnsi="Times New Roman" w:cs="Times New Roman"/>
          <w:sz w:val="24"/>
          <w:szCs w:val="24"/>
        </w:rPr>
        <w:br/>
        <w:t>Tracks changes in project status (e.g., Registered, In Progress, Completed).</w:t>
      </w:r>
    </w:p>
    <w:p w14:paraId="25B7CF77" w14:textId="45D0FA45" w:rsidR="00A408CF" w:rsidRPr="00DA6DAD" w:rsidRDefault="00A408CF">
      <w:pPr>
        <w:pStyle w:val="ListParagraph"/>
        <w:numPr>
          <w:ilvl w:val="0"/>
          <w:numId w:val="33"/>
        </w:numPr>
        <w:spacing w:before="100" w:beforeAutospacing="1" w:after="100" w:afterAutospacing="1" w:line="240" w:lineRule="auto"/>
        <w:outlineLvl w:val="2"/>
        <w:rPr>
          <w:rFonts w:ascii="Times New Roman" w:eastAsia="Times New Roman" w:hAnsi="Times New Roman" w:cs="Times New Roman"/>
          <w:b/>
          <w:bCs/>
          <w:sz w:val="27"/>
          <w:szCs w:val="27"/>
          <w:rPrChange w:id="1493" w:author="Tayyab Mehboob" w:date="2025-03-26T13:19:00Z" w16du:dateUtc="2025-03-26T08:19:00Z">
            <w:rPr/>
          </w:rPrChange>
        </w:rPr>
        <w:pPrChange w:id="1494" w:author="Tayyab Mehboob" w:date="2025-03-26T13:19:00Z" w16du:dateUtc="2025-03-26T08:19:00Z">
          <w:pPr>
            <w:spacing w:before="100" w:beforeAutospacing="1" w:after="100" w:afterAutospacing="1" w:line="240" w:lineRule="auto"/>
            <w:outlineLvl w:val="2"/>
          </w:pPr>
        </w:pPrChange>
      </w:pPr>
      <w:bookmarkStart w:id="1495" w:name="_Toc193890206"/>
      <w:del w:id="1496" w:author="Tayyab Mehboob" w:date="2025-03-26T13:19:00Z" w16du:dateUtc="2025-03-26T08:19:00Z">
        <w:r w:rsidRPr="00DA6DAD" w:rsidDel="00DA6DAD">
          <w:rPr>
            <w:rFonts w:ascii="Times New Roman" w:eastAsia="Times New Roman" w:hAnsi="Times New Roman" w:cs="Times New Roman"/>
            <w:b/>
            <w:bCs/>
            <w:sz w:val="27"/>
            <w:szCs w:val="27"/>
            <w:rPrChange w:id="1497" w:author="Tayyab Mehboob" w:date="2025-03-26T13:19:00Z" w16du:dateUtc="2025-03-26T08:19:00Z">
              <w:rPr/>
            </w:rPrChange>
          </w:rPr>
          <w:delText>7.3</w:delText>
        </w:r>
        <w:r w:rsidRPr="0053165F" w:rsidDel="00DA6DAD">
          <w:rPr>
            <w:rStyle w:val="Heading2Char"/>
            <w:rPrChange w:id="1498" w:author="MUHAMMAD HAMAD" w:date="2025-03-26T14:00:00Z" w16du:dateUtc="2025-03-26T09:00:00Z">
              <w:rPr/>
            </w:rPrChange>
          </w:rPr>
          <w:delText>.3</w:delText>
        </w:r>
      </w:del>
      <w:r w:rsidRPr="0053165F">
        <w:rPr>
          <w:rStyle w:val="Heading2Char"/>
          <w:rPrChange w:id="1499" w:author="MUHAMMAD HAMAD" w:date="2025-03-26T14:00:00Z" w16du:dateUtc="2025-03-26T09:00:00Z">
            <w:rPr/>
          </w:rPrChange>
        </w:rPr>
        <w:t xml:space="preserve"> Sub-Functions for Work Product Upload and Version Control</w:t>
      </w:r>
      <w:bookmarkEnd w:id="1495"/>
    </w:p>
    <w:p w14:paraId="179EDEA0" w14:textId="77777777" w:rsidR="00A408CF" w:rsidRPr="00A408CF" w:rsidRDefault="00A408CF" w:rsidP="00A408CF">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408CF">
        <w:rPr>
          <w:rFonts w:ascii="Times New Roman" w:eastAsia="Times New Roman" w:hAnsi="Times New Roman" w:cs="Times New Roman"/>
          <w:b/>
          <w:bCs/>
          <w:sz w:val="24"/>
          <w:szCs w:val="24"/>
        </w:rPr>
        <w:t>UploadWorkProduct</w:t>
      </w:r>
      <w:proofErr w:type="spellEnd"/>
      <w:r w:rsidRPr="00A408CF">
        <w:rPr>
          <w:rFonts w:ascii="Times New Roman" w:eastAsia="Times New Roman" w:hAnsi="Times New Roman" w:cs="Times New Roman"/>
          <w:b/>
          <w:bCs/>
          <w:sz w:val="24"/>
          <w:szCs w:val="24"/>
        </w:rPr>
        <w:t>(</w:t>
      </w:r>
      <w:proofErr w:type="gramEnd"/>
      <w:r w:rsidRPr="00A408CF">
        <w:rPr>
          <w:rFonts w:ascii="Times New Roman" w:eastAsia="Times New Roman" w:hAnsi="Times New Roman" w:cs="Times New Roman"/>
          <w:b/>
          <w:bCs/>
          <w:sz w:val="24"/>
          <w:szCs w:val="24"/>
        </w:rPr>
        <w:t>):</w:t>
      </w:r>
      <w:r w:rsidRPr="00A408CF">
        <w:rPr>
          <w:rFonts w:ascii="Times New Roman" w:eastAsia="Times New Roman" w:hAnsi="Times New Roman" w:cs="Times New Roman"/>
          <w:sz w:val="24"/>
          <w:szCs w:val="24"/>
        </w:rPr>
        <w:br/>
        <w:t>Manages the file upload process, ensuring file type and size compliance.</w:t>
      </w:r>
    </w:p>
    <w:p w14:paraId="44CF6429" w14:textId="77777777" w:rsidR="00A408CF" w:rsidRPr="00A408CF" w:rsidRDefault="00A408CF" w:rsidP="00A408CF">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408CF">
        <w:rPr>
          <w:rFonts w:ascii="Times New Roman" w:eastAsia="Times New Roman" w:hAnsi="Times New Roman" w:cs="Times New Roman"/>
          <w:b/>
          <w:bCs/>
          <w:sz w:val="24"/>
          <w:szCs w:val="24"/>
        </w:rPr>
        <w:t>VersionControlHandler</w:t>
      </w:r>
      <w:proofErr w:type="spellEnd"/>
      <w:r w:rsidRPr="00A408CF">
        <w:rPr>
          <w:rFonts w:ascii="Times New Roman" w:eastAsia="Times New Roman" w:hAnsi="Times New Roman" w:cs="Times New Roman"/>
          <w:b/>
          <w:bCs/>
          <w:sz w:val="24"/>
          <w:szCs w:val="24"/>
        </w:rPr>
        <w:t>(</w:t>
      </w:r>
      <w:proofErr w:type="gramEnd"/>
      <w:r w:rsidRPr="00A408CF">
        <w:rPr>
          <w:rFonts w:ascii="Times New Roman" w:eastAsia="Times New Roman" w:hAnsi="Times New Roman" w:cs="Times New Roman"/>
          <w:b/>
          <w:bCs/>
          <w:sz w:val="24"/>
          <w:szCs w:val="24"/>
        </w:rPr>
        <w:t>):</w:t>
      </w:r>
      <w:r w:rsidRPr="00A408CF">
        <w:rPr>
          <w:rFonts w:ascii="Times New Roman" w:eastAsia="Times New Roman" w:hAnsi="Times New Roman" w:cs="Times New Roman"/>
          <w:sz w:val="24"/>
          <w:szCs w:val="24"/>
        </w:rPr>
        <w:br/>
        <w:t>Assigns version numbers to each submission and archives previous versions.</w:t>
      </w:r>
    </w:p>
    <w:p w14:paraId="63425009" w14:textId="77777777" w:rsidR="00A408CF" w:rsidRPr="00A408CF" w:rsidRDefault="00A408CF" w:rsidP="00A408CF">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408CF">
        <w:rPr>
          <w:rFonts w:ascii="Times New Roman" w:eastAsia="Times New Roman" w:hAnsi="Times New Roman" w:cs="Times New Roman"/>
          <w:b/>
          <w:bCs/>
          <w:sz w:val="24"/>
          <w:szCs w:val="24"/>
        </w:rPr>
        <w:t>DisplayVersionHistory</w:t>
      </w:r>
      <w:proofErr w:type="spellEnd"/>
      <w:r w:rsidRPr="00A408CF">
        <w:rPr>
          <w:rFonts w:ascii="Times New Roman" w:eastAsia="Times New Roman" w:hAnsi="Times New Roman" w:cs="Times New Roman"/>
          <w:b/>
          <w:bCs/>
          <w:sz w:val="24"/>
          <w:szCs w:val="24"/>
        </w:rPr>
        <w:t>(</w:t>
      </w:r>
      <w:proofErr w:type="gramEnd"/>
      <w:r w:rsidRPr="00A408CF">
        <w:rPr>
          <w:rFonts w:ascii="Times New Roman" w:eastAsia="Times New Roman" w:hAnsi="Times New Roman" w:cs="Times New Roman"/>
          <w:b/>
          <w:bCs/>
          <w:sz w:val="24"/>
          <w:szCs w:val="24"/>
        </w:rPr>
        <w:t>):</w:t>
      </w:r>
      <w:r w:rsidRPr="00A408CF">
        <w:rPr>
          <w:rFonts w:ascii="Times New Roman" w:eastAsia="Times New Roman" w:hAnsi="Times New Roman" w:cs="Times New Roman"/>
          <w:sz w:val="24"/>
          <w:szCs w:val="24"/>
        </w:rPr>
        <w:br/>
        <w:t>Provides an interface for supervisors to review the evolution of the work product over time.</w:t>
      </w:r>
    </w:p>
    <w:p w14:paraId="02054CA1" w14:textId="77777777" w:rsidR="00A408CF" w:rsidRPr="00A408CF" w:rsidRDefault="00A408CF" w:rsidP="0053165F">
      <w:pPr>
        <w:pStyle w:val="Heading2"/>
        <w:rPr>
          <w:rFonts w:eastAsia="Times New Roman"/>
        </w:rPr>
        <w:pPrChange w:id="1500" w:author="MUHAMMAD HAMAD" w:date="2025-03-26T14:00:00Z" w16du:dateUtc="2025-03-26T09:00:00Z">
          <w:pPr>
            <w:spacing w:before="100" w:beforeAutospacing="1" w:after="100" w:afterAutospacing="1" w:line="240" w:lineRule="auto"/>
            <w:outlineLvl w:val="2"/>
          </w:pPr>
        </w:pPrChange>
      </w:pPr>
      <w:bookmarkStart w:id="1501" w:name="_Toc193890207"/>
      <w:del w:id="1502" w:author="MUHAMMAD HAMAD" w:date="2025-03-26T13:44:00Z" w16du:dateUtc="2025-03-26T08:44:00Z">
        <w:r w:rsidRPr="00A408CF" w:rsidDel="00912154">
          <w:rPr>
            <w:rFonts w:eastAsia="Times New Roman"/>
          </w:rPr>
          <w:delText xml:space="preserve">7.3.4 </w:delText>
        </w:r>
      </w:del>
      <w:r w:rsidRPr="00A408CF">
        <w:rPr>
          <w:rFonts w:eastAsia="Times New Roman"/>
        </w:rPr>
        <w:t>Sub-Functions for Feedback Mechanism</w:t>
      </w:r>
      <w:bookmarkEnd w:id="1501"/>
    </w:p>
    <w:p w14:paraId="20596A6C" w14:textId="77777777" w:rsidR="00A408CF" w:rsidRPr="00A408CF" w:rsidRDefault="00A408CF" w:rsidP="00A408CF">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408CF">
        <w:rPr>
          <w:rFonts w:ascii="Times New Roman" w:eastAsia="Times New Roman" w:hAnsi="Times New Roman" w:cs="Times New Roman"/>
          <w:b/>
          <w:bCs/>
          <w:sz w:val="24"/>
          <w:szCs w:val="24"/>
        </w:rPr>
        <w:t>SubmitFeedback</w:t>
      </w:r>
      <w:proofErr w:type="spellEnd"/>
      <w:r w:rsidRPr="00A408CF">
        <w:rPr>
          <w:rFonts w:ascii="Times New Roman" w:eastAsia="Times New Roman" w:hAnsi="Times New Roman" w:cs="Times New Roman"/>
          <w:b/>
          <w:bCs/>
          <w:sz w:val="24"/>
          <w:szCs w:val="24"/>
        </w:rPr>
        <w:t>(</w:t>
      </w:r>
      <w:proofErr w:type="gramEnd"/>
      <w:r w:rsidRPr="00A408CF">
        <w:rPr>
          <w:rFonts w:ascii="Times New Roman" w:eastAsia="Times New Roman" w:hAnsi="Times New Roman" w:cs="Times New Roman"/>
          <w:b/>
          <w:bCs/>
          <w:sz w:val="24"/>
          <w:szCs w:val="24"/>
        </w:rPr>
        <w:t>):</w:t>
      </w:r>
      <w:r w:rsidRPr="00A408CF">
        <w:rPr>
          <w:rFonts w:ascii="Times New Roman" w:eastAsia="Times New Roman" w:hAnsi="Times New Roman" w:cs="Times New Roman"/>
          <w:sz w:val="24"/>
          <w:szCs w:val="24"/>
        </w:rPr>
        <w:br/>
        <w:t>Allows supervisors to provide text-based feedback and, optionally, attach supplementary documents.</w:t>
      </w:r>
    </w:p>
    <w:p w14:paraId="215471FA" w14:textId="77777777" w:rsidR="00A408CF" w:rsidRPr="00A408CF" w:rsidRDefault="00A408CF" w:rsidP="00A408CF">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408CF">
        <w:rPr>
          <w:rFonts w:ascii="Times New Roman" w:eastAsia="Times New Roman" w:hAnsi="Times New Roman" w:cs="Times New Roman"/>
          <w:b/>
          <w:bCs/>
          <w:sz w:val="24"/>
          <w:szCs w:val="24"/>
        </w:rPr>
        <w:t>RetrieveFeedback</w:t>
      </w:r>
      <w:proofErr w:type="spellEnd"/>
      <w:r w:rsidRPr="00A408CF">
        <w:rPr>
          <w:rFonts w:ascii="Times New Roman" w:eastAsia="Times New Roman" w:hAnsi="Times New Roman" w:cs="Times New Roman"/>
          <w:b/>
          <w:bCs/>
          <w:sz w:val="24"/>
          <w:szCs w:val="24"/>
        </w:rPr>
        <w:t>(</w:t>
      </w:r>
      <w:proofErr w:type="gramEnd"/>
      <w:r w:rsidRPr="00A408CF">
        <w:rPr>
          <w:rFonts w:ascii="Times New Roman" w:eastAsia="Times New Roman" w:hAnsi="Times New Roman" w:cs="Times New Roman"/>
          <w:b/>
          <w:bCs/>
          <w:sz w:val="24"/>
          <w:szCs w:val="24"/>
        </w:rPr>
        <w:t>):</w:t>
      </w:r>
      <w:r w:rsidRPr="00A408CF">
        <w:rPr>
          <w:rFonts w:ascii="Times New Roman" w:eastAsia="Times New Roman" w:hAnsi="Times New Roman" w:cs="Times New Roman"/>
          <w:sz w:val="24"/>
          <w:szCs w:val="24"/>
        </w:rPr>
        <w:br/>
        <w:t>Displays all feedback associated with a given work product, sorted by submission date.</w:t>
      </w:r>
    </w:p>
    <w:p w14:paraId="3FA54BE7" w14:textId="77777777" w:rsidR="00A408CF" w:rsidRPr="00A408CF" w:rsidRDefault="00A408CF" w:rsidP="00A408CF">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408CF">
        <w:rPr>
          <w:rFonts w:ascii="Times New Roman" w:eastAsia="Times New Roman" w:hAnsi="Times New Roman" w:cs="Times New Roman"/>
          <w:b/>
          <w:bCs/>
          <w:sz w:val="24"/>
          <w:szCs w:val="24"/>
        </w:rPr>
        <w:t>NotificationHandler</w:t>
      </w:r>
      <w:proofErr w:type="spellEnd"/>
      <w:r w:rsidRPr="00A408CF">
        <w:rPr>
          <w:rFonts w:ascii="Times New Roman" w:eastAsia="Times New Roman" w:hAnsi="Times New Roman" w:cs="Times New Roman"/>
          <w:b/>
          <w:bCs/>
          <w:sz w:val="24"/>
          <w:szCs w:val="24"/>
        </w:rPr>
        <w:t>(</w:t>
      </w:r>
      <w:proofErr w:type="gramEnd"/>
      <w:r w:rsidRPr="00A408CF">
        <w:rPr>
          <w:rFonts w:ascii="Times New Roman" w:eastAsia="Times New Roman" w:hAnsi="Times New Roman" w:cs="Times New Roman"/>
          <w:b/>
          <w:bCs/>
          <w:sz w:val="24"/>
          <w:szCs w:val="24"/>
        </w:rPr>
        <w:t>):</w:t>
      </w:r>
      <w:r w:rsidRPr="00A408CF">
        <w:rPr>
          <w:rFonts w:ascii="Times New Roman" w:eastAsia="Times New Roman" w:hAnsi="Times New Roman" w:cs="Times New Roman"/>
          <w:sz w:val="24"/>
          <w:szCs w:val="24"/>
        </w:rPr>
        <w:br/>
        <w:t>Sends notifications to students when new feedback is available.</w:t>
      </w:r>
    </w:p>
    <w:p w14:paraId="435DACB7" w14:textId="77777777" w:rsidR="00A408CF" w:rsidRPr="00DA6DAD" w:rsidRDefault="00A408CF" w:rsidP="0053165F">
      <w:pPr>
        <w:pStyle w:val="Heading1"/>
        <w:rPr>
          <w:rFonts w:eastAsia="Times New Roman"/>
          <w:rPrChange w:id="1503" w:author="Tayyab Mehboob" w:date="2025-03-26T13:19:00Z" w16du:dateUtc="2025-03-26T08:19:00Z">
            <w:rPr/>
          </w:rPrChange>
        </w:rPr>
        <w:pPrChange w:id="1504" w:author="MUHAMMAD HAMAD" w:date="2025-03-26T14:00:00Z" w16du:dateUtc="2025-03-26T09:00:00Z">
          <w:pPr>
            <w:spacing w:before="100" w:beforeAutospacing="1" w:after="100" w:afterAutospacing="1" w:line="240" w:lineRule="auto"/>
            <w:outlineLvl w:val="1"/>
          </w:pPr>
        </w:pPrChange>
      </w:pPr>
      <w:bookmarkStart w:id="1505" w:name="_Toc193890208"/>
      <w:del w:id="1506" w:author="Tayyab Mehboob" w:date="2025-03-26T13:19:00Z" w16du:dateUtc="2025-03-26T08:19:00Z">
        <w:r w:rsidRPr="00DA6DAD" w:rsidDel="00DA6DAD">
          <w:rPr>
            <w:rFonts w:eastAsia="Times New Roman"/>
            <w:rPrChange w:id="1507" w:author="Tayyab Mehboob" w:date="2025-03-26T13:19:00Z" w16du:dateUtc="2025-03-26T08:19:00Z">
              <w:rPr/>
            </w:rPrChange>
          </w:rPr>
          <w:delText>7.4</w:delText>
        </w:r>
      </w:del>
      <w:r w:rsidRPr="00DA6DAD">
        <w:rPr>
          <w:rFonts w:eastAsia="Times New Roman"/>
          <w:rPrChange w:id="1508" w:author="Tayyab Mehboob" w:date="2025-03-26T13:19:00Z" w16du:dateUtc="2025-03-26T08:19:00Z">
            <w:rPr/>
          </w:rPrChange>
        </w:rPr>
        <w:t xml:space="preserve"> Performance Requirements</w:t>
      </w:r>
      <w:bookmarkEnd w:id="1505"/>
    </w:p>
    <w:p w14:paraId="7BB7D37A" w14:textId="77777777" w:rsidR="00A408CF" w:rsidRPr="00A408CF" w:rsidRDefault="00A408CF" w:rsidP="00A408C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Response Time:</w:t>
      </w:r>
      <w:r w:rsidRPr="00A408CF">
        <w:rPr>
          <w:rFonts w:ascii="Times New Roman" w:eastAsia="Times New Roman" w:hAnsi="Times New Roman" w:cs="Times New Roman"/>
          <w:sz w:val="24"/>
          <w:szCs w:val="24"/>
        </w:rPr>
        <w:br/>
        <w:t>All core operations (registration, project submission, work product upload, feedback submission) must complete within 2–3 seconds under normal operating conditions.</w:t>
      </w:r>
    </w:p>
    <w:p w14:paraId="5638D7D8" w14:textId="77777777" w:rsidR="00A408CF" w:rsidRPr="00A408CF" w:rsidRDefault="00A408CF" w:rsidP="00A408C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Scalability:</w:t>
      </w:r>
      <w:r w:rsidRPr="00A408CF">
        <w:rPr>
          <w:rFonts w:ascii="Times New Roman" w:eastAsia="Times New Roman" w:hAnsi="Times New Roman" w:cs="Times New Roman"/>
          <w:sz w:val="24"/>
          <w:szCs w:val="24"/>
        </w:rPr>
        <w:br/>
        <w:t>The system must support concurrent access by at least 500 users during peak submission periods without significant performance degradation.</w:t>
      </w:r>
    </w:p>
    <w:p w14:paraId="5DBD624B" w14:textId="77777777" w:rsidR="00A408CF" w:rsidRPr="00A408CF" w:rsidRDefault="00A408CF" w:rsidP="00A408C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t>Data Throughput:</w:t>
      </w:r>
      <w:r w:rsidRPr="00A408CF">
        <w:rPr>
          <w:rFonts w:ascii="Times New Roman" w:eastAsia="Times New Roman" w:hAnsi="Times New Roman" w:cs="Times New Roman"/>
          <w:sz w:val="24"/>
          <w:szCs w:val="24"/>
        </w:rPr>
        <w:br/>
        <w:t>The system must handle frequent data updates, ensuring real-time reflection of project statuses and feedback.</w:t>
      </w:r>
    </w:p>
    <w:p w14:paraId="4570B582" w14:textId="77777777" w:rsidR="00A408CF" w:rsidRDefault="00A408CF" w:rsidP="00A408CF">
      <w:pPr>
        <w:numPr>
          <w:ilvl w:val="0"/>
          <w:numId w:val="23"/>
        </w:numPr>
        <w:spacing w:before="100" w:beforeAutospacing="1" w:after="100" w:afterAutospacing="1" w:line="240" w:lineRule="auto"/>
        <w:rPr>
          <w:ins w:id="1509" w:author="Tayyab Mehboob" w:date="2025-03-26T13:20:00Z" w16du:dateUtc="2025-03-26T08:20:00Z"/>
          <w:rFonts w:ascii="Times New Roman" w:eastAsia="Times New Roman" w:hAnsi="Times New Roman" w:cs="Times New Roman"/>
          <w:sz w:val="24"/>
          <w:szCs w:val="24"/>
        </w:rPr>
      </w:pPr>
      <w:r w:rsidRPr="00A408CF">
        <w:rPr>
          <w:rFonts w:ascii="Times New Roman" w:eastAsia="Times New Roman" w:hAnsi="Times New Roman" w:cs="Times New Roman"/>
          <w:b/>
          <w:bCs/>
          <w:sz w:val="24"/>
          <w:szCs w:val="24"/>
        </w:rPr>
        <w:lastRenderedPageBreak/>
        <w:t>Backup and Recovery:</w:t>
      </w:r>
      <w:r w:rsidRPr="00A408CF">
        <w:rPr>
          <w:rFonts w:ascii="Times New Roman" w:eastAsia="Times New Roman" w:hAnsi="Times New Roman" w:cs="Times New Roman"/>
          <w:sz w:val="24"/>
          <w:szCs w:val="24"/>
        </w:rPr>
        <w:br/>
        <w:t>Regular backups must be completed within predefined maintenance windows, and system recovery time should not exceed 5 minutes in case of critical failure.</w:t>
      </w:r>
    </w:p>
    <w:p w14:paraId="5ECDDEBE" w14:textId="77777777" w:rsidR="00DA6DAD" w:rsidRDefault="00DA6DAD" w:rsidP="0053165F">
      <w:pPr>
        <w:pStyle w:val="Heading1"/>
        <w:rPr>
          <w:ins w:id="1510" w:author="Tayyab Mehboob" w:date="2025-03-26T13:20:00Z" w16du:dateUtc="2025-03-26T08:20:00Z"/>
          <w:rFonts w:eastAsia="Times New Roman"/>
        </w:rPr>
        <w:pPrChange w:id="1511" w:author="MUHAMMAD HAMAD" w:date="2025-03-26T14:00:00Z" w16du:dateUtc="2025-03-26T09:00:00Z">
          <w:pPr>
            <w:spacing w:before="100" w:beforeAutospacing="1" w:after="100" w:afterAutospacing="1" w:line="240" w:lineRule="auto"/>
            <w:ind w:left="720"/>
          </w:pPr>
        </w:pPrChange>
      </w:pPr>
    </w:p>
    <w:p w14:paraId="05F38B5E" w14:textId="17DE6858" w:rsidR="00DA6DAD" w:rsidRDefault="00DA6DAD" w:rsidP="0053165F">
      <w:pPr>
        <w:pStyle w:val="Heading1"/>
        <w:rPr>
          <w:ins w:id="1512" w:author="Tayyab Mehboob" w:date="2025-03-26T13:21:00Z" w16du:dateUtc="2025-03-26T08:21:00Z"/>
          <w:rFonts w:eastAsia="Times New Roman"/>
          <w:sz w:val="36"/>
          <w:szCs w:val="36"/>
        </w:rPr>
        <w:pPrChange w:id="1513" w:author="MUHAMMAD HAMAD" w:date="2025-03-26T14:00:00Z" w16du:dateUtc="2025-03-26T09:00:00Z">
          <w:pPr>
            <w:spacing w:before="100" w:beforeAutospacing="1" w:after="100" w:afterAutospacing="1" w:line="240" w:lineRule="auto"/>
            <w:ind w:left="720"/>
          </w:pPr>
        </w:pPrChange>
      </w:pPr>
      <w:bookmarkStart w:id="1514" w:name="_Toc193890209"/>
      <w:ins w:id="1515" w:author="Tayyab Mehboob" w:date="2025-03-26T13:21:00Z" w16du:dateUtc="2025-03-26T08:21:00Z">
        <w:r w:rsidRPr="00DA6DAD">
          <w:rPr>
            <w:rFonts w:eastAsia="Times New Roman"/>
            <w:sz w:val="36"/>
            <w:szCs w:val="36"/>
            <w:rPrChange w:id="1516" w:author="Tayyab Mehboob" w:date="2025-03-26T13:21:00Z" w16du:dateUtc="2025-03-26T08:21:00Z">
              <w:rPr>
                <w:rFonts w:ascii="Times New Roman" w:eastAsia="Times New Roman" w:hAnsi="Times New Roman" w:cs="Times New Roman"/>
                <w:sz w:val="24"/>
                <w:szCs w:val="24"/>
              </w:rPr>
            </w:rPrChange>
          </w:rPr>
          <w:t>Data Dictionary</w:t>
        </w:r>
        <w:bookmarkEnd w:id="1514"/>
      </w:ins>
    </w:p>
    <w:p w14:paraId="78B1161A" w14:textId="77777777" w:rsidR="00DA6DAD" w:rsidRPr="003F15BF" w:rsidRDefault="00DA6DAD" w:rsidP="00DA6DAD">
      <w:pPr>
        <w:rPr>
          <w:ins w:id="1517" w:author="Tayyab Mehboob" w:date="2025-03-26T13:22:00Z" w16du:dateUtc="2025-03-26T08:22:00Z"/>
          <w:rFonts w:ascii="Times New Roman" w:hAnsi="Times New Roman" w:cs="Times New Roman"/>
          <w:sz w:val="24"/>
          <w:szCs w:val="24"/>
        </w:rPr>
      </w:pPr>
    </w:p>
    <w:tbl>
      <w:tblPr>
        <w:tblStyle w:val="GridTable4"/>
        <w:tblW w:w="10588" w:type="dxa"/>
        <w:tblLook w:val="04A0" w:firstRow="1" w:lastRow="0" w:firstColumn="1" w:lastColumn="0" w:noHBand="0" w:noVBand="1"/>
      </w:tblPr>
      <w:tblGrid>
        <w:gridCol w:w="1377"/>
        <w:gridCol w:w="980"/>
        <w:gridCol w:w="1359"/>
        <w:gridCol w:w="995"/>
        <w:gridCol w:w="872"/>
        <w:gridCol w:w="3330"/>
        <w:gridCol w:w="1675"/>
      </w:tblGrid>
      <w:tr w:rsidR="00DA6DAD" w:rsidRPr="003F15BF" w14:paraId="2C026D09" w14:textId="77777777" w:rsidTr="00C41E1D">
        <w:trPr>
          <w:cnfStyle w:val="100000000000" w:firstRow="1" w:lastRow="0" w:firstColumn="0" w:lastColumn="0" w:oddVBand="0" w:evenVBand="0" w:oddHBand="0" w:evenHBand="0" w:firstRowFirstColumn="0" w:firstRowLastColumn="0" w:lastRowFirstColumn="0" w:lastRowLastColumn="0"/>
          <w:trHeight w:val="941"/>
          <w:ins w:id="1518"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3CA9ECDD" w14:textId="77777777" w:rsidR="00DA6DAD" w:rsidRPr="003F15BF" w:rsidRDefault="00DA6DAD" w:rsidP="00C41E1D">
            <w:pPr>
              <w:rPr>
                <w:ins w:id="1519" w:author="Tayyab Mehboob" w:date="2025-03-26T13:22:00Z" w16du:dateUtc="2025-03-26T08:22:00Z"/>
                <w:rFonts w:ascii="Times New Roman" w:hAnsi="Times New Roman" w:cs="Times New Roman"/>
                <w:b w:val="0"/>
                <w:bCs w:val="0"/>
              </w:rPr>
            </w:pPr>
            <w:ins w:id="1520" w:author="Tayyab Mehboob" w:date="2025-03-26T13:22:00Z" w16du:dateUtc="2025-03-26T08:22:00Z">
              <w:r w:rsidRPr="003F15BF">
                <w:rPr>
                  <w:rFonts w:ascii="Times New Roman" w:hAnsi="Times New Roman" w:cs="Times New Roman"/>
                  <w:b w:val="0"/>
                  <w:bCs w:val="0"/>
                </w:rPr>
                <w:t>Data Element Name</w:t>
              </w:r>
            </w:ins>
          </w:p>
        </w:tc>
        <w:tc>
          <w:tcPr>
            <w:tcW w:w="1008" w:type="dxa"/>
          </w:tcPr>
          <w:p w14:paraId="5DF0B938" w14:textId="77777777" w:rsidR="00DA6DAD" w:rsidRPr="003F15BF" w:rsidRDefault="00DA6DAD" w:rsidP="00C41E1D">
            <w:pPr>
              <w:cnfStyle w:val="100000000000" w:firstRow="1" w:lastRow="0" w:firstColumn="0" w:lastColumn="0" w:oddVBand="0" w:evenVBand="0" w:oddHBand="0" w:evenHBand="0" w:firstRowFirstColumn="0" w:firstRowLastColumn="0" w:lastRowFirstColumn="0" w:lastRowLastColumn="0"/>
              <w:rPr>
                <w:ins w:id="1521" w:author="Tayyab Mehboob" w:date="2025-03-26T13:22:00Z" w16du:dateUtc="2025-03-26T08:22:00Z"/>
                <w:rFonts w:ascii="Times New Roman" w:hAnsi="Times New Roman" w:cs="Times New Roman"/>
              </w:rPr>
            </w:pPr>
            <w:ins w:id="1522" w:author="Tayyab Mehboob" w:date="2025-03-26T13:22:00Z" w16du:dateUtc="2025-03-26T08:22:00Z">
              <w:r w:rsidRPr="003F15BF">
                <w:rPr>
                  <w:rFonts w:ascii="Times New Roman" w:hAnsi="Times New Roman" w:cs="Times New Roman"/>
                </w:rPr>
                <w:t xml:space="preserve">  </w:t>
              </w:r>
            </w:ins>
          </w:p>
          <w:p w14:paraId="76FE7880" w14:textId="77777777" w:rsidR="00DA6DAD" w:rsidRPr="003F15BF" w:rsidRDefault="00DA6DAD" w:rsidP="00C41E1D">
            <w:pPr>
              <w:cnfStyle w:val="100000000000" w:firstRow="1" w:lastRow="0" w:firstColumn="0" w:lastColumn="0" w:oddVBand="0" w:evenVBand="0" w:oddHBand="0" w:evenHBand="0" w:firstRowFirstColumn="0" w:firstRowLastColumn="0" w:lastRowFirstColumn="0" w:lastRowLastColumn="0"/>
              <w:rPr>
                <w:ins w:id="1523" w:author="Tayyab Mehboob" w:date="2025-03-26T13:22:00Z" w16du:dateUtc="2025-03-26T08:22:00Z"/>
                <w:rFonts w:ascii="Times New Roman" w:hAnsi="Times New Roman" w:cs="Times New Roman"/>
                <w:b w:val="0"/>
                <w:bCs w:val="0"/>
              </w:rPr>
            </w:pPr>
            <w:ins w:id="1524" w:author="Tayyab Mehboob" w:date="2025-03-26T13:22:00Z" w16du:dateUtc="2025-03-26T08:22:00Z">
              <w:r w:rsidRPr="003F15BF">
                <w:rPr>
                  <w:rFonts w:ascii="Times New Roman" w:hAnsi="Times New Roman" w:cs="Times New Roman"/>
                </w:rPr>
                <w:t xml:space="preserve">     </w:t>
              </w:r>
              <w:r w:rsidRPr="003F15BF">
                <w:rPr>
                  <w:rFonts w:ascii="Times New Roman" w:hAnsi="Times New Roman" w:cs="Times New Roman"/>
                  <w:b w:val="0"/>
                  <w:bCs w:val="0"/>
                </w:rPr>
                <w:t>Type</w:t>
              </w:r>
            </w:ins>
          </w:p>
        </w:tc>
        <w:tc>
          <w:tcPr>
            <w:tcW w:w="1389" w:type="dxa"/>
          </w:tcPr>
          <w:p w14:paraId="1B61BA91" w14:textId="77777777" w:rsidR="00DA6DAD" w:rsidRPr="00BF0BE3" w:rsidRDefault="00DA6DAD" w:rsidP="00C41E1D">
            <w:pPr>
              <w:cnfStyle w:val="100000000000" w:firstRow="1" w:lastRow="0" w:firstColumn="0" w:lastColumn="0" w:oddVBand="0" w:evenVBand="0" w:oddHBand="0" w:evenHBand="0" w:firstRowFirstColumn="0" w:firstRowLastColumn="0" w:lastRowFirstColumn="0" w:lastRowLastColumn="0"/>
              <w:rPr>
                <w:ins w:id="1525" w:author="Tayyab Mehboob" w:date="2025-03-26T13:22:00Z" w16du:dateUtc="2025-03-26T08:22:00Z"/>
                <w:rFonts w:ascii="Times New Roman" w:hAnsi="Times New Roman" w:cs="Times New Roman"/>
              </w:rPr>
            </w:pPr>
            <w:ins w:id="1526" w:author="Tayyab Mehboob" w:date="2025-03-26T13:22:00Z" w16du:dateUtc="2025-03-26T08:22:00Z">
              <w:r w:rsidRPr="003F15BF">
                <w:rPr>
                  <w:rFonts w:ascii="Times New Roman" w:hAnsi="Times New Roman" w:cs="Times New Roman"/>
                  <w:b w:val="0"/>
                  <w:bCs w:val="0"/>
                </w:rPr>
                <w:t xml:space="preserve"> </w:t>
              </w:r>
            </w:ins>
          </w:p>
          <w:p w14:paraId="0F3F0E17" w14:textId="77777777" w:rsidR="00DA6DAD" w:rsidRPr="003F15BF" w:rsidRDefault="00DA6DAD" w:rsidP="00C41E1D">
            <w:pPr>
              <w:cnfStyle w:val="100000000000" w:firstRow="1" w:lastRow="0" w:firstColumn="0" w:lastColumn="0" w:oddVBand="0" w:evenVBand="0" w:oddHBand="0" w:evenHBand="0" w:firstRowFirstColumn="0" w:firstRowLastColumn="0" w:lastRowFirstColumn="0" w:lastRowLastColumn="0"/>
              <w:rPr>
                <w:ins w:id="1527" w:author="Tayyab Mehboob" w:date="2025-03-26T13:22:00Z" w16du:dateUtc="2025-03-26T08:22:00Z"/>
                <w:rFonts w:ascii="Times New Roman" w:hAnsi="Times New Roman" w:cs="Times New Roman"/>
                <w:b w:val="0"/>
                <w:bCs w:val="0"/>
              </w:rPr>
            </w:pPr>
            <w:ins w:id="1528" w:author="Tayyab Mehboob" w:date="2025-03-26T13:22:00Z" w16du:dateUtc="2025-03-26T08:22:00Z">
              <w:r w:rsidRPr="003F15BF">
                <w:rPr>
                  <w:rFonts w:ascii="Times New Roman" w:hAnsi="Times New Roman" w:cs="Times New Roman"/>
                  <w:b w:val="0"/>
                  <w:bCs w:val="0"/>
                </w:rPr>
                <w:t xml:space="preserve"> Definition</w:t>
              </w:r>
            </w:ins>
          </w:p>
        </w:tc>
        <w:tc>
          <w:tcPr>
            <w:tcW w:w="1002" w:type="dxa"/>
          </w:tcPr>
          <w:p w14:paraId="010C51CA" w14:textId="77777777" w:rsidR="00DA6DAD" w:rsidRPr="003F15BF" w:rsidRDefault="00DA6DAD" w:rsidP="00C41E1D">
            <w:pPr>
              <w:cnfStyle w:val="100000000000" w:firstRow="1" w:lastRow="0" w:firstColumn="0" w:lastColumn="0" w:oddVBand="0" w:evenVBand="0" w:oddHBand="0" w:evenHBand="0" w:firstRowFirstColumn="0" w:firstRowLastColumn="0" w:lastRowFirstColumn="0" w:lastRowLastColumn="0"/>
              <w:rPr>
                <w:ins w:id="1529" w:author="Tayyab Mehboob" w:date="2025-03-26T13:22:00Z" w16du:dateUtc="2025-03-26T08:22:00Z"/>
                <w:rFonts w:ascii="Times New Roman" w:hAnsi="Times New Roman" w:cs="Times New Roman"/>
                <w:b w:val="0"/>
                <w:bCs w:val="0"/>
              </w:rPr>
            </w:pPr>
            <w:ins w:id="1530" w:author="Tayyab Mehboob" w:date="2025-03-26T13:22:00Z" w16du:dateUtc="2025-03-26T08:22:00Z">
              <w:r w:rsidRPr="003F15BF">
                <w:rPr>
                  <w:rFonts w:ascii="Times New Roman" w:hAnsi="Times New Roman" w:cs="Times New Roman"/>
                  <w:b w:val="0"/>
                  <w:bCs w:val="0"/>
                </w:rPr>
                <w:t xml:space="preserve"> </w:t>
              </w:r>
            </w:ins>
          </w:p>
          <w:p w14:paraId="50AA6628" w14:textId="77777777" w:rsidR="00DA6DAD" w:rsidRPr="003F15BF" w:rsidRDefault="00DA6DAD" w:rsidP="00C41E1D">
            <w:pPr>
              <w:cnfStyle w:val="100000000000" w:firstRow="1" w:lastRow="0" w:firstColumn="0" w:lastColumn="0" w:oddVBand="0" w:evenVBand="0" w:oddHBand="0" w:evenHBand="0" w:firstRowFirstColumn="0" w:firstRowLastColumn="0" w:lastRowFirstColumn="0" w:lastRowLastColumn="0"/>
              <w:rPr>
                <w:ins w:id="1531" w:author="Tayyab Mehboob" w:date="2025-03-26T13:22:00Z" w16du:dateUtc="2025-03-26T08:22:00Z"/>
                <w:rFonts w:ascii="Times New Roman" w:hAnsi="Times New Roman" w:cs="Times New Roman"/>
                <w:b w:val="0"/>
                <w:bCs w:val="0"/>
              </w:rPr>
            </w:pPr>
            <w:ins w:id="1532" w:author="Tayyab Mehboob" w:date="2025-03-26T13:22:00Z" w16du:dateUtc="2025-03-26T08:22:00Z">
              <w:r w:rsidRPr="003F15BF">
                <w:rPr>
                  <w:rFonts w:ascii="Times New Roman" w:hAnsi="Times New Roman" w:cs="Times New Roman"/>
                  <w:b w:val="0"/>
                  <w:bCs w:val="0"/>
                </w:rPr>
                <w:t>Data Type</w:t>
              </w:r>
            </w:ins>
          </w:p>
        </w:tc>
        <w:tc>
          <w:tcPr>
            <w:tcW w:w="900" w:type="dxa"/>
          </w:tcPr>
          <w:p w14:paraId="341DFA14" w14:textId="77777777" w:rsidR="00DA6DAD" w:rsidRPr="003F15BF" w:rsidRDefault="00DA6DAD" w:rsidP="00C41E1D">
            <w:pPr>
              <w:cnfStyle w:val="100000000000" w:firstRow="1" w:lastRow="0" w:firstColumn="0" w:lastColumn="0" w:oddVBand="0" w:evenVBand="0" w:oddHBand="0" w:evenHBand="0" w:firstRowFirstColumn="0" w:firstRowLastColumn="0" w:lastRowFirstColumn="0" w:lastRowLastColumn="0"/>
              <w:rPr>
                <w:ins w:id="1533" w:author="Tayyab Mehboob" w:date="2025-03-26T13:22:00Z" w16du:dateUtc="2025-03-26T08:22:00Z"/>
                <w:rFonts w:ascii="Times New Roman" w:hAnsi="Times New Roman" w:cs="Times New Roman"/>
                <w:b w:val="0"/>
                <w:bCs w:val="0"/>
              </w:rPr>
            </w:pPr>
            <w:ins w:id="1534" w:author="Tayyab Mehboob" w:date="2025-03-26T13:22:00Z" w16du:dateUtc="2025-03-26T08:22:00Z">
              <w:r w:rsidRPr="003F15BF">
                <w:rPr>
                  <w:rFonts w:ascii="Times New Roman" w:hAnsi="Times New Roman" w:cs="Times New Roman"/>
                  <w:b w:val="0"/>
                  <w:bCs w:val="0"/>
                </w:rPr>
                <w:t xml:space="preserve">  </w:t>
              </w:r>
            </w:ins>
          </w:p>
          <w:p w14:paraId="7D0FA5A2" w14:textId="77777777" w:rsidR="00DA6DAD" w:rsidRPr="003F15BF" w:rsidRDefault="00DA6DAD" w:rsidP="00C41E1D">
            <w:pPr>
              <w:cnfStyle w:val="100000000000" w:firstRow="1" w:lastRow="0" w:firstColumn="0" w:lastColumn="0" w:oddVBand="0" w:evenVBand="0" w:oddHBand="0" w:evenHBand="0" w:firstRowFirstColumn="0" w:firstRowLastColumn="0" w:lastRowFirstColumn="0" w:lastRowLastColumn="0"/>
              <w:rPr>
                <w:ins w:id="1535" w:author="Tayyab Mehboob" w:date="2025-03-26T13:22:00Z" w16du:dateUtc="2025-03-26T08:22:00Z"/>
                <w:rFonts w:ascii="Times New Roman" w:hAnsi="Times New Roman" w:cs="Times New Roman"/>
                <w:b w:val="0"/>
                <w:bCs w:val="0"/>
              </w:rPr>
            </w:pPr>
            <w:ins w:id="1536" w:author="Tayyab Mehboob" w:date="2025-03-26T13:22:00Z" w16du:dateUtc="2025-03-26T08:22:00Z">
              <w:r w:rsidRPr="003F15BF">
                <w:rPr>
                  <w:rFonts w:ascii="Times New Roman" w:hAnsi="Times New Roman" w:cs="Times New Roman"/>
                  <w:b w:val="0"/>
                  <w:bCs w:val="0"/>
                </w:rPr>
                <w:t xml:space="preserve">   Length</w:t>
              </w:r>
            </w:ins>
          </w:p>
        </w:tc>
        <w:tc>
          <w:tcPr>
            <w:tcW w:w="3448" w:type="dxa"/>
          </w:tcPr>
          <w:p w14:paraId="5C5225EB" w14:textId="77777777" w:rsidR="00DA6DAD" w:rsidRPr="003F15BF" w:rsidRDefault="00DA6DAD" w:rsidP="00C41E1D">
            <w:pPr>
              <w:cnfStyle w:val="100000000000" w:firstRow="1" w:lastRow="0" w:firstColumn="0" w:lastColumn="0" w:oddVBand="0" w:evenVBand="0" w:oddHBand="0" w:evenHBand="0" w:firstRowFirstColumn="0" w:firstRowLastColumn="0" w:lastRowFirstColumn="0" w:lastRowLastColumn="0"/>
              <w:rPr>
                <w:ins w:id="1537" w:author="Tayyab Mehboob" w:date="2025-03-26T13:22:00Z" w16du:dateUtc="2025-03-26T08:22:00Z"/>
                <w:rFonts w:ascii="Times New Roman" w:hAnsi="Times New Roman" w:cs="Times New Roman"/>
                <w:b w:val="0"/>
                <w:bCs w:val="0"/>
              </w:rPr>
            </w:pPr>
          </w:p>
          <w:p w14:paraId="5685A221" w14:textId="77777777" w:rsidR="00DA6DAD" w:rsidRPr="003F15BF" w:rsidRDefault="00DA6DAD" w:rsidP="00C41E1D">
            <w:pPr>
              <w:cnfStyle w:val="100000000000" w:firstRow="1" w:lastRow="0" w:firstColumn="0" w:lastColumn="0" w:oddVBand="0" w:evenVBand="0" w:oddHBand="0" w:evenHBand="0" w:firstRowFirstColumn="0" w:firstRowLastColumn="0" w:lastRowFirstColumn="0" w:lastRowLastColumn="0"/>
              <w:rPr>
                <w:ins w:id="1538" w:author="Tayyab Mehboob" w:date="2025-03-26T13:22:00Z" w16du:dateUtc="2025-03-26T08:22:00Z"/>
                <w:rFonts w:ascii="Times New Roman" w:hAnsi="Times New Roman" w:cs="Times New Roman"/>
                <w:b w:val="0"/>
                <w:bCs w:val="0"/>
              </w:rPr>
            </w:pPr>
            <w:ins w:id="1539" w:author="Tayyab Mehboob" w:date="2025-03-26T13:22:00Z" w16du:dateUtc="2025-03-26T08:22:00Z">
              <w:r w:rsidRPr="003F15BF">
                <w:rPr>
                  <w:rFonts w:ascii="Times New Roman" w:hAnsi="Times New Roman" w:cs="Times New Roman"/>
                  <w:b w:val="0"/>
                  <w:bCs w:val="0"/>
                </w:rPr>
                <w:t xml:space="preserve">                 Example</w:t>
              </w:r>
            </w:ins>
          </w:p>
        </w:tc>
        <w:tc>
          <w:tcPr>
            <w:tcW w:w="1492" w:type="dxa"/>
          </w:tcPr>
          <w:p w14:paraId="5FA9AC32" w14:textId="77777777" w:rsidR="00DA6DAD" w:rsidRPr="003F15BF" w:rsidRDefault="00DA6DAD" w:rsidP="00C41E1D">
            <w:pPr>
              <w:cnfStyle w:val="100000000000" w:firstRow="1" w:lastRow="0" w:firstColumn="0" w:lastColumn="0" w:oddVBand="0" w:evenVBand="0" w:oddHBand="0" w:evenHBand="0" w:firstRowFirstColumn="0" w:firstRowLastColumn="0" w:lastRowFirstColumn="0" w:lastRowLastColumn="0"/>
              <w:rPr>
                <w:ins w:id="1540" w:author="Tayyab Mehboob" w:date="2025-03-26T13:22:00Z" w16du:dateUtc="2025-03-26T08:22:00Z"/>
                <w:rFonts w:ascii="Times New Roman" w:hAnsi="Times New Roman" w:cs="Times New Roman"/>
                <w:b w:val="0"/>
                <w:bCs w:val="0"/>
              </w:rPr>
            </w:pPr>
          </w:p>
          <w:p w14:paraId="0B3FDCB3" w14:textId="77777777" w:rsidR="00DA6DAD" w:rsidRPr="003F15BF" w:rsidRDefault="00DA6DAD" w:rsidP="00C41E1D">
            <w:pPr>
              <w:cnfStyle w:val="100000000000" w:firstRow="1" w:lastRow="0" w:firstColumn="0" w:lastColumn="0" w:oddVBand="0" w:evenVBand="0" w:oddHBand="0" w:evenHBand="0" w:firstRowFirstColumn="0" w:firstRowLastColumn="0" w:lastRowFirstColumn="0" w:lastRowLastColumn="0"/>
              <w:rPr>
                <w:ins w:id="1541" w:author="Tayyab Mehboob" w:date="2025-03-26T13:22:00Z" w16du:dateUtc="2025-03-26T08:22:00Z"/>
                <w:rFonts w:ascii="Times New Roman" w:hAnsi="Times New Roman" w:cs="Times New Roman"/>
                <w:b w:val="0"/>
                <w:bCs w:val="0"/>
              </w:rPr>
            </w:pPr>
            <w:ins w:id="1542" w:author="Tayyab Mehboob" w:date="2025-03-26T13:22:00Z" w16du:dateUtc="2025-03-26T08:22:00Z">
              <w:r w:rsidRPr="003F15BF">
                <w:rPr>
                  <w:rFonts w:ascii="Times New Roman" w:hAnsi="Times New Roman" w:cs="Times New Roman"/>
                  <w:b w:val="0"/>
                  <w:bCs w:val="0"/>
                </w:rPr>
                <w:t>Conditions</w:t>
              </w:r>
            </w:ins>
          </w:p>
        </w:tc>
      </w:tr>
      <w:tr w:rsidR="00DA6DAD" w:rsidRPr="003F15BF" w14:paraId="278D1850" w14:textId="77777777" w:rsidTr="00C41E1D">
        <w:trPr>
          <w:cnfStyle w:val="000000100000" w:firstRow="0" w:lastRow="0" w:firstColumn="0" w:lastColumn="0" w:oddVBand="0" w:evenVBand="0" w:oddHBand="1" w:evenHBand="0" w:firstRowFirstColumn="0" w:firstRowLastColumn="0" w:lastRowFirstColumn="0" w:lastRowLastColumn="0"/>
          <w:trHeight w:val="1131"/>
          <w:ins w:id="1543"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741DB9F9" w14:textId="77777777" w:rsidR="00DA6DAD" w:rsidRPr="003F15BF" w:rsidRDefault="00DA6DAD" w:rsidP="00C41E1D">
            <w:pPr>
              <w:rPr>
                <w:ins w:id="1544" w:author="Tayyab Mehboob" w:date="2025-03-26T13:22:00Z" w16du:dateUtc="2025-03-26T08:22:00Z"/>
                <w:rFonts w:ascii="Times New Roman" w:hAnsi="Times New Roman" w:cs="Times New Roman"/>
              </w:rPr>
            </w:pPr>
            <w:ins w:id="1545" w:author="Tayyab Mehboob" w:date="2025-03-26T13:22:00Z" w16du:dateUtc="2025-03-26T08:22:00Z">
              <w:r w:rsidRPr="003F15BF">
                <w:rPr>
                  <w:rFonts w:ascii="Times New Roman" w:hAnsi="Times New Roman" w:cs="Times New Roman"/>
                </w:rPr>
                <w:t>Project ID</w:t>
              </w:r>
            </w:ins>
          </w:p>
        </w:tc>
        <w:tc>
          <w:tcPr>
            <w:tcW w:w="1008" w:type="dxa"/>
          </w:tcPr>
          <w:p w14:paraId="33747F24"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546" w:author="Tayyab Mehboob" w:date="2025-03-26T13:22:00Z" w16du:dateUtc="2025-03-26T08:22:00Z"/>
                <w:rFonts w:ascii="Times New Roman" w:hAnsi="Times New Roman" w:cs="Times New Roman"/>
              </w:rPr>
            </w:pPr>
            <w:ins w:id="1547" w:author="Tayyab Mehboob" w:date="2025-03-26T13:22:00Z" w16du:dateUtc="2025-03-26T08:22:00Z">
              <w:r w:rsidRPr="003F15BF">
                <w:rPr>
                  <w:rFonts w:ascii="Times New Roman" w:hAnsi="Times New Roman" w:cs="Times New Roman"/>
                </w:rPr>
                <w:t>Data Element</w:t>
              </w:r>
            </w:ins>
          </w:p>
        </w:tc>
        <w:tc>
          <w:tcPr>
            <w:tcW w:w="1389" w:type="dxa"/>
          </w:tcPr>
          <w:p w14:paraId="173E6152"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548" w:author="Tayyab Mehboob" w:date="2025-03-26T13:22:00Z" w16du:dateUtc="2025-03-26T08:22:00Z"/>
                <w:rFonts w:ascii="Times New Roman" w:hAnsi="Times New Roman" w:cs="Times New Roman"/>
              </w:rPr>
            </w:pPr>
            <w:ins w:id="1549" w:author="Tayyab Mehboob" w:date="2025-03-26T13:22:00Z" w16du:dateUtc="2025-03-26T08:22:00Z">
              <w:r w:rsidRPr="003F15BF">
                <w:rPr>
                  <w:rFonts w:ascii="Times New Roman" w:hAnsi="Times New Roman" w:cs="Times New Roman"/>
                </w:rPr>
                <w:t xml:space="preserve">Unique identifier for each project. </w:t>
              </w:r>
            </w:ins>
          </w:p>
        </w:tc>
        <w:tc>
          <w:tcPr>
            <w:tcW w:w="1002" w:type="dxa"/>
          </w:tcPr>
          <w:p w14:paraId="4F284714"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550" w:author="Tayyab Mehboob" w:date="2025-03-26T13:22:00Z" w16du:dateUtc="2025-03-26T08:22:00Z"/>
                <w:rFonts w:ascii="Times New Roman" w:hAnsi="Times New Roman" w:cs="Times New Roman"/>
              </w:rPr>
            </w:pPr>
            <w:ins w:id="1551" w:author="Tayyab Mehboob" w:date="2025-03-26T13:22:00Z" w16du:dateUtc="2025-03-26T08:22:00Z">
              <w:r w:rsidRPr="003F15BF">
                <w:rPr>
                  <w:rFonts w:ascii="Times New Roman" w:hAnsi="Times New Roman" w:cs="Times New Roman"/>
                </w:rPr>
                <w:t>Integer</w:t>
              </w:r>
            </w:ins>
          </w:p>
        </w:tc>
        <w:tc>
          <w:tcPr>
            <w:tcW w:w="900" w:type="dxa"/>
          </w:tcPr>
          <w:p w14:paraId="573B9E42"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552" w:author="Tayyab Mehboob" w:date="2025-03-26T13:22:00Z" w16du:dateUtc="2025-03-26T08:22:00Z"/>
                <w:rFonts w:ascii="Times New Roman" w:hAnsi="Times New Roman" w:cs="Times New Roman"/>
              </w:rPr>
            </w:pPr>
            <w:ins w:id="1553" w:author="Tayyab Mehboob" w:date="2025-03-26T13:22:00Z" w16du:dateUtc="2025-03-26T08:22:00Z">
              <w:r w:rsidRPr="003F15BF">
                <w:rPr>
                  <w:rFonts w:ascii="Times New Roman" w:hAnsi="Times New Roman" w:cs="Times New Roman"/>
                </w:rPr>
                <w:t>6</w:t>
              </w:r>
            </w:ins>
          </w:p>
        </w:tc>
        <w:tc>
          <w:tcPr>
            <w:tcW w:w="3448" w:type="dxa"/>
          </w:tcPr>
          <w:p w14:paraId="25333B92"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554" w:author="Tayyab Mehboob" w:date="2025-03-26T13:22:00Z" w16du:dateUtc="2025-03-26T08:22:00Z"/>
                <w:rFonts w:ascii="Times New Roman" w:hAnsi="Times New Roman" w:cs="Times New Roman"/>
              </w:rPr>
            </w:pPr>
            <w:ins w:id="1555" w:author="Tayyab Mehboob" w:date="2025-03-26T13:22:00Z" w16du:dateUtc="2025-03-26T08:22:00Z">
              <w:r w:rsidRPr="003F15BF">
                <w:rPr>
                  <w:rFonts w:ascii="Times New Roman" w:hAnsi="Times New Roman" w:cs="Times New Roman"/>
                </w:rPr>
                <w:t>101101</w:t>
              </w:r>
            </w:ins>
          </w:p>
        </w:tc>
        <w:tc>
          <w:tcPr>
            <w:tcW w:w="1492" w:type="dxa"/>
          </w:tcPr>
          <w:p w14:paraId="3981119A"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556" w:author="Tayyab Mehboob" w:date="2025-03-26T13:22:00Z" w16du:dateUtc="2025-03-26T08:22:00Z"/>
                <w:rFonts w:ascii="Times New Roman" w:hAnsi="Times New Roman" w:cs="Times New Roman"/>
              </w:rPr>
            </w:pPr>
            <w:ins w:id="1557" w:author="Tayyab Mehboob" w:date="2025-03-26T13:22:00Z" w16du:dateUtc="2025-03-26T08:22:00Z">
              <w:r w:rsidRPr="003F15BF">
                <w:rPr>
                  <w:rFonts w:ascii="Times New Roman" w:hAnsi="Times New Roman" w:cs="Times New Roman"/>
                </w:rPr>
                <w:t>Auto-generated unique ID.</w:t>
              </w:r>
            </w:ins>
          </w:p>
        </w:tc>
      </w:tr>
      <w:tr w:rsidR="00DA6DAD" w:rsidRPr="003F15BF" w14:paraId="5428B6CE" w14:textId="77777777" w:rsidTr="00C41E1D">
        <w:trPr>
          <w:trHeight w:val="926"/>
          <w:ins w:id="1558"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6AEA86F5" w14:textId="77777777" w:rsidR="00DA6DAD" w:rsidRPr="003F15BF" w:rsidRDefault="00DA6DAD" w:rsidP="00C41E1D">
            <w:pPr>
              <w:rPr>
                <w:ins w:id="1559" w:author="Tayyab Mehboob" w:date="2025-03-26T13:22:00Z" w16du:dateUtc="2025-03-26T08:22:00Z"/>
                <w:rFonts w:ascii="Times New Roman" w:hAnsi="Times New Roman" w:cs="Times New Roman"/>
              </w:rPr>
            </w:pPr>
            <w:ins w:id="1560" w:author="Tayyab Mehboob" w:date="2025-03-26T13:22:00Z" w16du:dateUtc="2025-03-26T08:22:00Z">
              <w:r w:rsidRPr="003F15BF">
                <w:rPr>
                  <w:rFonts w:ascii="Times New Roman" w:hAnsi="Times New Roman" w:cs="Times New Roman"/>
                </w:rPr>
                <w:t>Project Title</w:t>
              </w:r>
            </w:ins>
          </w:p>
        </w:tc>
        <w:tc>
          <w:tcPr>
            <w:tcW w:w="1008" w:type="dxa"/>
          </w:tcPr>
          <w:p w14:paraId="4248534C"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561" w:author="Tayyab Mehboob" w:date="2025-03-26T13:22:00Z" w16du:dateUtc="2025-03-26T08:22:00Z"/>
                <w:rFonts w:ascii="Times New Roman" w:hAnsi="Times New Roman" w:cs="Times New Roman"/>
              </w:rPr>
            </w:pPr>
            <w:ins w:id="1562" w:author="Tayyab Mehboob" w:date="2025-03-26T13:22:00Z" w16du:dateUtc="2025-03-26T08:22:00Z">
              <w:r w:rsidRPr="003F15BF">
                <w:rPr>
                  <w:rFonts w:ascii="Times New Roman" w:hAnsi="Times New Roman" w:cs="Times New Roman"/>
                </w:rPr>
                <w:t>Data Element</w:t>
              </w:r>
            </w:ins>
          </w:p>
        </w:tc>
        <w:tc>
          <w:tcPr>
            <w:tcW w:w="1389" w:type="dxa"/>
          </w:tcPr>
          <w:p w14:paraId="6BB072D5"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563" w:author="Tayyab Mehboob" w:date="2025-03-26T13:22:00Z" w16du:dateUtc="2025-03-26T08:22:00Z"/>
                <w:rFonts w:ascii="Times New Roman" w:hAnsi="Times New Roman" w:cs="Times New Roman"/>
              </w:rPr>
            </w:pPr>
            <w:ins w:id="1564" w:author="Tayyab Mehboob" w:date="2025-03-26T13:22:00Z" w16du:dateUtc="2025-03-26T08:22:00Z">
              <w:r w:rsidRPr="003F15BF">
                <w:rPr>
                  <w:rFonts w:ascii="Times New Roman" w:hAnsi="Times New Roman" w:cs="Times New Roman"/>
                </w:rPr>
                <w:t>Title of the project.</w:t>
              </w:r>
            </w:ins>
          </w:p>
        </w:tc>
        <w:tc>
          <w:tcPr>
            <w:tcW w:w="1002" w:type="dxa"/>
          </w:tcPr>
          <w:p w14:paraId="6B32489E"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565" w:author="Tayyab Mehboob" w:date="2025-03-26T13:22:00Z" w16du:dateUtc="2025-03-26T08:22:00Z"/>
                <w:rFonts w:ascii="Times New Roman" w:hAnsi="Times New Roman" w:cs="Times New Roman"/>
              </w:rPr>
            </w:pPr>
            <w:ins w:id="1566" w:author="Tayyab Mehboob" w:date="2025-03-26T13:22:00Z" w16du:dateUtc="2025-03-26T08:22:00Z">
              <w:r w:rsidRPr="003F15BF">
                <w:rPr>
                  <w:rFonts w:ascii="Times New Roman" w:hAnsi="Times New Roman" w:cs="Times New Roman"/>
                </w:rPr>
                <w:t>String</w:t>
              </w:r>
            </w:ins>
          </w:p>
        </w:tc>
        <w:tc>
          <w:tcPr>
            <w:tcW w:w="900" w:type="dxa"/>
          </w:tcPr>
          <w:p w14:paraId="0318BD54"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567" w:author="Tayyab Mehboob" w:date="2025-03-26T13:22:00Z" w16du:dateUtc="2025-03-26T08:22:00Z"/>
                <w:rFonts w:ascii="Times New Roman" w:hAnsi="Times New Roman" w:cs="Times New Roman"/>
              </w:rPr>
            </w:pPr>
            <w:ins w:id="1568" w:author="Tayyab Mehboob" w:date="2025-03-26T13:22:00Z" w16du:dateUtc="2025-03-26T08:22:00Z">
              <w:r w:rsidRPr="003F15BF">
                <w:rPr>
                  <w:rFonts w:ascii="Times New Roman" w:hAnsi="Times New Roman" w:cs="Times New Roman"/>
                </w:rPr>
                <w:t>30</w:t>
              </w:r>
            </w:ins>
          </w:p>
        </w:tc>
        <w:tc>
          <w:tcPr>
            <w:tcW w:w="3448" w:type="dxa"/>
          </w:tcPr>
          <w:p w14:paraId="6723F097"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569" w:author="Tayyab Mehboob" w:date="2025-03-26T13:22:00Z" w16du:dateUtc="2025-03-26T08:22:00Z"/>
                <w:rFonts w:ascii="Times New Roman" w:hAnsi="Times New Roman" w:cs="Times New Roman"/>
              </w:rPr>
            </w:pPr>
            <w:ins w:id="1570" w:author="Tayyab Mehboob" w:date="2025-03-26T13:22:00Z" w16du:dateUtc="2025-03-26T08:22:00Z">
              <w:r w:rsidRPr="003F15BF">
                <w:rPr>
                  <w:rFonts w:ascii="Times New Roman" w:hAnsi="Times New Roman" w:cs="Times New Roman"/>
                </w:rPr>
                <w:t>AI-based Chatbot</w:t>
              </w:r>
            </w:ins>
          </w:p>
        </w:tc>
        <w:tc>
          <w:tcPr>
            <w:tcW w:w="1492" w:type="dxa"/>
          </w:tcPr>
          <w:p w14:paraId="68D1D015"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571" w:author="Tayyab Mehboob" w:date="2025-03-26T13:22:00Z" w16du:dateUtc="2025-03-26T08:22:00Z"/>
                <w:rFonts w:ascii="Times New Roman" w:hAnsi="Times New Roman" w:cs="Times New Roman"/>
              </w:rPr>
            </w:pPr>
            <w:ins w:id="1572" w:author="Tayyab Mehboob" w:date="2025-03-26T13:22:00Z" w16du:dateUtc="2025-03-26T08:22:00Z">
              <w:r w:rsidRPr="003F15BF">
                <w:rPr>
                  <w:rFonts w:ascii="Times New Roman" w:hAnsi="Times New Roman" w:cs="Times New Roman"/>
                </w:rPr>
                <w:t>Required, must be unique</w:t>
              </w:r>
            </w:ins>
          </w:p>
        </w:tc>
      </w:tr>
      <w:tr w:rsidR="00DA6DAD" w:rsidRPr="003F15BF" w14:paraId="73D582D3" w14:textId="77777777" w:rsidTr="00C41E1D">
        <w:trPr>
          <w:cnfStyle w:val="000000100000" w:firstRow="0" w:lastRow="0" w:firstColumn="0" w:lastColumn="0" w:oddVBand="0" w:evenVBand="0" w:oddHBand="1" w:evenHBand="0" w:firstRowFirstColumn="0" w:firstRowLastColumn="0" w:lastRowFirstColumn="0" w:lastRowLastColumn="0"/>
          <w:trHeight w:val="609"/>
          <w:ins w:id="1573"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38F9DC5F" w14:textId="77777777" w:rsidR="00DA6DAD" w:rsidRPr="003F15BF" w:rsidRDefault="00DA6DAD" w:rsidP="00C41E1D">
            <w:pPr>
              <w:rPr>
                <w:ins w:id="1574" w:author="Tayyab Mehboob" w:date="2025-03-26T13:22:00Z" w16du:dateUtc="2025-03-26T08:22:00Z"/>
                <w:rFonts w:ascii="Times New Roman" w:hAnsi="Times New Roman" w:cs="Times New Roman"/>
              </w:rPr>
            </w:pPr>
            <w:ins w:id="1575" w:author="Tayyab Mehboob" w:date="2025-03-26T13:22:00Z" w16du:dateUtc="2025-03-26T08:22:00Z">
              <w:r w:rsidRPr="003F15BF">
                <w:rPr>
                  <w:rFonts w:ascii="Times New Roman" w:hAnsi="Times New Roman" w:cs="Times New Roman"/>
                </w:rPr>
                <w:t>Project Description</w:t>
              </w:r>
            </w:ins>
          </w:p>
        </w:tc>
        <w:tc>
          <w:tcPr>
            <w:tcW w:w="1008" w:type="dxa"/>
          </w:tcPr>
          <w:p w14:paraId="6487F2B0"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576" w:author="Tayyab Mehboob" w:date="2025-03-26T13:22:00Z" w16du:dateUtc="2025-03-26T08:22:00Z"/>
                <w:rFonts w:ascii="Times New Roman" w:hAnsi="Times New Roman" w:cs="Times New Roman"/>
              </w:rPr>
            </w:pPr>
            <w:ins w:id="1577" w:author="Tayyab Mehboob" w:date="2025-03-26T13:22:00Z" w16du:dateUtc="2025-03-26T08:22:00Z">
              <w:r w:rsidRPr="003F15BF">
                <w:rPr>
                  <w:rFonts w:ascii="Times New Roman" w:hAnsi="Times New Roman" w:cs="Times New Roman"/>
                </w:rPr>
                <w:t>Data Element</w:t>
              </w:r>
            </w:ins>
          </w:p>
        </w:tc>
        <w:tc>
          <w:tcPr>
            <w:tcW w:w="1389" w:type="dxa"/>
          </w:tcPr>
          <w:p w14:paraId="4E764365"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578" w:author="Tayyab Mehboob" w:date="2025-03-26T13:22:00Z" w16du:dateUtc="2025-03-26T08:22:00Z"/>
                <w:rFonts w:ascii="Times New Roman" w:hAnsi="Times New Roman" w:cs="Times New Roman"/>
              </w:rPr>
            </w:pPr>
            <w:ins w:id="1579" w:author="Tayyab Mehboob" w:date="2025-03-26T13:22:00Z" w16du:dateUtc="2025-03-26T08:22:00Z">
              <w:r w:rsidRPr="003F15BF">
                <w:rPr>
                  <w:rFonts w:ascii="Times New Roman" w:hAnsi="Times New Roman" w:cs="Times New Roman"/>
                </w:rPr>
                <w:t>Detailed description of the project.</w:t>
              </w:r>
            </w:ins>
          </w:p>
        </w:tc>
        <w:tc>
          <w:tcPr>
            <w:tcW w:w="1002" w:type="dxa"/>
          </w:tcPr>
          <w:p w14:paraId="2A046464"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580" w:author="Tayyab Mehboob" w:date="2025-03-26T13:22:00Z" w16du:dateUtc="2025-03-26T08:22:00Z"/>
                <w:rFonts w:ascii="Times New Roman" w:hAnsi="Times New Roman" w:cs="Times New Roman"/>
              </w:rPr>
            </w:pPr>
            <w:ins w:id="1581" w:author="Tayyab Mehboob" w:date="2025-03-26T13:22:00Z" w16du:dateUtc="2025-03-26T08:22:00Z">
              <w:r w:rsidRPr="003F15BF">
                <w:rPr>
                  <w:rFonts w:ascii="Times New Roman" w:hAnsi="Times New Roman" w:cs="Times New Roman"/>
                </w:rPr>
                <w:t>String</w:t>
              </w:r>
            </w:ins>
          </w:p>
        </w:tc>
        <w:tc>
          <w:tcPr>
            <w:tcW w:w="900" w:type="dxa"/>
          </w:tcPr>
          <w:p w14:paraId="058C1CFC"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582" w:author="Tayyab Mehboob" w:date="2025-03-26T13:22:00Z" w16du:dateUtc="2025-03-26T08:22:00Z"/>
                <w:rFonts w:ascii="Times New Roman" w:hAnsi="Times New Roman" w:cs="Times New Roman"/>
              </w:rPr>
            </w:pPr>
            <w:ins w:id="1583" w:author="Tayyab Mehboob" w:date="2025-03-26T13:22:00Z" w16du:dateUtc="2025-03-26T08:22:00Z">
              <w:r w:rsidRPr="003F15BF">
                <w:rPr>
                  <w:rFonts w:ascii="Times New Roman" w:hAnsi="Times New Roman" w:cs="Times New Roman"/>
                </w:rPr>
                <w:t>500</w:t>
              </w:r>
            </w:ins>
          </w:p>
        </w:tc>
        <w:tc>
          <w:tcPr>
            <w:tcW w:w="3448" w:type="dxa"/>
          </w:tcPr>
          <w:p w14:paraId="6B409C0D"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584" w:author="Tayyab Mehboob" w:date="2025-03-26T13:22:00Z" w16du:dateUtc="2025-03-26T08:22:00Z"/>
                <w:rFonts w:ascii="Times New Roman" w:hAnsi="Times New Roman" w:cs="Times New Roman"/>
              </w:rPr>
            </w:pPr>
            <w:ins w:id="1585" w:author="Tayyab Mehboob" w:date="2025-03-26T13:22:00Z" w16du:dateUtc="2025-03-26T08:22:00Z">
              <w:r w:rsidRPr="003F15BF">
                <w:rPr>
                  <w:rFonts w:ascii="Times New Roman" w:hAnsi="Times New Roman" w:cs="Times New Roman"/>
                </w:rPr>
                <w:t>A chatbot using Machine Learning.</w:t>
              </w:r>
            </w:ins>
          </w:p>
        </w:tc>
        <w:tc>
          <w:tcPr>
            <w:tcW w:w="1492" w:type="dxa"/>
          </w:tcPr>
          <w:p w14:paraId="28AF9AE1"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586" w:author="Tayyab Mehboob" w:date="2025-03-26T13:22:00Z" w16du:dateUtc="2025-03-26T08:22:00Z"/>
                <w:rFonts w:ascii="Times New Roman" w:hAnsi="Times New Roman" w:cs="Times New Roman"/>
              </w:rPr>
            </w:pPr>
            <w:ins w:id="1587" w:author="Tayyab Mehboob" w:date="2025-03-26T13:22:00Z" w16du:dateUtc="2025-03-26T08:22:00Z">
              <w:r w:rsidRPr="003F15BF">
                <w:rPr>
                  <w:rFonts w:ascii="Times New Roman" w:hAnsi="Times New Roman" w:cs="Times New Roman"/>
                </w:rPr>
                <w:t>Required meaningful description.</w:t>
              </w:r>
            </w:ins>
          </w:p>
        </w:tc>
      </w:tr>
      <w:tr w:rsidR="00DA6DAD" w:rsidRPr="003F15BF" w14:paraId="252A6AAD" w14:textId="77777777" w:rsidTr="00C41E1D">
        <w:trPr>
          <w:trHeight w:val="609"/>
          <w:ins w:id="1588"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6108D7BB" w14:textId="77777777" w:rsidR="00DA6DAD" w:rsidRPr="003F15BF" w:rsidRDefault="00DA6DAD" w:rsidP="00C41E1D">
            <w:pPr>
              <w:rPr>
                <w:ins w:id="1589" w:author="Tayyab Mehboob" w:date="2025-03-26T13:22:00Z" w16du:dateUtc="2025-03-26T08:22:00Z"/>
                <w:rFonts w:ascii="Times New Roman" w:hAnsi="Times New Roman" w:cs="Times New Roman"/>
              </w:rPr>
            </w:pPr>
            <w:ins w:id="1590" w:author="Tayyab Mehboob" w:date="2025-03-26T13:22:00Z" w16du:dateUtc="2025-03-26T08:22:00Z">
              <w:r w:rsidRPr="003F15BF">
                <w:rPr>
                  <w:rFonts w:ascii="Times New Roman" w:hAnsi="Times New Roman" w:cs="Times New Roman"/>
                </w:rPr>
                <w:t>Supervisor ID</w:t>
              </w:r>
            </w:ins>
          </w:p>
        </w:tc>
        <w:tc>
          <w:tcPr>
            <w:tcW w:w="1008" w:type="dxa"/>
          </w:tcPr>
          <w:p w14:paraId="2B48FD2C"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591" w:author="Tayyab Mehboob" w:date="2025-03-26T13:22:00Z" w16du:dateUtc="2025-03-26T08:22:00Z"/>
                <w:rFonts w:ascii="Times New Roman" w:hAnsi="Times New Roman" w:cs="Times New Roman"/>
              </w:rPr>
            </w:pPr>
            <w:ins w:id="1592" w:author="Tayyab Mehboob" w:date="2025-03-26T13:22:00Z" w16du:dateUtc="2025-03-26T08:22:00Z">
              <w:r w:rsidRPr="003F15BF">
                <w:rPr>
                  <w:rFonts w:ascii="Times New Roman" w:hAnsi="Times New Roman" w:cs="Times New Roman"/>
                </w:rPr>
                <w:t>Data Element</w:t>
              </w:r>
            </w:ins>
          </w:p>
        </w:tc>
        <w:tc>
          <w:tcPr>
            <w:tcW w:w="1389" w:type="dxa"/>
          </w:tcPr>
          <w:p w14:paraId="2A254B77"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593" w:author="Tayyab Mehboob" w:date="2025-03-26T13:22:00Z" w16du:dateUtc="2025-03-26T08:22:00Z"/>
                <w:rFonts w:ascii="Times New Roman" w:hAnsi="Times New Roman" w:cs="Times New Roman"/>
              </w:rPr>
            </w:pPr>
            <w:ins w:id="1594" w:author="Tayyab Mehboob" w:date="2025-03-26T13:22:00Z" w16du:dateUtc="2025-03-26T08:22:00Z">
              <w:r w:rsidRPr="003F15BF">
                <w:rPr>
                  <w:rFonts w:ascii="Times New Roman" w:hAnsi="Times New Roman" w:cs="Times New Roman"/>
                </w:rPr>
                <w:t>Unique identifier for each supervisor.</w:t>
              </w:r>
            </w:ins>
          </w:p>
        </w:tc>
        <w:tc>
          <w:tcPr>
            <w:tcW w:w="1002" w:type="dxa"/>
          </w:tcPr>
          <w:p w14:paraId="73CCDCD5"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595" w:author="Tayyab Mehboob" w:date="2025-03-26T13:22:00Z" w16du:dateUtc="2025-03-26T08:22:00Z"/>
                <w:rFonts w:ascii="Times New Roman" w:hAnsi="Times New Roman" w:cs="Times New Roman"/>
              </w:rPr>
            </w:pPr>
            <w:ins w:id="1596" w:author="Tayyab Mehboob" w:date="2025-03-26T13:22:00Z" w16du:dateUtc="2025-03-26T08:22:00Z">
              <w:r w:rsidRPr="003F15BF">
                <w:rPr>
                  <w:rFonts w:ascii="Times New Roman" w:hAnsi="Times New Roman" w:cs="Times New Roman"/>
                </w:rPr>
                <w:t>Integer</w:t>
              </w:r>
            </w:ins>
          </w:p>
        </w:tc>
        <w:tc>
          <w:tcPr>
            <w:tcW w:w="900" w:type="dxa"/>
          </w:tcPr>
          <w:p w14:paraId="1540D7F5"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597" w:author="Tayyab Mehboob" w:date="2025-03-26T13:22:00Z" w16du:dateUtc="2025-03-26T08:22:00Z"/>
                <w:rFonts w:ascii="Times New Roman" w:hAnsi="Times New Roman" w:cs="Times New Roman"/>
              </w:rPr>
            </w:pPr>
            <w:ins w:id="1598" w:author="Tayyab Mehboob" w:date="2025-03-26T13:22:00Z" w16du:dateUtc="2025-03-26T08:22:00Z">
              <w:r w:rsidRPr="003F15BF">
                <w:rPr>
                  <w:rFonts w:ascii="Times New Roman" w:hAnsi="Times New Roman" w:cs="Times New Roman"/>
                </w:rPr>
                <w:t>6</w:t>
              </w:r>
            </w:ins>
          </w:p>
        </w:tc>
        <w:tc>
          <w:tcPr>
            <w:tcW w:w="3448" w:type="dxa"/>
          </w:tcPr>
          <w:p w14:paraId="73A9A027"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599" w:author="Tayyab Mehboob" w:date="2025-03-26T13:22:00Z" w16du:dateUtc="2025-03-26T08:22:00Z"/>
                <w:rFonts w:ascii="Times New Roman" w:hAnsi="Times New Roman" w:cs="Times New Roman"/>
              </w:rPr>
            </w:pPr>
            <w:ins w:id="1600" w:author="Tayyab Mehboob" w:date="2025-03-26T13:22:00Z" w16du:dateUtc="2025-03-26T08:22:00Z">
              <w:r w:rsidRPr="003F15BF">
                <w:rPr>
                  <w:rFonts w:ascii="Times New Roman" w:hAnsi="Times New Roman" w:cs="Times New Roman"/>
                </w:rPr>
                <w:t>421446</w:t>
              </w:r>
            </w:ins>
          </w:p>
        </w:tc>
        <w:tc>
          <w:tcPr>
            <w:tcW w:w="1492" w:type="dxa"/>
          </w:tcPr>
          <w:p w14:paraId="4D71E351"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01" w:author="Tayyab Mehboob" w:date="2025-03-26T13:22:00Z" w16du:dateUtc="2025-03-26T08:22:00Z"/>
                <w:rFonts w:ascii="Times New Roman" w:hAnsi="Times New Roman" w:cs="Times New Roman"/>
              </w:rPr>
            </w:pPr>
            <w:ins w:id="1602" w:author="Tayyab Mehboob" w:date="2025-03-26T13:22:00Z" w16du:dateUtc="2025-03-26T08:22:00Z">
              <w:r w:rsidRPr="003F15BF">
                <w:rPr>
                  <w:rFonts w:ascii="Times New Roman" w:hAnsi="Times New Roman" w:cs="Times New Roman"/>
                </w:rPr>
                <w:t>Auto-generated unique ID.</w:t>
              </w:r>
            </w:ins>
          </w:p>
        </w:tc>
      </w:tr>
      <w:tr w:rsidR="00DA6DAD" w:rsidRPr="003F15BF" w14:paraId="19085D12" w14:textId="77777777" w:rsidTr="00C41E1D">
        <w:trPr>
          <w:cnfStyle w:val="000000100000" w:firstRow="0" w:lastRow="0" w:firstColumn="0" w:lastColumn="0" w:oddVBand="0" w:evenVBand="0" w:oddHBand="1" w:evenHBand="0" w:firstRowFirstColumn="0" w:firstRowLastColumn="0" w:lastRowFirstColumn="0" w:lastRowLastColumn="0"/>
          <w:trHeight w:val="609"/>
          <w:ins w:id="1603"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674B36ED" w14:textId="77777777" w:rsidR="00DA6DAD" w:rsidRPr="003F15BF" w:rsidRDefault="00DA6DAD" w:rsidP="00C41E1D">
            <w:pPr>
              <w:rPr>
                <w:ins w:id="1604" w:author="Tayyab Mehboob" w:date="2025-03-26T13:22:00Z" w16du:dateUtc="2025-03-26T08:22:00Z"/>
                <w:rFonts w:ascii="Times New Roman" w:hAnsi="Times New Roman" w:cs="Times New Roman"/>
              </w:rPr>
            </w:pPr>
            <w:ins w:id="1605" w:author="Tayyab Mehboob" w:date="2025-03-26T13:22:00Z" w16du:dateUtc="2025-03-26T08:22:00Z">
              <w:r w:rsidRPr="003F15BF">
                <w:rPr>
                  <w:rFonts w:ascii="Times New Roman" w:hAnsi="Times New Roman" w:cs="Times New Roman"/>
                </w:rPr>
                <w:t>Supervisor Name</w:t>
              </w:r>
            </w:ins>
          </w:p>
        </w:tc>
        <w:tc>
          <w:tcPr>
            <w:tcW w:w="1008" w:type="dxa"/>
          </w:tcPr>
          <w:p w14:paraId="4B871842"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06" w:author="Tayyab Mehboob" w:date="2025-03-26T13:22:00Z" w16du:dateUtc="2025-03-26T08:22:00Z"/>
                <w:rFonts w:ascii="Times New Roman" w:hAnsi="Times New Roman" w:cs="Times New Roman"/>
              </w:rPr>
            </w:pPr>
            <w:ins w:id="1607" w:author="Tayyab Mehboob" w:date="2025-03-26T13:22:00Z" w16du:dateUtc="2025-03-26T08:22:00Z">
              <w:r w:rsidRPr="003F15BF">
                <w:rPr>
                  <w:rFonts w:ascii="Times New Roman" w:hAnsi="Times New Roman" w:cs="Times New Roman"/>
                </w:rPr>
                <w:t>Data Element</w:t>
              </w:r>
            </w:ins>
          </w:p>
        </w:tc>
        <w:tc>
          <w:tcPr>
            <w:tcW w:w="1389" w:type="dxa"/>
          </w:tcPr>
          <w:p w14:paraId="18BA86FA"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08" w:author="Tayyab Mehboob" w:date="2025-03-26T13:22:00Z" w16du:dateUtc="2025-03-26T08:22:00Z"/>
                <w:rFonts w:ascii="Times New Roman" w:hAnsi="Times New Roman" w:cs="Times New Roman"/>
              </w:rPr>
            </w:pPr>
            <w:ins w:id="1609" w:author="Tayyab Mehboob" w:date="2025-03-26T13:22:00Z" w16du:dateUtc="2025-03-26T08:22:00Z">
              <w:r w:rsidRPr="003F15BF">
                <w:rPr>
                  <w:rFonts w:ascii="Times New Roman" w:hAnsi="Times New Roman" w:cs="Times New Roman"/>
                </w:rPr>
                <w:t>Name of the supervisor assigned to the project.</w:t>
              </w:r>
            </w:ins>
          </w:p>
        </w:tc>
        <w:tc>
          <w:tcPr>
            <w:tcW w:w="1002" w:type="dxa"/>
          </w:tcPr>
          <w:p w14:paraId="46D8E6FB"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10" w:author="Tayyab Mehboob" w:date="2025-03-26T13:22:00Z" w16du:dateUtc="2025-03-26T08:22:00Z"/>
                <w:rFonts w:ascii="Times New Roman" w:hAnsi="Times New Roman" w:cs="Times New Roman"/>
              </w:rPr>
            </w:pPr>
            <w:ins w:id="1611" w:author="Tayyab Mehboob" w:date="2025-03-26T13:22:00Z" w16du:dateUtc="2025-03-26T08:22:00Z">
              <w:r w:rsidRPr="003F15BF">
                <w:rPr>
                  <w:rFonts w:ascii="Times New Roman" w:hAnsi="Times New Roman" w:cs="Times New Roman"/>
                </w:rPr>
                <w:t>String</w:t>
              </w:r>
            </w:ins>
          </w:p>
        </w:tc>
        <w:tc>
          <w:tcPr>
            <w:tcW w:w="900" w:type="dxa"/>
          </w:tcPr>
          <w:p w14:paraId="0A2213F0"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12" w:author="Tayyab Mehboob" w:date="2025-03-26T13:22:00Z" w16du:dateUtc="2025-03-26T08:22:00Z"/>
                <w:rFonts w:ascii="Times New Roman" w:hAnsi="Times New Roman" w:cs="Times New Roman"/>
              </w:rPr>
            </w:pPr>
            <w:ins w:id="1613" w:author="Tayyab Mehboob" w:date="2025-03-26T13:22:00Z" w16du:dateUtc="2025-03-26T08:22:00Z">
              <w:r w:rsidRPr="003F15BF">
                <w:rPr>
                  <w:rFonts w:ascii="Times New Roman" w:hAnsi="Times New Roman" w:cs="Times New Roman"/>
                </w:rPr>
                <w:t>50</w:t>
              </w:r>
            </w:ins>
          </w:p>
        </w:tc>
        <w:tc>
          <w:tcPr>
            <w:tcW w:w="3448" w:type="dxa"/>
          </w:tcPr>
          <w:p w14:paraId="58638F1D"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14" w:author="Tayyab Mehboob" w:date="2025-03-26T13:22:00Z" w16du:dateUtc="2025-03-26T08:22:00Z"/>
                <w:rFonts w:ascii="Times New Roman" w:hAnsi="Times New Roman" w:cs="Times New Roman"/>
              </w:rPr>
            </w:pPr>
            <w:ins w:id="1615" w:author="Tayyab Mehboob" w:date="2025-03-26T13:22:00Z" w16du:dateUtc="2025-03-26T08:22:00Z">
              <w:r w:rsidRPr="003F15BF">
                <w:rPr>
                  <w:rFonts w:ascii="Times New Roman" w:hAnsi="Times New Roman" w:cs="Times New Roman"/>
                </w:rPr>
                <w:t xml:space="preserve">Mam </w:t>
              </w:r>
              <w:proofErr w:type="spellStart"/>
              <w:r w:rsidRPr="003F15BF">
                <w:rPr>
                  <w:rFonts w:ascii="Times New Roman" w:hAnsi="Times New Roman" w:cs="Times New Roman"/>
                  <w:sz w:val="24"/>
                  <w:szCs w:val="24"/>
                </w:rPr>
                <w:t>Onaiza</w:t>
              </w:r>
              <w:proofErr w:type="spellEnd"/>
              <w:r w:rsidRPr="003F15BF">
                <w:rPr>
                  <w:rFonts w:ascii="Times New Roman" w:hAnsi="Times New Roman" w:cs="Times New Roman"/>
                  <w:sz w:val="24"/>
                  <w:szCs w:val="24"/>
                </w:rPr>
                <w:t xml:space="preserve"> </w:t>
              </w:r>
              <w:r w:rsidRPr="003F15BF">
                <w:rPr>
                  <w:rFonts w:ascii="Times New Roman" w:hAnsi="Times New Roman" w:cs="Times New Roman"/>
                </w:rPr>
                <w:t>Maqbool</w:t>
              </w:r>
            </w:ins>
          </w:p>
        </w:tc>
        <w:tc>
          <w:tcPr>
            <w:tcW w:w="1492" w:type="dxa"/>
          </w:tcPr>
          <w:p w14:paraId="7E763CD3"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16" w:author="Tayyab Mehboob" w:date="2025-03-26T13:22:00Z" w16du:dateUtc="2025-03-26T08:22:00Z"/>
                <w:rFonts w:ascii="Times New Roman" w:hAnsi="Times New Roman" w:cs="Times New Roman"/>
              </w:rPr>
            </w:pPr>
            <w:ins w:id="1617" w:author="Tayyab Mehboob" w:date="2025-03-26T13:22:00Z" w16du:dateUtc="2025-03-26T08:22:00Z">
              <w:r w:rsidRPr="003F15BF">
                <w:rPr>
                  <w:rFonts w:ascii="Times New Roman" w:hAnsi="Times New Roman" w:cs="Times New Roman"/>
                </w:rPr>
                <w:t>Required, must exist in the system.</w:t>
              </w:r>
            </w:ins>
          </w:p>
        </w:tc>
      </w:tr>
      <w:tr w:rsidR="00DA6DAD" w:rsidRPr="003F15BF" w14:paraId="51599F75" w14:textId="77777777" w:rsidTr="00C41E1D">
        <w:trPr>
          <w:trHeight w:val="609"/>
          <w:ins w:id="1618"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70E73D19" w14:textId="77777777" w:rsidR="00DA6DAD" w:rsidRPr="003F15BF" w:rsidRDefault="00DA6DAD" w:rsidP="00C41E1D">
            <w:pPr>
              <w:rPr>
                <w:ins w:id="1619" w:author="Tayyab Mehboob" w:date="2025-03-26T13:22:00Z" w16du:dateUtc="2025-03-26T08:22:00Z"/>
                <w:rFonts w:ascii="Times New Roman" w:hAnsi="Times New Roman" w:cs="Times New Roman"/>
              </w:rPr>
            </w:pPr>
            <w:ins w:id="1620" w:author="Tayyab Mehboob" w:date="2025-03-26T13:22:00Z" w16du:dateUtc="2025-03-26T08:22:00Z">
              <w:r w:rsidRPr="003F15BF">
                <w:rPr>
                  <w:rFonts w:ascii="Times New Roman" w:hAnsi="Times New Roman" w:cs="Times New Roman"/>
                </w:rPr>
                <w:t>Supervisor Email</w:t>
              </w:r>
            </w:ins>
          </w:p>
        </w:tc>
        <w:tc>
          <w:tcPr>
            <w:tcW w:w="1008" w:type="dxa"/>
          </w:tcPr>
          <w:p w14:paraId="721FE5CF"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21" w:author="Tayyab Mehboob" w:date="2025-03-26T13:22:00Z" w16du:dateUtc="2025-03-26T08:22:00Z"/>
                <w:rFonts w:ascii="Times New Roman" w:hAnsi="Times New Roman" w:cs="Times New Roman"/>
              </w:rPr>
            </w:pPr>
            <w:ins w:id="1622" w:author="Tayyab Mehboob" w:date="2025-03-26T13:22:00Z" w16du:dateUtc="2025-03-26T08:22:00Z">
              <w:r w:rsidRPr="003F15BF">
                <w:rPr>
                  <w:rFonts w:ascii="Times New Roman" w:hAnsi="Times New Roman" w:cs="Times New Roman"/>
                </w:rPr>
                <w:t>Data Element</w:t>
              </w:r>
            </w:ins>
          </w:p>
        </w:tc>
        <w:tc>
          <w:tcPr>
            <w:tcW w:w="1389" w:type="dxa"/>
          </w:tcPr>
          <w:p w14:paraId="4CC02E9C"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23" w:author="Tayyab Mehboob" w:date="2025-03-26T13:22:00Z" w16du:dateUtc="2025-03-26T08:22:00Z"/>
                <w:rFonts w:ascii="Times New Roman" w:hAnsi="Times New Roman" w:cs="Times New Roman"/>
              </w:rPr>
            </w:pPr>
            <w:ins w:id="1624" w:author="Tayyab Mehboob" w:date="2025-03-26T13:22:00Z" w16du:dateUtc="2025-03-26T08:22:00Z">
              <w:r w:rsidRPr="003F15BF">
                <w:rPr>
                  <w:rFonts w:ascii="Times New Roman" w:hAnsi="Times New Roman" w:cs="Times New Roman"/>
                </w:rPr>
                <w:t xml:space="preserve">Email </w:t>
              </w:r>
              <w:proofErr w:type="gramStart"/>
              <w:r w:rsidRPr="003F15BF">
                <w:rPr>
                  <w:rFonts w:ascii="Times New Roman" w:hAnsi="Times New Roman" w:cs="Times New Roman"/>
                </w:rPr>
                <w:t>of</w:t>
              </w:r>
              <w:proofErr w:type="gramEnd"/>
              <w:r w:rsidRPr="003F15BF">
                <w:rPr>
                  <w:rFonts w:ascii="Times New Roman" w:hAnsi="Times New Roman" w:cs="Times New Roman"/>
                </w:rPr>
                <w:t xml:space="preserve"> the supervisor.</w:t>
              </w:r>
            </w:ins>
          </w:p>
        </w:tc>
        <w:tc>
          <w:tcPr>
            <w:tcW w:w="1002" w:type="dxa"/>
          </w:tcPr>
          <w:p w14:paraId="03C8EC9E"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25" w:author="Tayyab Mehboob" w:date="2025-03-26T13:22:00Z" w16du:dateUtc="2025-03-26T08:22:00Z"/>
                <w:rFonts w:ascii="Times New Roman" w:hAnsi="Times New Roman" w:cs="Times New Roman"/>
              </w:rPr>
            </w:pPr>
            <w:ins w:id="1626" w:author="Tayyab Mehboob" w:date="2025-03-26T13:22:00Z" w16du:dateUtc="2025-03-26T08:22:00Z">
              <w:r w:rsidRPr="003F15BF">
                <w:rPr>
                  <w:rFonts w:ascii="Times New Roman" w:hAnsi="Times New Roman" w:cs="Times New Roman"/>
                </w:rPr>
                <w:t>String</w:t>
              </w:r>
            </w:ins>
          </w:p>
        </w:tc>
        <w:tc>
          <w:tcPr>
            <w:tcW w:w="900" w:type="dxa"/>
          </w:tcPr>
          <w:p w14:paraId="4E2A29FC"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27" w:author="Tayyab Mehboob" w:date="2025-03-26T13:22:00Z" w16du:dateUtc="2025-03-26T08:22:00Z"/>
                <w:rFonts w:ascii="Times New Roman" w:hAnsi="Times New Roman" w:cs="Times New Roman"/>
              </w:rPr>
            </w:pPr>
            <w:ins w:id="1628" w:author="Tayyab Mehboob" w:date="2025-03-26T13:22:00Z" w16du:dateUtc="2025-03-26T08:22:00Z">
              <w:r w:rsidRPr="003F15BF">
                <w:rPr>
                  <w:rFonts w:ascii="Times New Roman" w:hAnsi="Times New Roman" w:cs="Times New Roman"/>
                </w:rPr>
                <w:t>50</w:t>
              </w:r>
            </w:ins>
          </w:p>
        </w:tc>
        <w:tc>
          <w:tcPr>
            <w:tcW w:w="3448" w:type="dxa"/>
          </w:tcPr>
          <w:p w14:paraId="4299986A"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29" w:author="Tayyab Mehboob" w:date="2025-03-26T13:22:00Z" w16du:dateUtc="2025-03-26T08:22:00Z"/>
                <w:rFonts w:ascii="Times New Roman" w:hAnsi="Times New Roman" w:cs="Times New Roman"/>
              </w:rPr>
            </w:pPr>
            <w:ins w:id="1630" w:author="Tayyab Mehboob" w:date="2025-03-26T13:22:00Z" w16du:dateUtc="2025-03-26T08:22:00Z">
              <w:r>
                <w:fldChar w:fldCharType="begin"/>
              </w:r>
              <w:r>
                <w:instrText>HYPERLINK "mailto:Onaizamaqbool11@gmail.com"</w:instrText>
              </w:r>
              <w:r>
                <w:fldChar w:fldCharType="separate"/>
              </w:r>
              <w:r w:rsidRPr="003F15BF">
                <w:rPr>
                  <w:rStyle w:val="Hyperlink"/>
                  <w:rFonts w:ascii="Times New Roman" w:hAnsi="Times New Roman" w:cs="Times New Roman"/>
                </w:rPr>
                <w:t>Onaizamaqbool11@gmail.com</w:t>
              </w:r>
              <w:r>
                <w:fldChar w:fldCharType="end"/>
              </w:r>
            </w:ins>
          </w:p>
        </w:tc>
        <w:tc>
          <w:tcPr>
            <w:tcW w:w="1492" w:type="dxa"/>
          </w:tcPr>
          <w:p w14:paraId="1978FB9E"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31" w:author="Tayyab Mehboob" w:date="2025-03-26T13:22:00Z" w16du:dateUtc="2025-03-26T08:22:00Z"/>
                <w:rFonts w:ascii="Times New Roman" w:hAnsi="Times New Roman" w:cs="Times New Roman"/>
              </w:rPr>
            </w:pPr>
            <w:ins w:id="1632" w:author="Tayyab Mehboob" w:date="2025-03-26T13:22:00Z" w16du:dateUtc="2025-03-26T08:22:00Z">
              <w:r w:rsidRPr="003F15BF">
                <w:rPr>
                  <w:rFonts w:ascii="Times New Roman" w:hAnsi="Times New Roman" w:cs="Times New Roman"/>
                </w:rPr>
                <w:t>Must be a valid email.</w:t>
              </w:r>
            </w:ins>
          </w:p>
        </w:tc>
      </w:tr>
      <w:tr w:rsidR="00DA6DAD" w:rsidRPr="003F15BF" w14:paraId="61843927" w14:textId="77777777" w:rsidTr="00C41E1D">
        <w:trPr>
          <w:cnfStyle w:val="000000100000" w:firstRow="0" w:lastRow="0" w:firstColumn="0" w:lastColumn="0" w:oddVBand="0" w:evenVBand="0" w:oddHBand="1" w:evenHBand="0" w:firstRowFirstColumn="0" w:firstRowLastColumn="0" w:lastRowFirstColumn="0" w:lastRowLastColumn="0"/>
          <w:trHeight w:val="304"/>
          <w:ins w:id="1633"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76473B25" w14:textId="77777777" w:rsidR="00DA6DAD" w:rsidRPr="003F15BF" w:rsidRDefault="00DA6DAD" w:rsidP="00C41E1D">
            <w:pPr>
              <w:rPr>
                <w:ins w:id="1634" w:author="Tayyab Mehboob" w:date="2025-03-26T13:22:00Z" w16du:dateUtc="2025-03-26T08:22:00Z"/>
                <w:rFonts w:ascii="Times New Roman" w:hAnsi="Times New Roman" w:cs="Times New Roman"/>
              </w:rPr>
            </w:pPr>
            <w:ins w:id="1635" w:author="Tayyab Mehboob" w:date="2025-03-26T13:22:00Z" w16du:dateUtc="2025-03-26T08:22:00Z">
              <w:r w:rsidRPr="003F15BF">
                <w:rPr>
                  <w:rFonts w:ascii="Times New Roman" w:hAnsi="Times New Roman" w:cs="Times New Roman"/>
                </w:rPr>
                <w:t>Student ID</w:t>
              </w:r>
            </w:ins>
          </w:p>
        </w:tc>
        <w:tc>
          <w:tcPr>
            <w:tcW w:w="1008" w:type="dxa"/>
          </w:tcPr>
          <w:p w14:paraId="25B4ED02"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36" w:author="Tayyab Mehboob" w:date="2025-03-26T13:22:00Z" w16du:dateUtc="2025-03-26T08:22:00Z"/>
                <w:rFonts w:ascii="Times New Roman" w:hAnsi="Times New Roman" w:cs="Times New Roman"/>
              </w:rPr>
            </w:pPr>
            <w:ins w:id="1637" w:author="Tayyab Mehboob" w:date="2025-03-26T13:22:00Z" w16du:dateUtc="2025-03-26T08:22:00Z">
              <w:r w:rsidRPr="003F15BF">
                <w:rPr>
                  <w:rFonts w:ascii="Times New Roman" w:hAnsi="Times New Roman" w:cs="Times New Roman"/>
                </w:rPr>
                <w:t>Data Element</w:t>
              </w:r>
            </w:ins>
          </w:p>
        </w:tc>
        <w:tc>
          <w:tcPr>
            <w:tcW w:w="1389" w:type="dxa"/>
          </w:tcPr>
          <w:p w14:paraId="28F5353A"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38" w:author="Tayyab Mehboob" w:date="2025-03-26T13:22:00Z" w16du:dateUtc="2025-03-26T08:22:00Z"/>
                <w:rFonts w:ascii="Times New Roman" w:hAnsi="Times New Roman" w:cs="Times New Roman"/>
              </w:rPr>
            </w:pPr>
            <w:ins w:id="1639" w:author="Tayyab Mehboob" w:date="2025-03-26T13:22:00Z" w16du:dateUtc="2025-03-26T08:22:00Z">
              <w:r w:rsidRPr="003F15BF">
                <w:rPr>
                  <w:rFonts w:ascii="Times New Roman" w:hAnsi="Times New Roman" w:cs="Times New Roman"/>
                </w:rPr>
                <w:t>Unique identifier for each student.</w:t>
              </w:r>
            </w:ins>
          </w:p>
        </w:tc>
        <w:tc>
          <w:tcPr>
            <w:tcW w:w="1002" w:type="dxa"/>
          </w:tcPr>
          <w:p w14:paraId="6207C131"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40" w:author="Tayyab Mehboob" w:date="2025-03-26T13:22:00Z" w16du:dateUtc="2025-03-26T08:22:00Z"/>
                <w:rFonts w:ascii="Times New Roman" w:hAnsi="Times New Roman" w:cs="Times New Roman"/>
              </w:rPr>
            </w:pPr>
            <w:ins w:id="1641" w:author="Tayyab Mehboob" w:date="2025-03-26T13:22:00Z" w16du:dateUtc="2025-03-26T08:22:00Z">
              <w:r w:rsidRPr="003F15BF">
                <w:rPr>
                  <w:rFonts w:ascii="Times New Roman" w:hAnsi="Times New Roman" w:cs="Times New Roman"/>
                </w:rPr>
                <w:t>Integer</w:t>
              </w:r>
            </w:ins>
          </w:p>
        </w:tc>
        <w:tc>
          <w:tcPr>
            <w:tcW w:w="900" w:type="dxa"/>
          </w:tcPr>
          <w:p w14:paraId="5E8B6DCF"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42" w:author="Tayyab Mehboob" w:date="2025-03-26T13:22:00Z" w16du:dateUtc="2025-03-26T08:22:00Z"/>
                <w:rFonts w:ascii="Times New Roman" w:hAnsi="Times New Roman" w:cs="Times New Roman"/>
              </w:rPr>
            </w:pPr>
            <w:ins w:id="1643" w:author="Tayyab Mehboob" w:date="2025-03-26T13:22:00Z" w16du:dateUtc="2025-03-26T08:22:00Z">
              <w:r w:rsidRPr="003F15BF">
                <w:rPr>
                  <w:rFonts w:ascii="Times New Roman" w:hAnsi="Times New Roman" w:cs="Times New Roman"/>
                </w:rPr>
                <w:t>10</w:t>
              </w:r>
            </w:ins>
          </w:p>
        </w:tc>
        <w:tc>
          <w:tcPr>
            <w:tcW w:w="3448" w:type="dxa"/>
          </w:tcPr>
          <w:p w14:paraId="26008574"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44" w:author="Tayyab Mehboob" w:date="2025-03-26T13:22:00Z" w16du:dateUtc="2025-03-26T08:22:00Z"/>
                <w:rFonts w:ascii="Times New Roman" w:hAnsi="Times New Roman" w:cs="Times New Roman"/>
              </w:rPr>
            </w:pPr>
            <w:ins w:id="1645" w:author="Tayyab Mehboob" w:date="2025-03-26T13:22:00Z" w16du:dateUtc="2025-03-26T08:22:00Z">
              <w:r w:rsidRPr="003F15BF">
                <w:rPr>
                  <w:rFonts w:ascii="Times New Roman" w:hAnsi="Times New Roman" w:cs="Times New Roman"/>
                </w:rPr>
                <w:t>873922</w:t>
              </w:r>
            </w:ins>
          </w:p>
        </w:tc>
        <w:tc>
          <w:tcPr>
            <w:tcW w:w="1492" w:type="dxa"/>
          </w:tcPr>
          <w:p w14:paraId="7D0C7227"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46" w:author="Tayyab Mehboob" w:date="2025-03-26T13:22:00Z" w16du:dateUtc="2025-03-26T08:22:00Z"/>
                <w:rFonts w:ascii="Times New Roman" w:hAnsi="Times New Roman" w:cs="Times New Roman"/>
              </w:rPr>
            </w:pPr>
            <w:ins w:id="1647" w:author="Tayyab Mehboob" w:date="2025-03-26T13:22:00Z" w16du:dateUtc="2025-03-26T08:22:00Z">
              <w:r w:rsidRPr="003F15BF">
                <w:rPr>
                  <w:rFonts w:ascii="Times New Roman" w:hAnsi="Times New Roman" w:cs="Times New Roman"/>
                </w:rPr>
                <w:t>Auto-generated unique ID.</w:t>
              </w:r>
            </w:ins>
          </w:p>
        </w:tc>
      </w:tr>
      <w:tr w:rsidR="00DA6DAD" w:rsidRPr="003F15BF" w14:paraId="403E1868" w14:textId="77777777" w:rsidTr="00C41E1D">
        <w:trPr>
          <w:trHeight w:val="609"/>
          <w:ins w:id="1648"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28917818" w14:textId="77777777" w:rsidR="00DA6DAD" w:rsidRPr="003F15BF" w:rsidRDefault="00DA6DAD" w:rsidP="00C41E1D">
            <w:pPr>
              <w:rPr>
                <w:ins w:id="1649" w:author="Tayyab Mehboob" w:date="2025-03-26T13:22:00Z" w16du:dateUtc="2025-03-26T08:22:00Z"/>
                <w:rFonts w:ascii="Times New Roman" w:hAnsi="Times New Roman" w:cs="Times New Roman"/>
              </w:rPr>
            </w:pPr>
            <w:ins w:id="1650" w:author="Tayyab Mehboob" w:date="2025-03-26T13:22:00Z" w16du:dateUtc="2025-03-26T08:22:00Z">
              <w:r w:rsidRPr="003F15BF">
                <w:rPr>
                  <w:rFonts w:ascii="Times New Roman" w:hAnsi="Times New Roman" w:cs="Times New Roman"/>
                </w:rPr>
                <w:t>Student Name</w:t>
              </w:r>
            </w:ins>
          </w:p>
        </w:tc>
        <w:tc>
          <w:tcPr>
            <w:tcW w:w="1008" w:type="dxa"/>
          </w:tcPr>
          <w:p w14:paraId="6FB8EBE9"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51" w:author="Tayyab Mehboob" w:date="2025-03-26T13:22:00Z" w16du:dateUtc="2025-03-26T08:22:00Z"/>
                <w:rFonts w:ascii="Times New Roman" w:hAnsi="Times New Roman" w:cs="Times New Roman"/>
              </w:rPr>
            </w:pPr>
            <w:ins w:id="1652" w:author="Tayyab Mehboob" w:date="2025-03-26T13:22:00Z" w16du:dateUtc="2025-03-26T08:22:00Z">
              <w:r w:rsidRPr="003F15BF">
                <w:rPr>
                  <w:rFonts w:ascii="Times New Roman" w:hAnsi="Times New Roman" w:cs="Times New Roman"/>
                </w:rPr>
                <w:t>Data Element</w:t>
              </w:r>
            </w:ins>
          </w:p>
        </w:tc>
        <w:tc>
          <w:tcPr>
            <w:tcW w:w="1389" w:type="dxa"/>
          </w:tcPr>
          <w:p w14:paraId="243F3684"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53" w:author="Tayyab Mehboob" w:date="2025-03-26T13:22:00Z" w16du:dateUtc="2025-03-26T08:22:00Z"/>
                <w:rFonts w:ascii="Times New Roman" w:hAnsi="Times New Roman" w:cs="Times New Roman"/>
              </w:rPr>
            </w:pPr>
            <w:ins w:id="1654" w:author="Tayyab Mehboob" w:date="2025-03-26T13:22:00Z" w16du:dateUtc="2025-03-26T08:22:00Z">
              <w:r w:rsidRPr="003F15BF">
                <w:rPr>
                  <w:rFonts w:ascii="Times New Roman" w:hAnsi="Times New Roman" w:cs="Times New Roman"/>
                </w:rPr>
                <w:t>Name of the student registering for the project.</w:t>
              </w:r>
            </w:ins>
          </w:p>
        </w:tc>
        <w:tc>
          <w:tcPr>
            <w:tcW w:w="1002" w:type="dxa"/>
          </w:tcPr>
          <w:p w14:paraId="281B3CF2"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55" w:author="Tayyab Mehboob" w:date="2025-03-26T13:22:00Z" w16du:dateUtc="2025-03-26T08:22:00Z"/>
                <w:rFonts w:ascii="Times New Roman" w:hAnsi="Times New Roman" w:cs="Times New Roman"/>
              </w:rPr>
            </w:pPr>
            <w:ins w:id="1656" w:author="Tayyab Mehboob" w:date="2025-03-26T13:22:00Z" w16du:dateUtc="2025-03-26T08:22:00Z">
              <w:r w:rsidRPr="003F15BF">
                <w:rPr>
                  <w:rFonts w:ascii="Times New Roman" w:hAnsi="Times New Roman" w:cs="Times New Roman"/>
                </w:rPr>
                <w:t>String</w:t>
              </w:r>
            </w:ins>
          </w:p>
        </w:tc>
        <w:tc>
          <w:tcPr>
            <w:tcW w:w="900" w:type="dxa"/>
          </w:tcPr>
          <w:p w14:paraId="37FDE555"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57" w:author="Tayyab Mehboob" w:date="2025-03-26T13:22:00Z" w16du:dateUtc="2025-03-26T08:22:00Z"/>
                <w:rFonts w:ascii="Times New Roman" w:hAnsi="Times New Roman" w:cs="Times New Roman"/>
              </w:rPr>
            </w:pPr>
            <w:ins w:id="1658" w:author="Tayyab Mehboob" w:date="2025-03-26T13:22:00Z" w16du:dateUtc="2025-03-26T08:22:00Z">
              <w:r w:rsidRPr="003F15BF">
                <w:rPr>
                  <w:rFonts w:ascii="Times New Roman" w:hAnsi="Times New Roman" w:cs="Times New Roman"/>
                </w:rPr>
                <w:t>50</w:t>
              </w:r>
            </w:ins>
          </w:p>
        </w:tc>
        <w:tc>
          <w:tcPr>
            <w:tcW w:w="3448" w:type="dxa"/>
          </w:tcPr>
          <w:p w14:paraId="2253CA6B"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59" w:author="Tayyab Mehboob" w:date="2025-03-26T13:22:00Z" w16du:dateUtc="2025-03-26T08:22:00Z"/>
                <w:rFonts w:ascii="Times New Roman" w:hAnsi="Times New Roman" w:cs="Times New Roman"/>
              </w:rPr>
            </w:pPr>
            <w:ins w:id="1660" w:author="Tayyab Mehboob" w:date="2025-03-26T13:22:00Z" w16du:dateUtc="2025-03-26T08:22:00Z">
              <w:r w:rsidRPr="003F15BF">
                <w:rPr>
                  <w:rFonts w:ascii="Times New Roman" w:hAnsi="Times New Roman" w:cs="Times New Roman"/>
                </w:rPr>
                <w:t>Tayyab Mehboob</w:t>
              </w:r>
            </w:ins>
          </w:p>
        </w:tc>
        <w:tc>
          <w:tcPr>
            <w:tcW w:w="1492" w:type="dxa"/>
          </w:tcPr>
          <w:p w14:paraId="03892ADD"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61" w:author="Tayyab Mehboob" w:date="2025-03-26T13:22:00Z" w16du:dateUtc="2025-03-26T08:22:00Z"/>
                <w:rFonts w:ascii="Times New Roman" w:hAnsi="Times New Roman" w:cs="Times New Roman"/>
              </w:rPr>
            </w:pPr>
            <w:ins w:id="1662" w:author="Tayyab Mehboob" w:date="2025-03-26T13:22:00Z" w16du:dateUtc="2025-03-26T08:22:00Z">
              <w:r w:rsidRPr="003F15BF">
                <w:rPr>
                  <w:rFonts w:ascii="Times New Roman" w:hAnsi="Times New Roman" w:cs="Times New Roman"/>
                </w:rPr>
                <w:t>Required</w:t>
              </w:r>
            </w:ins>
          </w:p>
        </w:tc>
      </w:tr>
      <w:tr w:rsidR="00DA6DAD" w:rsidRPr="003F15BF" w14:paraId="180C6187" w14:textId="77777777" w:rsidTr="00C41E1D">
        <w:trPr>
          <w:cnfStyle w:val="000000100000" w:firstRow="0" w:lastRow="0" w:firstColumn="0" w:lastColumn="0" w:oddVBand="0" w:evenVBand="0" w:oddHBand="1" w:evenHBand="0" w:firstRowFirstColumn="0" w:firstRowLastColumn="0" w:lastRowFirstColumn="0" w:lastRowLastColumn="0"/>
          <w:trHeight w:val="621"/>
          <w:ins w:id="1663"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293B297F" w14:textId="77777777" w:rsidR="00DA6DAD" w:rsidRPr="003F15BF" w:rsidRDefault="00DA6DAD" w:rsidP="00C41E1D">
            <w:pPr>
              <w:rPr>
                <w:ins w:id="1664" w:author="Tayyab Mehboob" w:date="2025-03-26T13:22:00Z" w16du:dateUtc="2025-03-26T08:22:00Z"/>
                <w:rFonts w:ascii="Times New Roman" w:hAnsi="Times New Roman" w:cs="Times New Roman"/>
              </w:rPr>
            </w:pPr>
            <w:ins w:id="1665" w:author="Tayyab Mehboob" w:date="2025-03-26T13:22:00Z" w16du:dateUtc="2025-03-26T08:22:00Z">
              <w:r w:rsidRPr="003F15BF">
                <w:rPr>
                  <w:rFonts w:ascii="Times New Roman" w:hAnsi="Times New Roman" w:cs="Times New Roman"/>
                </w:rPr>
                <w:lastRenderedPageBreak/>
                <w:t>Student Email</w:t>
              </w:r>
            </w:ins>
          </w:p>
        </w:tc>
        <w:tc>
          <w:tcPr>
            <w:tcW w:w="1008" w:type="dxa"/>
          </w:tcPr>
          <w:p w14:paraId="5DB3AD33"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66" w:author="Tayyab Mehboob" w:date="2025-03-26T13:22:00Z" w16du:dateUtc="2025-03-26T08:22:00Z"/>
                <w:rFonts w:ascii="Times New Roman" w:hAnsi="Times New Roman" w:cs="Times New Roman"/>
              </w:rPr>
            </w:pPr>
            <w:ins w:id="1667" w:author="Tayyab Mehboob" w:date="2025-03-26T13:22:00Z" w16du:dateUtc="2025-03-26T08:22:00Z">
              <w:r w:rsidRPr="003F15BF">
                <w:rPr>
                  <w:rFonts w:ascii="Times New Roman" w:hAnsi="Times New Roman" w:cs="Times New Roman"/>
                </w:rPr>
                <w:t>Data Element</w:t>
              </w:r>
            </w:ins>
          </w:p>
        </w:tc>
        <w:tc>
          <w:tcPr>
            <w:tcW w:w="1389" w:type="dxa"/>
          </w:tcPr>
          <w:p w14:paraId="510862FB"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68" w:author="Tayyab Mehboob" w:date="2025-03-26T13:22:00Z" w16du:dateUtc="2025-03-26T08:22:00Z"/>
                <w:rFonts w:ascii="Times New Roman" w:hAnsi="Times New Roman" w:cs="Times New Roman"/>
              </w:rPr>
            </w:pPr>
            <w:ins w:id="1669" w:author="Tayyab Mehboob" w:date="2025-03-26T13:22:00Z" w16du:dateUtc="2025-03-26T08:22:00Z">
              <w:r w:rsidRPr="003F15BF">
                <w:rPr>
                  <w:rFonts w:ascii="Times New Roman" w:hAnsi="Times New Roman" w:cs="Times New Roman"/>
                </w:rPr>
                <w:t>Email of the student.</w:t>
              </w:r>
            </w:ins>
          </w:p>
        </w:tc>
        <w:tc>
          <w:tcPr>
            <w:tcW w:w="1002" w:type="dxa"/>
          </w:tcPr>
          <w:p w14:paraId="49CA0EC6"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70" w:author="Tayyab Mehboob" w:date="2025-03-26T13:22:00Z" w16du:dateUtc="2025-03-26T08:22:00Z"/>
                <w:rFonts w:ascii="Times New Roman" w:hAnsi="Times New Roman" w:cs="Times New Roman"/>
              </w:rPr>
            </w:pPr>
            <w:ins w:id="1671" w:author="Tayyab Mehboob" w:date="2025-03-26T13:22:00Z" w16du:dateUtc="2025-03-26T08:22:00Z">
              <w:r w:rsidRPr="003F15BF">
                <w:rPr>
                  <w:rFonts w:ascii="Times New Roman" w:hAnsi="Times New Roman" w:cs="Times New Roman"/>
                </w:rPr>
                <w:t>String</w:t>
              </w:r>
            </w:ins>
          </w:p>
        </w:tc>
        <w:tc>
          <w:tcPr>
            <w:tcW w:w="900" w:type="dxa"/>
          </w:tcPr>
          <w:p w14:paraId="67A5A8BB"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72" w:author="Tayyab Mehboob" w:date="2025-03-26T13:22:00Z" w16du:dateUtc="2025-03-26T08:22:00Z"/>
                <w:rFonts w:ascii="Times New Roman" w:hAnsi="Times New Roman" w:cs="Times New Roman"/>
              </w:rPr>
            </w:pPr>
            <w:ins w:id="1673" w:author="Tayyab Mehboob" w:date="2025-03-26T13:22:00Z" w16du:dateUtc="2025-03-26T08:22:00Z">
              <w:r w:rsidRPr="003F15BF">
                <w:rPr>
                  <w:rFonts w:ascii="Times New Roman" w:hAnsi="Times New Roman" w:cs="Times New Roman"/>
                </w:rPr>
                <w:t>50</w:t>
              </w:r>
            </w:ins>
          </w:p>
        </w:tc>
        <w:tc>
          <w:tcPr>
            <w:tcW w:w="3448" w:type="dxa"/>
          </w:tcPr>
          <w:p w14:paraId="5946EFDD"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74" w:author="Tayyab Mehboob" w:date="2025-03-26T13:22:00Z" w16du:dateUtc="2025-03-26T08:22:00Z"/>
                <w:rFonts w:ascii="Times New Roman" w:hAnsi="Times New Roman" w:cs="Times New Roman"/>
              </w:rPr>
            </w:pPr>
            <w:ins w:id="1675" w:author="Tayyab Mehboob" w:date="2025-03-26T13:22:00Z" w16du:dateUtc="2025-03-26T08:22:00Z">
              <w:r w:rsidRPr="003F15BF">
                <w:rPr>
                  <w:rFonts w:ascii="Times New Roman" w:hAnsi="Times New Roman" w:cs="Times New Roman"/>
                </w:rPr>
                <w:t>tayyabmehboob2003@gmail.com</w:t>
              </w:r>
            </w:ins>
          </w:p>
        </w:tc>
        <w:tc>
          <w:tcPr>
            <w:tcW w:w="1492" w:type="dxa"/>
          </w:tcPr>
          <w:p w14:paraId="116CDAA3"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76" w:author="Tayyab Mehboob" w:date="2025-03-26T13:22:00Z" w16du:dateUtc="2025-03-26T08:22:00Z"/>
                <w:rFonts w:ascii="Times New Roman" w:hAnsi="Times New Roman" w:cs="Times New Roman"/>
              </w:rPr>
            </w:pPr>
            <w:ins w:id="1677" w:author="Tayyab Mehboob" w:date="2025-03-26T13:22:00Z" w16du:dateUtc="2025-03-26T08:22:00Z">
              <w:r w:rsidRPr="003F15BF">
                <w:rPr>
                  <w:rFonts w:ascii="Times New Roman" w:hAnsi="Times New Roman" w:cs="Times New Roman"/>
                </w:rPr>
                <w:t>Must be a valid email.</w:t>
              </w:r>
            </w:ins>
          </w:p>
        </w:tc>
      </w:tr>
      <w:tr w:rsidR="00DA6DAD" w:rsidRPr="003F15BF" w14:paraId="7D3F29E9" w14:textId="77777777" w:rsidTr="00C41E1D">
        <w:trPr>
          <w:trHeight w:val="913"/>
          <w:ins w:id="1678"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2E06485E" w14:textId="77777777" w:rsidR="00DA6DAD" w:rsidRPr="003F15BF" w:rsidRDefault="00DA6DAD" w:rsidP="00C41E1D">
            <w:pPr>
              <w:rPr>
                <w:ins w:id="1679" w:author="Tayyab Mehboob" w:date="2025-03-26T13:22:00Z" w16du:dateUtc="2025-03-26T08:22:00Z"/>
                <w:rFonts w:ascii="Times New Roman" w:hAnsi="Times New Roman" w:cs="Times New Roman"/>
              </w:rPr>
            </w:pPr>
            <w:ins w:id="1680" w:author="Tayyab Mehboob" w:date="2025-03-26T13:22:00Z" w16du:dateUtc="2025-03-26T08:22:00Z">
              <w:r w:rsidRPr="003F15BF">
                <w:rPr>
                  <w:rFonts w:ascii="Times New Roman" w:hAnsi="Times New Roman" w:cs="Times New Roman"/>
                </w:rPr>
                <w:t>Project Registration Status</w:t>
              </w:r>
            </w:ins>
          </w:p>
        </w:tc>
        <w:tc>
          <w:tcPr>
            <w:tcW w:w="1008" w:type="dxa"/>
          </w:tcPr>
          <w:p w14:paraId="42130D33"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81" w:author="Tayyab Mehboob" w:date="2025-03-26T13:22:00Z" w16du:dateUtc="2025-03-26T08:22:00Z"/>
                <w:rFonts w:ascii="Times New Roman" w:hAnsi="Times New Roman" w:cs="Times New Roman"/>
              </w:rPr>
            </w:pPr>
            <w:ins w:id="1682" w:author="Tayyab Mehboob" w:date="2025-03-26T13:22:00Z" w16du:dateUtc="2025-03-26T08:22:00Z">
              <w:r w:rsidRPr="003F15BF">
                <w:rPr>
                  <w:rFonts w:ascii="Times New Roman" w:hAnsi="Times New Roman" w:cs="Times New Roman"/>
                </w:rPr>
                <w:t>Data Element</w:t>
              </w:r>
            </w:ins>
          </w:p>
        </w:tc>
        <w:tc>
          <w:tcPr>
            <w:tcW w:w="1389" w:type="dxa"/>
          </w:tcPr>
          <w:p w14:paraId="6FEE2934"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83" w:author="Tayyab Mehboob" w:date="2025-03-26T13:22:00Z" w16du:dateUtc="2025-03-26T08:22:00Z"/>
                <w:rFonts w:ascii="Times New Roman" w:hAnsi="Times New Roman" w:cs="Times New Roman"/>
              </w:rPr>
            </w:pPr>
            <w:ins w:id="1684" w:author="Tayyab Mehboob" w:date="2025-03-26T13:22:00Z" w16du:dateUtc="2025-03-26T08:22:00Z">
              <w:r w:rsidRPr="003F15BF">
                <w:rPr>
                  <w:rFonts w:ascii="Times New Roman" w:hAnsi="Times New Roman" w:cs="Times New Roman"/>
                </w:rPr>
                <w:t>Status of the student’s project registration.</w:t>
              </w:r>
            </w:ins>
          </w:p>
        </w:tc>
        <w:tc>
          <w:tcPr>
            <w:tcW w:w="1002" w:type="dxa"/>
          </w:tcPr>
          <w:p w14:paraId="1EAF9B44"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85" w:author="Tayyab Mehboob" w:date="2025-03-26T13:22:00Z" w16du:dateUtc="2025-03-26T08:22:00Z"/>
                <w:rFonts w:ascii="Times New Roman" w:hAnsi="Times New Roman" w:cs="Times New Roman"/>
              </w:rPr>
            </w:pPr>
            <w:ins w:id="1686" w:author="Tayyab Mehboob" w:date="2025-03-26T13:22:00Z" w16du:dateUtc="2025-03-26T08:22:00Z">
              <w:r w:rsidRPr="003F15BF">
                <w:rPr>
                  <w:rFonts w:ascii="Times New Roman" w:hAnsi="Times New Roman" w:cs="Times New Roman"/>
                </w:rPr>
                <w:t>String</w:t>
              </w:r>
            </w:ins>
          </w:p>
        </w:tc>
        <w:tc>
          <w:tcPr>
            <w:tcW w:w="900" w:type="dxa"/>
          </w:tcPr>
          <w:p w14:paraId="51E43E6B"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87" w:author="Tayyab Mehboob" w:date="2025-03-26T13:22:00Z" w16du:dateUtc="2025-03-26T08:22:00Z"/>
                <w:rFonts w:ascii="Times New Roman" w:hAnsi="Times New Roman" w:cs="Times New Roman"/>
              </w:rPr>
            </w:pPr>
            <w:ins w:id="1688" w:author="Tayyab Mehboob" w:date="2025-03-26T13:22:00Z" w16du:dateUtc="2025-03-26T08:22:00Z">
              <w:r w:rsidRPr="003F15BF">
                <w:rPr>
                  <w:rFonts w:ascii="Times New Roman" w:hAnsi="Times New Roman" w:cs="Times New Roman"/>
                </w:rPr>
                <w:t>15</w:t>
              </w:r>
            </w:ins>
          </w:p>
        </w:tc>
        <w:tc>
          <w:tcPr>
            <w:tcW w:w="3448" w:type="dxa"/>
          </w:tcPr>
          <w:p w14:paraId="3C3B69FC"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89" w:author="Tayyab Mehboob" w:date="2025-03-26T13:22:00Z" w16du:dateUtc="2025-03-26T08:22:00Z"/>
                <w:rFonts w:ascii="Times New Roman" w:hAnsi="Times New Roman" w:cs="Times New Roman"/>
              </w:rPr>
            </w:pPr>
            <w:ins w:id="1690" w:author="Tayyab Mehboob" w:date="2025-03-26T13:22:00Z" w16du:dateUtc="2025-03-26T08:22:00Z">
              <w:r w:rsidRPr="003F15BF">
                <w:rPr>
                  <w:rFonts w:ascii="Times New Roman" w:hAnsi="Times New Roman" w:cs="Times New Roman"/>
                </w:rPr>
                <w:t>Registered</w:t>
              </w:r>
            </w:ins>
          </w:p>
        </w:tc>
        <w:tc>
          <w:tcPr>
            <w:tcW w:w="1492" w:type="dxa"/>
          </w:tcPr>
          <w:p w14:paraId="4E5DBD97"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691" w:author="Tayyab Mehboob" w:date="2025-03-26T13:22:00Z" w16du:dateUtc="2025-03-26T08:22:00Z"/>
                <w:rFonts w:ascii="Times New Roman" w:hAnsi="Times New Roman" w:cs="Times New Roman"/>
              </w:rPr>
            </w:pPr>
            <w:ins w:id="1692" w:author="Tayyab Mehboob" w:date="2025-03-26T13:22:00Z" w16du:dateUtc="2025-03-26T08:22:00Z">
              <w:r w:rsidRPr="003F15BF">
                <w:rPr>
                  <w:rFonts w:ascii="Times New Roman" w:hAnsi="Times New Roman" w:cs="Times New Roman"/>
                </w:rPr>
                <w:t>Possible values: Pending, Registered, Cancelled.</w:t>
              </w:r>
            </w:ins>
          </w:p>
        </w:tc>
      </w:tr>
      <w:tr w:rsidR="00DA6DAD" w:rsidRPr="003F15BF" w14:paraId="1959EBA7" w14:textId="77777777" w:rsidTr="00C41E1D">
        <w:trPr>
          <w:cnfStyle w:val="000000100000" w:firstRow="0" w:lastRow="0" w:firstColumn="0" w:lastColumn="0" w:oddVBand="0" w:evenVBand="0" w:oddHBand="1" w:evenHBand="0" w:firstRowFirstColumn="0" w:firstRowLastColumn="0" w:lastRowFirstColumn="0" w:lastRowLastColumn="0"/>
          <w:trHeight w:val="913"/>
          <w:ins w:id="1693"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7B37CA99" w14:textId="77777777" w:rsidR="00DA6DAD" w:rsidRPr="003F15BF" w:rsidRDefault="00DA6DAD" w:rsidP="00C41E1D">
            <w:pPr>
              <w:rPr>
                <w:ins w:id="1694" w:author="Tayyab Mehboob" w:date="2025-03-26T13:22:00Z" w16du:dateUtc="2025-03-26T08:22:00Z"/>
                <w:rFonts w:ascii="Times New Roman" w:hAnsi="Times New Roman" w:cs="Times New Roman"/>
              </w:rPr>
            </w:pPr>
            <w:ins w:id="1695" w:author="Tayyab Mehboob" w:date="2025-03-26T13:22:00Z" w16du:dateUtc="2025-03-26T08:22:00Z">
              <w:r w:rsidRPr="003F15BF">
                <w:rPr>
                  <w:rFonts w:ascii="Times New Roman" w:hAnsi="Times New Roman" w:cs="Times New Roman"/>
                </w:rPr>
                <w:t>Project Approval Status</w:t>
              </w:r>
            </w:ins>
          </w:p>
        </w:tc>
        <w:tc>
          <w:tcPr>
            <w:tcW w:w="1008" w:type="dxa"/>
          </w:tcPr>
          <w:p w14:paraId="266452A2"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96" w:author="Tayyab Mehboob" w:date="2025-03-26T13:22:00Z" w16du:dateUtc="2025-03-26T08:22:00Z"/>
                <w:rFonts w:ascii="Times New Roman" w:hAnsi="Times New Roman" w:cs="Times New Roman"/>
              </w:rPr>
            </w:pPr>
            <w:ins w:id="1697" w:author="Tayyab Mehboob" w:date="2025-03-26T13:22:00Z" w16du:dateUtc="2025-03-26T08:22:00Z">
              <w:r w:rsidRPr="003F15BF">
                <w:rPr>
                  <w:rFonts w:ascii="Times New Roman" w:hAnsi="Times New Roman" w:cs="Times New Roman"/>
                </w:rPr>
                <w:t>Data Element</w:t>
              </w:r>
            </w:ins>
          </w:p>
        </w:tc>
        <w:tc>
          <w:tcPr>
            <w:tcW w:w="1389" w:type="dxa"/>
          </w:tcPr>
          <w:p w14:paraId="71C2DED9"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698" w:author="Tayyab Mehboob" w:date="2025-03-26T13:22:00Z" w16du:dateUtc="2025-03-26T08:22:00Z"/>
                <w:rFonts w:ascii="Times New Roman" w:hAnsi="Times New Roman" w:cs="Times New Roman"/>
              </w:rPr>
            </w:pPr>
            <w:ins w:id="1699" w:author="Tayyab Mehboob" w:date="2025-03-26T13:22:00Z" w16du:dateUtc="2025-03-26T08:22:00Z">
              <w:r w:rsidRPr="003F15BF">
                <w:rPr>
                  <w:rFonts w:ascii="Times New Roman" w:hAnsi="Times New Roman" w:cs="Times New Roman"/>
                </w:rPr>
                <w:t>Approval status of the project.</w:t>
              </w:r>
            </w:ins>
          </w:p>
        </w:tc>
        <w:tc>
          <w:tcPr>
            <w:tcW w:w="1002" w:type="dxa"/>
          </w:tcPr>
          <w:p w14:paraId="5BEC2E68"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00" w:author="Tayyab Mehboob" w:date="2025-03-26T13:22:00Z" w16du:dateUtc="2025-03-26T08:22:00Z"/>
                <w:rFonts w:ascii="Times New Roman" w:hAnsi="Times New Roman" w:cs="Times New Roman"/>
              </w:rPr>
            </w:pPr>
            <w:ins w:id="1701" w:author="Tayyab Mehboob" w:date="2025-03-26T13:22:00Z" w16du:dateUtc="2025-03-26T08:22:00Z">
              <w:r w:rsidRPr="003F15BF">
                <w:rPr>
                  <w:rFonts w:ascii="Times New Roman" w:hAnsi="Times New Roman" w:cs="Times New Roman"/>
                </w:rPr>
                <w:t>String</w:t>
              </w:r>
            </w:ins>
          </w:p>
        </w:tc>
        <w:tc>
          <w:tcPr>
            <w:tcW w:w="900" w:type="dxa"/>
          </w:tcPr>
          <w:p w14:paraId="0EBD2420"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02" w:author="Tayyab Mehboob" w:date="2025-03-26T13:22:00Z" w16du:dateUtc="2025-03-26T08:22:00Z"/>
                <w:rFonts w:ascii="Times New Roman" w:hAnsi="Times New Roman" w:cs="Times New Roman"/>
              </w:rPr>
            </w:pPr>
            <w:ins w:id="1703" w:author="Tayyab Mehboob" w:date="2025-03-26T13:22:00Z" w16du:dateUtc="2025-03-26T08:22:00Z">
              <w:r w:rsidRPr="003F15BF">
                <w:rPr>
                  <w:rFonts w:ascii="Times New Roman" w:hAnsi="Times New Roman" w:cs="Times New Roman"/>
                </w:rPr>
                <w:t>15</w:t>
              </w:r>
            </w:ins>
          </w:p>
        </w:tc>
        <w:tc>
          <w:tcPr>
            <w:tcW w:w="3448" w:type="dxa"/>
          </w:tcPr>
          <w:p w14:paraId="091F9906"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04" w:author="Tayyab Mehboob" w:date="2025-03-26T13:22:00Z" w16du:dateUtc="2025-03-26T08:22:00Z"/>
                <w:rFonts w:ascii="Times New Roman" w:hAnsi="Times New Roman" w:cs="Times New Roman"/>
              </w:rPr>
            </w:pPr>
            <w:ins w:id="1705" w:author="Tayyab Mehboob" w:date="2025-03-26T13:22:00Z" w16du:dateUtc="2025-03-26T08:22:00Z">
              <w:r w:rsidRPr="003F15BF">
                <w:rPr>
                  <w:rFonts w:ascii="Times New Roman" w:hAnsi="Times New Roman" w:cs="Times New Roman"/>
                </w:rPr>
                <w:t>Approved</w:t>
              </w:r>
            </w:ins>
          </w:p>
        </w:tc>
        <w:tc>
          <w:tcPr>
            <w:tcW w:w="1492" w:type="dxa"/>
          </w:tcPr>
          <w:p w14:paraId="1C3E33E7"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06" w:author="Tayyab Mehboob" w:date="2025-03-26T13:22:00Z" w16du:dateUtc="2025-03-26T08:22:00Z"/>
                <w:rFonts w:ascii="Times New Roman" w:hAnsi="Times New Roman" w:cs="Times New Roman"/>
              </w:rPr>
            </w:pPr>
            <w:ins w:id="1707" w:author="Tayyab Mehboob" w:date="2025-03-26T13:22:00Z" w16du:dateUtc="2025-03-26T08:22:00Z">
              <w:r w:rsidRPr="003F15BF">
                <w:rPr>
                  <w:rFonts w:ascii="Times New Roman" w:hAnsi="Times New Roman" w:cs="Times New Roman"/>
                </w:rPr>
                <w:t>Possible values: Pending, Approved, Rejected.</w:t>
              </w:r>
            </w:ins>
          </w:p>
        </w:tc>
      </w:tr>
      <w:tr w:rsidR="00DA6DAD" w:rsidRPr="003F15BF" w14:paraId="1980C5FD" w14:textId="77777777" w:rsidTr="00C41E1D">
        <w:trPr>
          <w:trHeight w:val="609"/>
          <w:ins w:id="1708"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29B22B21" w14:textId="77777777" w:rsidR="00DA6DAD" w:rsidRPr="003F15BF" w:rsidRDefault="00DA6DAD" w:rsidP="00C41E1D">
            <w:pPr>
              <w:rPr>
                <w:ins w:id="1709" w:author="Tayyab Mehboob" w:date="2025-03-26T13:22:00Z" w16du:dateUtc="2025-03-26T08:22:00Z"/>
                <w:rFonts w:ascii="Times New Roman" w:hAnsi="Times New Roman" w:cs="Times New Roman"/>
              </w:rPr>
            </w:pPr>
            <w:ins w:id="1710" w:author="Tayyab Mehboob" w:date="2025-03-26T13:22:00Z" w16du:dateUtc="2025-03-26T08:22:00Z">
              <w:r w:rsidRPr="003F15BF">
                <w:rPr>
                  <w:rFonts w:ascii="Times New Roman" w:hAnsi="Times New Roman" w:cs="Times New Roman"/>
                </w:rPr>
                <w:t>Approval Comments</w:t>
              </w:r>
            </w:ins>
          </w:p>
        </w:tc>
        <w:tc>
          <w:tcPr>
            <w:tcW w:w="1008" w:type="dxa"/>
          </w:tcPr>
          <w:p w14:paraId="332D5313"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11" w:author="Tayyab Mehboob" w:date="2025-03-26T13:22:00Z" w16du:dateUtc="2025-03-26T08:22:00Z"/>
                <w:rFonts w:ascii="Times New Roman" w:hAnsi="Times New Roman" w:cs="Times New Roman"/>
              </w:rPr>
            </w:pPr>
            <w:ins w:id="1712" w:author="Tayyab Mehboob" w:date="2025-03-26T13:22:00Z" w16du:dateUtc="2025-03-26T08:22:00Z">
              <w:r w:rsidRPr="003F15BF">
                <w:rPr>
                  <w:rFonts w:ascii="Times New Roman" w:hAnsi="Times New Roman" w:cs="Times New Roman"/>
                </w:rPr>
                <w:t>Data Element</w:t>
              </w:r>
            </w:ins>
          </w:p>
        </w:tc>
        <w:tc>
          <w:tcPr>
            <w:tcW w:w="1389" w:type="dxa"/>
          </w:tcPr>
          <w:p w14:paraId="6CD8E1AE"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13" w:author="Tayyab Mehboob" w:date="2025-03-26T13:22:00Z" w16du:dateUtc="2025-03-26T08:22:00Z"/>
                <w:rFonts w:ascii="Times New Roman" w:hAnsi="Times New Roman" w:cs="Times New Roman"/>
              </w:rPr>
            </w:pPr>
            <w:ins w:id="1714" w:author="Tayyab Mehboob" w:date="2025-03-26T13:22:00Z" w16du:dateUtc="2025-03-26T08:22:00Z">
              <w:r w:rsidRPr="003F15BF">
                <w:rPr>
                  <w:rFonts w:ascii="Times New Roman" w:hAnsi="Times New Roman" w:cs="Times New Roman"/>
                </w:rPr>
                <w:t>Comments provided by the supervisor during project approval.</w:t>
              </w:r>
            </w:ins>
          </w:p>
        </w:tc>
        <w:tc>
          <w:tcPr>
            <w:tcW w:w="1002" w:type="dxa"/>
          </w:tcPr>
          <w:p w14:paraId="5756D1FC"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15" w:author="Tayyab Mehboob" w:date="2025-03-26T13:22:00Z" w16du:dateUtc="2025-03-26T08:22:00Z"/>
                <w:rFonts w:ascii="Times New Roman" w:hAnsi="Times New Roman" w:cs="Times New Roman"/>
              </w:rPr>
            </w:pPr>
            <w:ins w:id="1716" w:author="Tayyab Mehboob" w:date="2025-03-26T13:22:00Z" w16du:dateUtc="2025-03-26T08:22:00Z">
              <w:r w:rsidRPr="003F15BF">
                <w:rPr>
                  <w:rFonts w:ascii="Times New Roman" w:hAnsi="Times New Roman" w:cs="Times New Roman"/>
                </w:rPr>
                <w:t>String</w:t>
              </w:r>
            </w:ins>
          </w:p>
        </w:tc>
        <w:tc>
          <w:tcPr>
            <w:tcW w:w="900" w:type="dxa"/>
          </w:tcPr>
          <w:p w14:paraId="38C2A177"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17" w:author="Tayyab Mehboob" w:date="2025-03-26T13:22:00Z" w16du:dateUtc="2025-03-26T08:22:00Z"/>
                <w:rFonts w:ascii="Times New Roman" w:hAnsi="Times New Roman" w:cs="Times New Roman"/>
              </w:rPr>
            </w:pPr>
            <w:ins w:id="1718" w:author="Tayyab Mehboob" w:date="2025-03-26T13:22:00Z" w16du:dateUtc="2025-03-26T08:22:00Z">
              <w:r w:rsidRPr="003F15BF">
                <w:rPr>
                  <w:rFonts w:ascii="Times New Roman" w:hAnsi="Times New Roman" w:cs="Times New Roman"/>
                </w:rPr>
                <w:t>200</w:t>
              </w:r>
            </w:ins>
          </w:p>
        </w:tc>
        <w:tc>
          <w:tcPr>
            <w:tcW w:w="3448" w:type="dxa"/>
          </w:tcPr>
          <w:p w14:paraId="1DB921CF"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19" w:author="Tayyab Mehboob" w:date="2025-03-26T13:22:00Z" w16du:dateUtc="2025-03-26T08:22:00Z"/>
                <w:rFonts w:ascii="Times New Roman" w:hAnsi="Times New Roman" w:cs="Times New Roman"/>
              </w:rPr>
            </w:pPr>
            <w:ins w:id="1720" w:author="Tayyab Mehboob" w:date="2025-03-26T13:22:00Z" w16du:dateUtc="2025-03-26T08:22:00Z">
              <w:r w:rsidRPr="003F15BF">
                <w:rPr>
                  <w:rFonts w:ascii="Times New Roman" w:hAnsi="Times New Roman" w:cs="Times New Roman"/>
                </w:rPr>
                <w:t>Make some minor changes to your documentation.</w:t>
              </w:r>
            </w:ins>
          </w:p>
        </w:tc>
        <w:tc>
          <w:tcPr>
            <w:tcW w:w="1492" w:type="dxa"/>
          </w:tcPr>
          <w:p w14:paraId="6252B1ED"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21" w:author="Tayyab Mehboob" w:date="2025-03-26T13:22:00Z" w16du:dateUtc="2025-03-26T08:22:00Z"/>
                <w:rFonts w:ascii="Times New Roman" w:hAnsi="Times New Roman" w:cs="Times New Roman"/>
              </w:rPr>
            </w:pPr>
            <w:ins w:id="1722" w:author="Tayyab Mehboob" w:date="2025-03-26T13:22:00Z" w16du:dateUtc="2025-03-26T08:22:00Z">
              <w:r w:rsidRPr="003F15BF">
                <w:rPr>
                  <w:rFonts w:ascii="Times New Roman" w:hAnsi="Times New Roman" w:cs="Times New Roman"/>
                </w:rPr>
                <w:t>Required</w:t>
              </w:r>
            </w:ins>
          </w:p>
        </w:tc>
      </w:tr>
      <w:tr w:rsidR="00DA6DAD" w:rsidRPr="003F15BF" w14:paraId="716D5830" w14:textId="77777777" w:rsidTr="00C41E1D">
        <w:trPr>
          <w:cnfStyle w:val="000000100000" w:firstRow="0" w:lastRow="0" w:firstColumn="0" w:lastColumn="0" w:oddVBand="0" w:evenVBand="0" w:oddHBand="1" w:evenHBand="0" w:firstRowFirstColumn="0" w:firstRowLastColumn="0" w:lastRowFirstColumn="0" w:lastRowLastColumn="0"/>
          <w:trHeight w:val="609"/>
          <w:ins w:id="1723"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7C383C2B" w14:textId="77777777" w:rsidR="00DA6DAD" w:rsidRPr="003F15BF" w:rsidRDefault="00DA6DAD" w:rsidP="00C41E1D">
            <w:pPr>
              <w:rPr>
                <w:ins w:id="1724" w:author="Tayyab Mehboob" w:date="2025-03-26T13:22:00Z" w16du:dateUtc="2025-03-26T08:22:00Z"/>
                <w:rFonts w:ascii="Times New Roman" w:hAnsi="Times New Roman" w:cs="Times New Roman"/>
              </w:rPr>
            </w:pPr>
            <w:ins w:id="1725" w:author="Tayyab Mehboob" w:date="2025-03-26T13:22:00Z" w16du:dateUtc="2025-03-26T08:22:00Z">
              <w:r w:rsidRPr="003F15BF">
                <w:rPr>
                  <w:rFonts w:ascii="Times New Roman" w:hAnsi="Times New Roman" w:cs="Times New Roman"/>
                </w:rPr>
                <w:t>Work product File</w:t>
              </w:r>
            </w:ins>
          </w:p>
        </w:tc>
        <w:tc>
          <w:tcPr>
            <w:tcW w:w="1008" w:type="dxa"/>
          </w:tcPr>
          <w:p w14:paraId="146945D8"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26" w:author="Tayyab Mehboob" w:date="2025-03-26T13:22:00Z" w16du:dateUtc="2025-03-26T08:22:00Z"/>
                <w:rFonts w:ascii="Times New Roman" w:hAnsi="Times New Roman" w:cs="Times New Roman"/>
              </w:rPr>
            </w:pPr>
            <w:ins w:id="1727" w:author="Tayyab Mehboob" w:date="2025-03-26T13:22:00Z" w16du:dateUtc="2025-03-26T08:22:00Z">
              <w:r w:rsidRPr="003F15BF">
                <w:rPr>
                  <w:rFonts w:ascii="Times New Roman" w:hAnsi="Times New Roman" w:cs="Times New Roman"/>
                </w:rPr>
                <w:t>Data Element</w:t>
              </w:r>
            </w:ins>
          </w:p>
        </w:tc>
        <w:tc>
          <w:tcPr>
            <w:tcW w:w="1389" w:type="dxa"/>
          </w:tcPr>
          <w:p w14:paraId="25A92BA3"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28" w:author="Tayyab Mehboob" w:date="2025-03-26T13:22:00Z" w16du:dateUtc="2025-03-26T08:22:00Z"/>
                <w:rFonts w:ascii="Times New Roman" w:hAnsi="Times New Roman" w:cs="Times New Roman"/>
              </w:rPr>
            </w:pPr>
            <w:ins w:id="1729" w:author="Tayyab Mehboob" w:date="2025-03-26T13:22:00Z" w16du:dateUtc="2025-03-26T08:22:00Z">
              <w:r w:rsidRPr="003F15BF">
                <w:rPr>
                  <w:rFonts w:ascii="Times New Roman" w:hAnsi="Times New Roman" w:cs="Times New Roman"/>
                </w:rPr>
                <w:t>File submitted by the student.</w:t>
              </w:r>
            </w:ins>
          </w:p>
        </w:tc>
        <w:tc>
          <w:tcPr>
            <w:tcW w:w="1002" w:type="dxa"/>
          </w:tcPr>
          <w:p w14:paraId="65FBE095"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30" w:author="Tayyab Mehboob" w:date="2025-03-26T13:22:00Z" w16du:dateUtc="2025-03-26T08:22:00Z"/>
                <w:rFonts w:ascii="Times New Roman" w:hAnsi="Times New Roman" w:cs="Times New Roman"/>
              </w:rPr>
            </w:pPr>
            <w:ins w:id="1731" w:author="Tayyab Mehboob" w:date="2025-03-26T13:22:00Z" w16du:dateUtc="2025-03-26T08:22:00Z">
              <w:r w:rsidRPr="003F15BF">
                <w:rPr>
                  <w:rFonts w:ascii="Times New Roman" w:hAnsi="Times New Roman" w:cs="Times New Roman"/>
                </w:rPr>
                <w:t>PDF/Zip</w:t>
              </w:r>
            </w:ins>
          </w:p>
        </w:tc>
        <w:tc>
          <w:tcPr>
            <w:tcW w:w="900" w:type="dxa"/>
          </w:tcPr>
          <w:p w14:paraId="0AE3A234"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32" w:author="Tayyab Mehboob" w:date="2025-03-26T13:22:00Z" w16du:dateUtc="2025-03-26T08:22:00Z"/>
                <w:rFonts w:ascii="Times New Roman" w:hAnsi="Times New Roman" w:cs="Times New Roman"/>
              </w:rPr>
            </w:pPr>
            <w:ins w:id="1733" w:author="Tayyab Mehboob" w:date="2025-03-26T13:22:00Z" w16du:dateUtc="2025-03-26T08:22:00Z">
              <w:r w:rsidRPr="003F15BF">
                <w:rPr>
                  <w:rFonts w:ascii="Times New Roman" w:hAnsi="Times New Roman" w:cs="Times New Roman"/>
                </w:rPr>
                <w:t>5-7 MB</w:t>
              </w:r>
            </w:ins>
          </w:p>
        </w:tc>
        <w:tc>
          <w:tcPr>
            <w:tcW w:w="3448" w:type="dxa"/>
          </w:tcPr>
          <w:p w14:paraId="59D251D9"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34" w:author="Tayyab Mehboob" w:date="2025-03-26T13:22:00Z" w16du:dateUtc="2025-03-26T08:22:00Z"/>
                <w:rFonts w:ascii="Times New Roman" w:hAnsi="Times New Roman" w:cs="Times New Roman"/>
              </w:rPr>
            </w:pPr>
            <w:ins w:id="1735" w:author="Tayyab Mehboob" w:date="2025-03-26T13:22:00Z" w16du:dateUtc="2025-03-26T08:22:00Z">
              <w:r w:rsidRPr="003F15BF">
                <w:rPr>
                  <w:rFonts w:ascii="Times New Roman" w:hAnsi="Times New Roman" w:cs="Times New Roman"/>
                </w:rPr>
                <w:t>Use-case text.pdf</w:t>
              </w:r>
            </w:ins>
          </w:p>
        </w:tc>
        <w:tc>
          <w:tcPr>
            <w:tcW w:w="1492" w:type="dxa"/>
          </w:tcPr>
          <w:p w14:paraId="749ACB12"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36" w:author="Tayyab Mehboob" w:date="2025-03-26T13:22:00Z" w16du:dateUtc="2025-03-26T08:22:00Z"/>
                <w:rFonts w:ascii="Times New Roman" w:hAnsi="Times New Roman" w:cs="Times New Roman"/>
              </w:rPr>
            </w:pPr>
            <w:ins w:id="1737" w:author="Tayyab Mehboob" w:date="2025-03-26T13:22:00Z" w16du:dateUtc="2025-03-26T08:22:00Z">
              <w:r w:rsidRPr="003F15BF">
                <w:rPr>
                  <w:rFonts w:ascii="Times New Roman" w:hAnsi="Times New Roman" w:cs="Times New Roman"/>
                </w:rPr>
                <w:t>Only pdf or zip file allowed.</w:t>
              </w:r>
            </w:ins>
          </w:p>
        </w:tc>
      </w:tr>
      <w:tr w:rsidR="00DA6DAD" w:rsidRPr="003F15BF" w14:paraId="465E7DBA" w14:textId="77777777" w:rsidTr="00C41E1D">
        <w:trPr>
          <w:trHeight w:val="621"/>
          <w:ins w:id="1738"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0ADD23F3" w14:textId="77777777" w:rsidR="00DA6DAD" w:rsidRPr="003F15BF" w:rsidRDefault="00DA6DAD" w:rsidP="00C41E1D">
            <w:pPr>
              <w:rPr>
                <w:ins w:id="1739" w:author="Tayyab Mehboob" w:date="2025-03-26T13:22:00Z" w16du:dateUtc="2025-03-26T08:22:00Z"/>
                <w:rFonts w:ascii="Times New Roman" w:hAnsi="Times New Roman" w:cs="Times New Roman"/>
              </w:rPr>
            </w:pPr>
            <w:ins w:id="1740" w:author="Tayyab Mehboob" w:date="2025-03-26T13:22:00Z" w16du:dateUtc="2025-03-26T08:22:00Z">
              <w:r w:rsidRPr="003F15BF">
                <w:rPr>
                  <w:rFonts w:ascii="Times New Roman" w:hAnsi="Times New Roman" w:cs="Times New Roman"/>
                </w:rPr>
                <w:t>Submission Date</w:t>
              </w:r>
            </w:ins>
          </w:p>
        </w:tc>
        <w:tc>
          <w:tcPr>
            <w:tcW w:w="1008" w:type="dxa"/>
          </w:tcPr>
          <w:p w14:paraId="60B8D427"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41" w:author="Tayyab Mehboob" w:date="2025-03-26T13:22:00Z" w16du:dateUtc="2025-03-26T08:22:00Z"/>
                <w:rFonts w:ascii="Times New Roman" w:hAnsi="Times New Roman" w:cs="Times New Roman"/>
              </w:rPr>
            </w:pPr>
            <w:ins w:id="1742" w:author="Tayyab Mehboob" w:date="2025-03-26T13:22:00Z" w16du:dateUtc="2025-03-26T08:22:00Z">
              <w:r w:rsidRPr="003F15BF">
                <w:rPr>
                  <w:rFonts w:ascii="Times New Roman" w:hAnsi="Times New Roman" w:cs="Times New Roman"/>
                </w:rPr>
                <w:t>Data Element</w:t>
              </w:r>
            </w:ins>
          </w:p>
        </w:tc>
        <w:tc>
          <w:tcPr>
            <w:tcW w:w="1389" w:type="dxa"/>
          </w:tcPr>
          <w:p w14:paraId="2DAFC2D2"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43" w:author="Tayyab Mehboob" w:date="2025-03-26T13:22:00Z" w16du:dateUtc="2025-03-26T08:22:00Z"/>
                <w:rFonts w:ascii="Times New Roman" w:hAnsi="Times New Roman" w:cs="Times New Roman"/>
              </w:rPr>
            </w:pPr>
            <w:ins w:id="1744" w:author="Tayyab Mehboob" w:date="2025-03-26T13:22:00Z" w16du:dateUtc="2025-03-26T08:22:00Z">
              <w:r w:rsidRPr="003F15BF">
                <w:rPr>
                  <w:rFonts w:ascii="Times New Roman" w:hAnsi="Times New Roman" w:cs="Times New Roman"/>
                </w:rPr>
                <w:t>Date when the student submits the work product.</w:t>
              </w:r>
            </w:ins>
          </w:p>
        </w:tc>
        <w:tc>
          <w:tcPr>
            <w:tcW w:w="1002" w:type="dxa"/>
          </w:tcPr>
          <w:p w14:paraId="4AD1C649"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45" w:author="Tayyab Mehboob" w:date="2025-03-26T13:22:00Z" w16du:dateUtc="2025-03-26T08:22:00Z"/>
                <w:rFonts w:ascii="Times New Roman" w:hAnsi="Times New Roman" w:cs="Times New Roman"/>
              </w:rPr>
            </w:pPr>
            <w:ins w:id="1746" w:author="Tayyab Mehboob" w:date="2025-03-26T13:22:00Z" w16du:dateUtc="2025-03-26T08:22:00Z">
              <w:r w:rsidRPr="003F15BF">
                <w:rPr>
                  <w:rFonts w:ascii="Times New Roman" w:hAnsi="Times New Roman" w:cs="Times New Roman"/>
                </w:rPr>
                <w:t>Date</w:t>
              </w:r>
            </w:ins>
          </w:p>
        </w:tc>
        <w:tc>
          <w:tcPr>
            <w:tcW w:w="900" w:type="dxa"/>
          </w:tcPr>
          <w:p w14:paraId="6CB0A9BF"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47" w:author="Tayyab Mehboob" w:date="2025-03-26T13:22:00Z" w16du:dateUtc="2025-03-26T08:22:00Z"/>
                <w:rFonts w:ascii="Times New Roman" w:hAnsi="Times New Roman" w:cs="Times New Roman"/>
              </w:rPr>
            </w:pPr>
            <w:ins w:id="1748" w:author="Tayyab Mehboob" w:date="2025-03-26T13:22:00Z" w16du:dateUtc="2025-03-26T08:22:00Z">
              <w:r w:rsidRPr="003F15BF">
                <w:rPr>
                  <w:rFonts w:ascii="Times New Roman" w:hAnsi="Times New Roman" w:cs="Times New Roman"/>
                </w:rPr>
                <w:t>10</w:t>
              </w:r>
            </w:ins>
          </w:p>
        </w:tc>
        <w:tc>
          <w:tcPr>
            <w:tcW w:w="3448" w:type="dxa"/>
          </w:tcPr>
          <w:p w14:paraId="506CEC50"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49" w:author="Tayyab Mehboob" w:date="2025-03-26T13:22:00Z" w16du:dateUtc="2025-03-26T08:22:00Z"/>
                <w:rFonts w:ascii="Times New Roman" w:hAnsi="Times New Roman" w:cs="Times New Roman"/>
              </w:rPr>
            </w:pPr>
            <w:ins w:id="1750" w:author="Tayyab Mehboob" w:date="2025-03-26T13:22:00Z" w16du:dateUtc="2025-03-26T08:22:00Z">
              <w:r w:rsidRPr="003F15BF">
                <w:rPr>
                  <w:rFonts w:ascii="Times New Roman" w:hAnsi="Times New Roman" w:cs="Times New Roman"/>
                </w:rPr>
                <w:t>23/03/2025</w:t>
              </w:r>
            </w:ins>
          </w:p>
        </w:tc>
        <w:tc>
          <w:tcPr>
            <w:tcW w:w="1492" w:type="dxa"/>
          </w:tcPr>
          <w:p w14:paraId="7DB29080"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51" w:author="Tayyab Mehboob" w:date="2025-03-26T13:22:00Z" w16du:dateUtc="2025-03-26T08:22:00Z"/>
                <w:rFonts w:ascii="Times New Roman" w:hAnsi="Times New Roman" w:cs="Times New Roman"/>
              </w:rPr>
            </w:pPr>
            <w:ins w:id="1752" w:author="Tayyab Mehboob" w:date="2025-03-26T13:22:00Z" w16du:dateUtc="2025-03-26T08:22:00Z">
              <w:r w:rsidRPr="003F15BF">
                <w:rPr>
                  <w:rFonts w:ascii="Times New Roman" w:hAnsi="Times New Roman" w:cs="Times New Roman"/>
                </w:rPr>
                <w:t>Must be in DD/MM/YYYY format.</w:t>
              </w:r>
            </w:ins>
          </w:p>
        </w:tc>
      </w:tr>
      <w:tr w:rsidR="00DA6DAD" w:rsidRPr="003F15BF" w14:paraId="1C5C021B" w14:textId="77777777" w:rsidTr="00C41E1D">
        <w:trPr>
          <w:cnfStyle w:val="000000100000" w:firstRow="0" w:lastRow="0" w:firstColumn="0" w:lastColumn="0" w:oddVBand="0" w:evenVBand="0" w:oddHBand="1" w:evenHBand="0" w:firstRowFirstColumn="0" w:firstRowLastColumn="0" w:lastRowFirstColumn="0" w:lastRowLastColumn="0"/>
          <w:trHeight w:val="609"/>
          <w:ins w:id="1753"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320A32E5" w14:textId="77777777" w:rsidR="00DA6DAD" w:rsidRPr="003F15BF" w:rsidRDefault="00DA6DAD" w:rsidP="00C41E1D">
            <w:pPr>
              <w:rPr>
                <w:ins w:id="1754" w:author="Tayyab Mehboob" w:date="2025-03-26T13:22:00Z" w16du:dateUtc="2025-03-26T08:22:00Z"/>
                <w:rFonts w:ascii="Times New Roman" w:hAnsi="Times New Roman" w:cs="Times New Roman"/>
              </w:rPr>
            </w:pPr>
            <w:ins w:id="1755" w:author="Tayyab Mehboob" w:date="2025-03-26T13:22:00Z" w16du:dateUtc="2025-03-26T08:22:00Z">
              <w:r w:rsidRPr="003F15BF">
                <w:rPr>
                  <w:rFonts w:ascii="Times New Roman" w:hAnsi="Times New Roman" w:cs="Times New Roman"/>
                </w:rPr>
                <w:t>Submission Status</w:t>
              </w:r>
            </w:ins>
          </w:p>
        </w:tc>
        <w:tc>
          <w:tcPr>
            <w:tcW w:w="1008" w:type="dxa"/>
          </w:tcPr>
          <w:p w14:paraId="4C4F4B5D"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56" w:author="Tayyab Mehboob" w:date="2025-03-26T13:22:00Z" w16du:dateUtc="2025-03-26T08:22:00Z"/>
                <w:rFonts w:ascii="Times New Roman" w:hAnsi="Times New Roman" w:cs="Times New Roman"/>
              </w:rPr>
            </w:pPr>
            <w:ins w:id="1757" w:author="Tayyab Mehboob" w:date="2025-03-26T13:22:00Z" w16du:dateUtc="2025-03-26T08:22:00Z">
              <w:r w:rsidRPr="003F15BF">
                <w:rPr>
                  <w:rFonts w:ascii="Times New Roman" w:hAnsi="Times New Roman" w:cs="Times New Roman"/>
                </w:rPr>
                <w:t>Data Element</w:t>
              </w:r>
            </w:ins>
          </w:p>
        </w:tc>
        <w:tc>
          <w:tcPr>
            <w:tcW w:w="1389" w:type="dxa"/>
          </w:tcPr>
          <w:p w14:paraId="190B1644"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58" w:author="Tayyab Mehboob" w:date="2025-03-26T13:22:00Z" w16du:dateUtc="2025-03-26T08:22:00Z"/>
                <w:rFonts w:ascii="Times New Roman" w:hAnsi="Times New Roman" w:cs="Times New Roman"/>
              </w:rPr>
            </w:pPr>
            <w:ins w:id="1759" w:author="Tayyab Mehboob" w:date="2025-03-26T13:22:00Z" w16du:dateUtc="2025-03-26T08:22:00Z">
              <w:r w:rsidRPr="003F15BF">
                <w:rPr>
                  <w:rFonts w:ascii="Times New Roman" w:hAnsi="Times New Roman" w:cs="Times New Roman"/>
                </w:rPr>
                <w:t>Status of work submission.</w:t>
              </w:r>
            </w:ins>
          </w:p>
        </w:tc>
        <w:tc>
          <w:tcPr>
            <w:tcW w:w="1002" w:type="dxa"/>
          </w:tcPr>
          <w:p w14:paraId="5961DC42"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60" w:author="Tayyab Mehboob" w:date="2025-03-26T13:22:00Z" w16du:dateUtc="2025-03-26T08:22:00Z"/>
                <w:rFonts w:ascii="Times New Roman" w:hAnsi="Times New Roman" w:cs="Times New Roman"/>
              </w:rPr>
            </w:pPr>
            <w:ins w:id="1761" w:author="Tayyab Mehboob" w:date="2025-03-26T13:22:00Z" w16du:dateUtc="2025-03-26T08:22:00Z">
              <w:r w:rsidRPr="003F15BF">
                <w:rPr>
                  <w:rFonts w:ascii="Times New Roman" w:hAnsi="Times New Roman" w:cs="Times New Roman"/>
                </w:rPr>
                <w:t>String</w:t>
              </w:r>
            </w:ins>
          </w:p>
        </w:tc>
        <w:tc>
          <w:tcPr>
            <w:tcW w:w="900" w:type="dxa"/>
          </w:tcPr>
          <w:p w14:paraId="1A4BBA9A"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62" w:author="Tayyab Mehboob" w:date="2025-03-26T13:22:00Z" w16du:dateUtc="2025-03-26T08:22:00Z"/>
                <w:rFonts w:ascii="Times New Roman" w:hAnsi="Times New Roman" w:cs="Times New Roman"/>
              </w:rPr>
            </w:pPr>
            <w:ins w:id="1763" w:author="Tayyab Mehboob" w:date="2025-03-26T13:22:00Z" w16du:dateUtc="2025-03-26T08:22:00Z">
              <w:r w:rsidRPr="003F15BF">
                <w:rPr>
                  <w:rFonts w:ascii="Times New Roman" w:hAnsi="Times New Roman" w:cs="Times New Roman"/>
                </w:rPr>
                <w:t>15</w:t>
              </w:r>
            </w:ins>
          </w:p>
        </w:tc>
        <w:tc>
          <w:tcPr>
            <w:tcW w:w="3448" w:type="dxa"/>
          </w:tcPr>
          <w:p w14:paraId="66426BA0"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64" w:author="Tayyab Mehboob" w:date="2025-03-26T13:22:00Z" w16du:dateUtc="2025-03-26T08:22:00Z"/>
                <w:rFonts w:ascii="Times New Roman" w:hAnsi="Times New Roman" w:cs="Times New Roman"/>
              </w:rPr>
            </w:pPr>
            <w:ins w:id="1765" w:author="Tayyab Mehboob" w:date="2025-03-26T13:22:00Z" w16du:dateUtc="2025-03-26T08:22:00Z">
              <w:r w:rsidRPr="003F15BF">
                <w:rPr>
                  <w:rFonts w:ascii="Times New Roman" w:hAnsi="Times New Roman" w:cs="Times New Roman"/>
                </w:rPr>
                <w:t>Submitted</w:t>
              </w:r>
            </w:ins>
          </w:p>
        </w:tc>
        <w:tc>
          <w:tcPr>
            <w:tcW w:w="1492" w:type="dxa"/>
          </w:tcPr>
          <w:p w14:paraId="1D27D67C"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66" w:author="Tayyab Mehboob" w:date="2025-03-26T13:22:00Z" w16du:dateUtc="2025-03-26T08:22:00Z"/>
                <w:rFonts w:ascii="Times New Roman" w:hAnsi="Times New Roman" w:cs="Times New Roman"/>
              </w:rPr>
            </w:pPr>
            <w:ins w:id="1767" w:author="Tayyab Mehboob" w:date="2025-03-26T13:22:00Z" w16du:dateUtc="2025-03-26T08:22:00Z">
              <w:r w:rsidRPr="003F15BF">
                <w:rPr>
                  <w:rFonts w:ascii="Times New Roman" w:hAnsi="Times New Roman" w:cs="Times New Roman"/>
                </w:rPr>
                <w:t>Possible values: Pending, Submitted, Failed.</w:t>
              </w:r>
            </w:ins>
          </w:p>
        </w:tc>
      </w:tr>
      <w:tr w:rsidR="00DA6DAD" w:rsidRPr="003F15BF" w14:paraId="4A9EB85E" w14:textId="77777777" w:rsidTr="00C41E1D">
        <w:trPr>
          <w:trHeight w:val="609"/>
          <w:ins w:id="1768"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10C97BFC" w14:textId="77777777" w:rsidR="00DA6DAD" w:rsidRPr="003F15BF" w:rsidRDefault="00DA6DAD" w:rsidP="00C41E1D">
            <w:pPr>
              <w:rPr>
                <w:ins w:id="1769" w:author="Tayyab Mehboob" w:date="2025-03-26T13:22:00Z" w16du:dateUtc="2025-03-26T08:22:00Z"/>
                <w:rFonts w:ascii="Times New Roman" w:hAnsi="Times New Roman" w:cs="Times New Roman"/>
              </w:rPr>
            </w:pPr>
            <w:ins w:id="1770" w:author="Tayyab Mehboob" w:date="2025-03-26T13:22:00Z" w16du:dateUtc="2025-03-26T08:22:00Z">
              <w:r w:rsidRPr="003F15BF">
                <w:rPr>
                  <w:rFonts w:ascii="Times New Roman" w:hAnsi="Times New Roman" w:cs="Times New Roman"/>
                </w:rPr>
                <w:t>Feedback ID</w:t>
              </w:r>
            </w:ins>
          </w:p>
        </w:tc>
        <w:tc>
          <w:tcPr>
            <w:tcW w:w="1008" w:type="dxa"/>
          </w:tcPr>
          <w:p w14:paraId="1CA6328A"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71" w:author="Tayyab Mehboob" w:date="2025-03-26T13:22:00Z" w16du:dateUtc="2025-03-26T08:22:00Z"/>
                <w:rFonts w:ascii="Times New Roman" w:hAnsi="Times New Roman" w:cs="Times New Roman"/>
              </w:rPr>
            </w:pPr>
            <w:ins w:id="1772" w:author="Tayyab Mehboob" w:date="2025-03-26T13:22:00Z" w16du:dateUtc="2025-03-26T08:22:00Z">
              <w:r w:rsidRPr="003F15BF">
                <w:rPr>
                  <w:rFonts w:ascii="Times New Roman" w:hAnsi="Times New Roman" w:cs="Times New Roman"/>
                </w:rPr>
                <w:t>Data Element</w:t>
              </w:r>
            </w:ins>
          </w:p>
        </w:tc>
        <w:tc>
          <w:tcPr>
            <w:tcW w:w="1389" w:type="dxa"/>
          </w:tcPr>
          <w:p w14:paraId="2EED9041"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73" w:author="Tayyab Mehboob" w:date="2025-03-26T13:22:00Z" w16du:dateUtc="2025-03-26T08:22:00Z"/>
                <w:rFonts w:ascii="Times New Roman" w:hAnsi="Times New Roman" w:cs="Times New Roman"/>
              </w:rPr>
            </w:pPr>
            <w:ins w:id="1774" w:author="Tayyab Mehboob" w:date="2025-03-26T13:22:00Z" w16du:dateUtc="2025-03-26T08:22:00Z">
              <w:r w:rsidRPr="003F15BF">
                <w:rPr>
                  <w:rFonts w:ascii="Times New Roman" w:hAnsi="Times New Roman" w:cs="Times New Roman"/>
                </w:rPr>
                <w:t>Unique identifier for the feedback.</w:t>
              </w:r>
            </w:ins>
          </w:p>
        </w:tc>
        <w:tc>
          <w:tcPr>
            <w:tcW w:w="1002" w:type="dxa"/>
          </w:tcPr>
          <w:p w14:paraId="6AC3E953"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75" w:author="Tayyab Mehboob" w:date="2025-03-26T13:22:00Z" w16du:dateUtc="2025-03-26T08:22:00Z"/>
                <w:rFonts w:ascii="Times New Roman" w:hAnsi="Times New Roman" w:cs="Times New Roman"/>
              </w:rPr>
            </w:pPr>
            <w:ins w:id="1776" w:author="Tayyab Mehboob" w:date="2025-03-26T13:22:00Z" w16du:dateUtc="2025-03-26T08:22:00Z">
              <w:r w:rsidRPr="003F15BF">
                <w:rPr>
                  <w:rFonts w:ascii="Times New Roman" w:hAnsi="Times New Roman" w:cs="Times New Roman"/>
                </w:rPr>
                <w:t>Integer</w:t>
              </w:r>
            </w:ins>
          </w:p>
        </w:tc>
        <w:tc>
          <w:tcPr>
            <w:tcW w:w="900" w:type="dxa"/>
          </w:tcPr>
          <w:p w14:paraId="78DAFB94"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77" w:author="Tayyab Mehboob" w:date="2025-03-26T13:22:00Z" w16du:dateUtc="2025-03-26T08:22:00Z"/>
                <w:rFonts w:ascii="Times New Roman" w:hAnsi="Times New Roman" w:cs="Times New Roman"/>
              </w:rPr>
            </w:pPr>
            <w:ins w:id="1778" w:author="Tayyab Mehboob" w:date="2025-03-26T13:22:00Z" w16du:dateUtc="2025-03-26T08:22:00Z">
              <w:r w:rsidRPr="003F15BF">
                <w:rPr>
                  <w:rFonts w:ascii="Times New Roman" w:hAnsi="Times New Roman" w:cs="Times New Roman"/>
                </w:rPr>
                <w:t>10</w:t>
              </w:r>
            </w:ins>
          </w:p>
        </w:tc>
        <w:tc>
          <w:tcPr>
            <w:tcW w:w="3448" w:type="dxa"/>
          </w:tcPr>
          <w:p w14:paraId="03F24239"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79" w:author="Tayyab Mehboob" w:date="2025-03-26T13:22:00Z" w16du:dateUtc="2025-03-26T08:22:00Z"/>
                <w:rFonts w:ascii="Times New Roman" w:hAnsi="Times New Roman" w:cs="Times New Roman"/>
              </w:rPr>
            </w:pPr>
            <w:ins w:id="1780" w:author="Tayyab Mehboob" w:date="2025-03-26T13:22:00Z" w16du:dateUtc="2025-03-26T08:22:00Z">
              <w:r w:rsidRPr="003F15BF">
                <w:rPr>
                  <w:rFonts w:ascii="Times New Roman" w:hAnsi="Times New Roman" w:cs="Times New Roman"/>
                </w:rPr>
                <w:t>769327</w:t>
              </w:r>
            </w:ins>
          </w:p>
        </w:tc>
        <w:tc>
          <w:tcPr>
            <w:tcW w:w="1492" w:type="dxa"/>
          </w:tcPr>
          <w:p w14:paraId="7FE33615"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781" w:author="Tayyab Mehboob" w:date="2025-03-26T13:22:00Z" w16du:dateUtc="2025-03-26T08:22:00Z"/>
                <w:rFonts w:ascii="Times New Roman" w:hAnsi="Times New Roman" w:cs="Times New Roman"/>
              </w:rPr>
            </w:pPr>
            <w:ins w:id="1782" w:author="Tayyab Mehboob" w:date="2025-03-26T13:22:00Z" w16du:dateUtc="2025-03-26T08:22:00Z">
              <w:r w:rsidRPr="003F15BF">
                <w:rPr>
                  <w:rFonts w:ascii="Times New Roman" w:hAnsi="Times New Roman" w:cs="Times New Roman"/>
                </w:rPr>
                <w:t>Auto-generated unique ID.</w:t>
              </w:r>
            </w:ins>
          </w:p>
        </w:tc>
      </w:tr>
      <w:tr w:rsidR="00DA6DAD" w:rsidRPr="003F15BF" w14:paraId="3E679688" w14:textId="77777777" w:rsidTr="00C41E1D">
        <w:trPr>
          <w:cnfStyle w:val="000000100000" w:firstRow="0" w:lastRow="0" w:firstColumn="0" w:lastColumn="0" w:oddVBand="0" w:evenVBand="0" w:oddHBand="1" w:evenHBand="0" w:firstRowFirstColumn="0" w:firstRowLastColumn="0" w:lastRowFirstColumn="0" w:lastRowLastColumn="0"/>
          <w:trHeight w:val="609"/>
          <w:ins w:id="1783"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4613C7FD" w14:textId="77777777" w:rsidR="00DA6DAD" w:rsidRPr="003F15BF" w:rsidRDefault="00DA6DAD" w:rsidP="00C41E1D">
            <w:pPr>
              <w:rPr>
                <w:ins w:id="1784" w:author="Tayyab Mehboob" w:date="2025-03-26T13:22:00Z" w16du:dateUtc="2025-03-26T08:22:00Z"/>
                <w:rFonts w:ascii="Times New Roman" w:hAnsi="Times New Roman" w:cs="Times New Roman"/>
              </w:rPr>
            </w:pPr>
            <w:ins w:id="1785" w:author="Tayyab Mehboob" w:date="2025-03-26T13:22:00Z" w16du:dateUtc="2025-03-26T08:22:00Z">
              <w:r w:rsidRPr="003F15BF">
                <w:rPr>
                  <w:rFonts w:ascii="Times New Roman" w:hAnsi="Times New Roman" w:cs="Times New Roman"/>
                </w:rPr>
                <w:t>Feedback Comments</w:t>
              </w:r>
            </w:ins>
          </w:p>
        </w:tc>
        <w:tc>
          <w:tcPr>
            <w:tcW w:w="1008" w:type="dxa"/>
          </w:tcPr>
          <w:p w14:paraId="7FEC0694"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86" w:author="Tayyab Mehboob" w:date="2025-03-26T13:22:00Z" w16du:dateUtc="2025-03-26T08:22:00Z"/>
                <w:rFonts w:ascii="Times New Roman" w:hAnsi="Times New Roman" w:cs="Times New Roman"/>
              </w:rPr>
            </w:pPr>
            <w:ins w:id="1787" w:author="Tayyab Mehboob" w:date="2025-03-26T13:22:00Z" w16du:dateUtc="2025-03-26T08:22:00Z">
              <w:r w:rsidRPr="003F15BF">
                <w:rPr>
                  <w:rFonts w:ascii="Times New Roman" w:hAnsi="Times New Roman" w:cs="Times New Roman"/>
                </w:rPr>
                <w:t>Data Element</w:t>
              </w:r>
            </w:ins>
          </w:p>
        </w:tc>
        <w:tc>
          <w:tcPr>
            <w:tcW w:w="1389" w:type="dxa"/>
          </w:tcPr>
          <w:p w14:paraId="1CC55B85"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88" w:author="Tayyab Mehboob" w:date="2025-03-26T13:22:00Z" w16du:dateUtc="2025-03-26T08:22:00Z"/>
                <w:rFonts w:ascii="Times New Roman" w:hAnsi="Times New Roman" w:cs="Times New Roman"/>
              </w:rPr>
            </w:pPr>
            <w:ins w:id="1789" w:author="Tayyab Mehboob" w:date="2025-03-26T13:22:00Z" w16du:dateUtc="2025-03-26T08:22:00Z">
              <w:r w:rsidRPr="003F15BF">
                <w:rPr>
                  <w:rFonts w:ascii="Times New Roman" w:hAnsi="Times New Roman" w:cs="Times New Roman"/>
                </w:rPr>
                <w:t xml:space="preserve">Comments provided by the supervisor on student’s work. </w:t>
              </w:r>
            </w:ins>
          </w:p>
        </w:tc>
        <w:tc>
          <w:tcPr>
            <w:tcW w:w="1002" w:type="dxa"/>
          </w:tcPr>
          <w:p w14:paraId="5A54CB9D"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90" w:author="Tayyab Mehboob" w:date="2025-03-26T13:22:00Z" w16du:dateUtc="2025-03-26T08:22:00Z"/>
                <w:rFonts w:ascii="Times New Roman" w:hAnsi="Times New Roman" w:cs="Times New Roman"/>
              </w:rPr>
            </w:pPr>
            <w:ins w:id="1791" w:author="Tayyab Mehboob" w:date="2025-03-26T13:22:00Z" w16du:dateUtc="2025-03-26T08:22:00Z">
              <w:r w:rsidRPr="003F15BF">
                <w:rPr>
                  <w:rFonts w:ascii="Times New Roman" w:hAnsi="Times New Roman" w:cs="Times New Roman"/>
                </w:rPr>
                <w:t>String</w:t>
              </w:r>
            </w:ins>
          </w:p>
        </w:tc>
        <w:tc>
          <w:tcPr>
            <w:tcW w:w="900" w:type="dxa"/>
          </w:tcPr>
          <w:p w14:paraId="02143F20"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92" w:author="Tayyab Mehboob" w:date="2025-03-26T13:22:00Z" w16du:dateUtc="2025-03-26T08:22:00Z"/>
                <w:rFonts w:ascii="Times New Roman" w:hAnsi="Times New Roman" w:cs="Times New Roman"/>
              </w:rPr>
            </w:pPr>
            <w:ins w:id="1793" w:author="Tayyab Mehboob" w:date="2025-03-26T13:22:00Z" w16du:dateUtc="2025-03-26T08:22:00Z">
              <w:r w:rsidRPr="003F15BF">
                <w:rPr>
                  <w:rFonts w:ascii="Times New Roman" w:hAnsi="Times New Roman" w:cs="Times New Roman"/>
                </w:rPr>
                <w:t>200</w:t>
              </w:r>
            </w:ins>
          </w:p>
        </w:tc>
        <w:tc>
          <w:tcPr>
            <w:tcW w:w="3448" w:type="dxa"/>
          </w:tcPr>
          <w:p w14:paraId="5DC6501E"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94" w:author="Tayyab Mehboob" w:date="2025-03-26T13:22:00Z" w16du:dateUtc="2025-03-26T08:22:00Z"/>
                <w:rFonts w:ascii="Times New Roman" w:hAnsi="Times New Roman" w:cs="Times New Roman"/>
              </w:rPr>
            </w:pPr>
            <w:ins w:id="1795" w:author="Tayyab Mehboob" w:date="2025-03-26T13:22:00Z" w16du:dateUtc="2025-03-26T08:22:00Z">
              <w:r w:rsidRPr="003F15BF">
                <w:rPr>
                  <w:rFonts w:ascii="Times New Roman" w:hAnsi="Times New Roman" w:cs="Times New Roman"/>
                </w:rPr>
                <w:t>Good work, need some changes.</w:t>
              </w:r>
            </w:ins>
          </w:p>
        </w:tc>
        <w:tc>
          <w:tcPr>
            <w:tcW w:w="1492" w:type="dxa"/>
          </w:tcPr>
          <w:p w14:paraId="1BFC7029"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796" w:author="Tayyab Mehboob" w:date="2025-03-26T13:22:00Z" w16du:dateUtc="2025-03-26T08:22:00Z"/>
                <w:rFonts w:ascii="Times New Roman" w:hAnsi="Times New Roman" w:cs="Times New Roman"/>
              </w:rPr>
            </w:pPr>
            <w:ins w:id="1797" w:author="Tayyab Mehboob" w:date="2025-03-26T13:22:00Z" w16du:dateUtc="2025-03-26T08:22:00Z">
              <w:r w:rsidRPr="003F15BF">
                <w:rPr>
                  <w:rFonts w:ascii="Times New Roman" w:hAnsi="Times New Roman" w:cs="Times New Roman"/>
                </w:rPr>
                <w:t>Required</w:t>
              </w:r>
            </w:ins>
          </w:p>
        </w:tc>
      </w:tr>
      <w:tr w:rsidR="00DA6DAD" w:rsidRPr="003F15BF" w14:paraId="6EDA17B3" w14:textId="77777777" w:rsidTr="00C41E1D">
        <w:trPr>
          <w:trHeight w:val="609"/>
          <w:ins w:id="1798"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2706BDBE" w14:textId="77777777" w:rsidR="00DA6DAD" w:rsidRPr="003F15BF" w:rsidRDefault="00DA6DAD" w:rsidP="00C41E1D">
            <w:pPr>
              <w:rPr>
                <w:ins w:id="1799" w:author="Tayyab Mehboob" w:date="2025-03-26T13:22:00Z" w16du:dateUtc="2025-03-26T08:22:00Z"/>
                <w:rFonts w:ascii="Times New Roman" w:hAnsi="Times New Roman" w:cs="Times New Roman"/>
              </w:rPr>
            </w:pPr>
            <w:ins w:id="1800" w:author="Tayyab Mehboob" w:date="2025-03-26T13:22:00Z" w16du:dateUtc="2025-03-26T08:22:00Z">
              <w:r w:rsidRPr="003F15BF">
                <w:rPr>
                  <w:rFonts w:ascii="Times New Roman" w:hAnsi="Times New Roman" w:cs="Times New Roman"/>
                </w:rPr>
                <w:t>Feedback Date</w:t>
              </w:r>
            </w:ins>
          </w:p>
        </w:tc>
        <w:tc>
          <w:tcPr>
            <w:tcW w:w="1008" w:type="dxa"/>
          </w:tcPr>
          <w:p w14:paraId="48A9EFCC"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801" w:author="Tayyab Mehboob" w:date="2025-03-26T13:22:00Z" w16du:dateUtc="2025-03-26T08:22:00Z"/>
                <w:rFonts w:ascii="Times New Roman" w:hAnsi="Times New Roman" w:cs="Times New Roman"/>
              </w:rPr>
            </w:pPr>
            <w:ins w:id="1802" w:author="Tayyab Mehboob" w:date="2025-03-26T13:22:00Z" w16du:dateUtc="2025-03-26T08:22:00Z">
              <w:r w:rsidRPr="003F15BF">
                <w:rPr>
                  <w:rFonts w:ascii="Times New Roman" w:hAnsi="Times New Roman" w:cs="Times New Roman"/>
                </w:rPr>
                <w:t>Data Element</w:t>
              </w:r>
            </w:ins>
          </w:p>
        </w:tc>
        <w:tc>
          <w:tcPr>
            <w:tcW w:w="1389" w:type="dxa"/>
          </w:tcPr>
          <w:p w14:paraId="3A6153C7"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803" w:author="Tayyab Mehboob" w:date="2025-03-26T13:22:00Z" w16du:dateUtc="2025-03-26T08:22:00Z"/>
                <w:rFonts w:ascii="Times New Roman" w:hAnsi="Times New Roman" w:cs="Times New Roman"/>
              </w:rPr>
            </w:pPr>
            <w:ins w:id="1804" w:author="Tayyab Mehboob" w:date="2025-03-26T13:22:00Z" w16du:dateUtc="2025-03-26T08:22:00Z">
              <w:r w:rsidRPr="003F15BF">
                <w:rPr>
                  <w:rFonts w:ascii="Times New Roman" w:hAnsi="Times New Roman" w:cs="Times New Roman"/>
                </w:rPr>
                <w:t>Date when feedback was submitted.</w:t>
              </w:r>
            </w:ins>
          </w:p>
        </w:tc>
        <w:tc>
          <w:tcPr>
            <w:tcW w:w="1002" w:type="dxa"/>
          </w:tcPr>
          <w:p w14:paraId="42D7DDFF"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805" w:author="Tayyab Mehboob" w:date="2025-03-26T13:22:00Z" w16du:dateUtc="2025-03-26T08:22:00Z"/>
                <w:rFonts w:ascii="Times New Roman" w:hAnsi="Times New Roman" w:cs="Times New Roman"/>
              </w:rPr>
            </w:pPr>
            <w:ins w:id="1806" w:author="Tayyab Mehboob" w:date="2025-03-26T13:22:00Z" w16du:dateUtc="2025-03-26T08:22:00Z">
              <w:r w:rsidRPr="003F15BF">
                <w:rPr>
                  <w:rFonts w:ascii="Times New Roman" w:hAnsi="Times New Roman" w:cs="Times New Roman"/>
                </w:rPr>
                <w:t>Date</w:t>
              </w:r>
            </w:ins>
          </w:p>
        </w:tc>
        <w:tc>
          <w:tcPr>
            <w:tcW w:w="900" w:type="dxa"/>
          </w:tcPr>
          <w:p w14:paraId="6E6C5E45"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807" w:author="Tayyab Mehboob" w:date="2025-03-26T13:22:00Z" w16du:dateUtc="2025-03-26T08:22:00Z"/>
                <w:rFonts w:ascii="Times New Roman" w:hAnsi="Times New Roman" w:cs="Times New Roman"/>
              </w:rPr>
            </w:pPr>
            <w:ins w:id="1808" w:author="Tayyab Mehboob" w:date="2025-03-26T13:22:00Z" w16du:dateUtc="2025-03-26T08:22:00Z">
              <w:r w:rsidRPr="003F15BF">
                <w:rPr>
                  <w:rFonts w:ascii="Times New Roman" w:hAnsi="Times New Roman" w:cs="Times New Roman"/>
                </w:rPr>
                <w:t>10</w:t>
              </w:r>
            </w:ins>
          </w:p>
        </w:tc>
        <w:tc>
          <w:tcPr>
            <w:tcW w:w="3448" w:type="dxa"/>
          </w:tcPr>
          <w:p w14:paraId="4E6966B7"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809" w:author="Tayyab Mehboob" w:date="2025-03-26T13:22:00Z" w16du:dateUtc="2025-03-26T08:22:00Z"/>
                <w:rFonts w:ascii="Times New Roman" w:hAnsi="Times New Roman" w:cs="Times New Roman"/>
              </w:rPr>
            </w:pPr>
            <w:ins w:id="1810" w:author="Tayyab Mehboob" w:date="2025-03-26T13:22:00Z" w16du:dateUtc="2025-03-26T08:22:00Z">
              <w:r w:rsidRPr="003F15BF">
                <w:rPr>
                  <w:rFonts w:ascii="Times New Roman" w:hAnsi="Times New Roman" w:cs="Times New Roman"/>
                </w:rPr>
                <w:t>28/03/2025</w:t>
              </w:r>
            </w:ins>
          </w:p>
        </w:tc>
        <w:tc>
          <w:tcPr>
            <w:tcW w:w="1492" w:type="dxa"/>
          </w:tcPr>
          <w:p w14:paraId="3C9658D1"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811" w:author="Tayyab Mehboob" w:date="2025-03-26T13:22:00Z" w16du:dateUtc="2025-03-26T08:22:00Z"/>
                <w:rFonts w:ascii="Times New Roman" w:hAnsi="Times New Roman" w:cs="Times New Roman"/>
              </w:rPr>
            </w:pPr>
            <w:ins w:id="1812" w:author="Tayyab Mehboob" w:date="2025-03-26T13:22:00Z" w16du:dateUtc="2025-03-26T08:22:00Z">
              <w:r w:rsidRPr="003F15BF">
                <w:rPr>
                  <w:rFonts w:ascii="Times New Roman" w:hAnsi="Times New Roman" w:cs="Times New Roman"/>
                </w:rPr>
                <w:t>Must be in DD/MM/YYYY format.</w:t>
              </w:r>
            </w:ins>
          </w:p>
        </w:tc>
      </w:tr>
      <w:tr w:rsidR="00DA6DAD" w:rsidRPr="003F15BF" w14:paraId="0734DD66" w14:textId="77777777" w:rsidTr="00C41E1D">
        <w:trPr>
          <w:cnfStyle w:val="000000100000" w:firstRow="0" w:lastRow="0" w:firstColumn="0" w:lastColumn="0" w:oddVBand="0" w:evenVBand="0" w:oddHBand="1" w:evenHBand="0" w:firstRowFirstColumn="0" w:firstRowLastColumn="0" w:lastRowFirstColumn="0" w:lastRowLastColumn="0"/>
          <w:trHeight w:val="609"/>
          <w:ins w:id="1813"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3FCC1CB2" w14:textId="77777777" w:rsidR="00DA6DAD" w:rsidRPr="003F15BF" w:rsidRDefault="00DA6DAD" w:rsidP="00C41E1D">
            <w:pPr>
              <w:rPr>
                <w:ins w:id="1814" w:author="Tayyab Mehboob" w:date="2025-03-26T13:22:00Z" w16du:dateUtc="2025-03-26T08:22:00Z"/>
                <w:rFonts w:ascii="Times New Roman" w:hAnsi="Times New Roman" w:cs="Times New Roman"/>
              </w:rPr>
            </w:pPr>
            <w:ins w:id="1815" w:author="Tayyab Mehboob" w:date="2025-03-26T13:22:00Z" w16du:dateUtc="2025-03-26T08:22:00Z">
              <w:r w:rsidRPr="003F15BF">
                <w:rPr>
                  <w:rFonts w:ascii="Times New Roman" w:hAnsi="Times New Roman" w:cs="Times New Roman"/>
                </w:rPr>
                <w:t>Feedback Status</w:t>
              </w:r>
            </w:ins>
          </w:p>
        </w:tc>
        <w:tc>
          <w:tcPr>
            <w:tcW w:w="1008" w:type="dxa"/>
          </w:tcPr>
          <w:p w14:paraId="1475BD72"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816" w:author="Tayyab Mehboob" w:date="2025-03-26T13:22:00Z" w16du:dateUtc="2025-03-26T08:22:00Z"/>
                <w:rFonts w:ascii="Times New Roman" w:hAnsi="Times New Roman" w:cs="Times New Roman"/>
              </w:rPr>
            </w:pPr>
            <w:ins w:id="1817" w:author="Tayyab Mehboob" w:date="2025-03-26T13:22:00Z" w16du:dateUtc="2025-03-26T08:22:00Z">
              <w:r w:rsidRPr="003F15BF">
                <w:rPr>
                  <w:rFonts w:ascii="Times New Roman" w:hAnsi="Times New Roman" w:cs="Times New Roman"/>
                </w:rPr>
                <w:t>Data Element</w:t>
              </w:r>
            </w:ins>
          </w:p>
        </w:tc>
        <w:tc>
          <w:tcPr>
            <w:tcW w:w="1389" w:type="dxa"/>
          </w:tcPr>
          <w:p w14:paraId="03F17DA8"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818" w:author="Tayyab Mehboob" w:date="2025-03-26T13:22:00Z" w16du:dateUtc="2025-03-26T08:22:00Z"/>
                <w:rFonts w:ascii="Times New Roman" w:hAnsi="Times New Roman" w:cs="Times New Roman"/>
              </w:rPr>
            </w:pPr>
            <w:ins w:id="1819" w:author="Tayyab Mehboob" w:date="2025-03-26T13:22:00Z" w16du:dateUtc="2025-03-26T08:22:00Z">
              <w:r w:rsidRPr="003F15BF">
                <w:rPr>
                  <w:rFonts w:ascii="Times New Roman" w:hAnsi="Times New Roman" w:cs="Times New Roman"/>
                </w:rPr>
                <w:t>Status of feedback submission.</w:t>
              </w:r>
            </w:ins>
          </w:p>
        </w:tc>
        <w:tc>
          <w:tcPr>
            <w:tcW w:w="1002" w:type="dxa"/>
          </w:tcPr>
          <w:p w14:paraId="626E5532"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820" w:author="Tayyab Mehboob" w:date="2025-03-26T13:22:00Z" w16du:dateUtc="2025-03-26T08:22:00Z"/>
                <w:rFonts w:ascii="Times New Roman" w:hAnsi="Times New Roman" w:cs="Times New Roman"/>
              </w:rPr>
            </w:pPr>
            <w:ins w:id="1821" w:author="Tayyab Mehboob" w:date="2025-03-26T13:22:00Z" w16du:dateUtc="2025-03-26T08:22:00Z">
              <w:r w:rsidRPr="003F15BF">
                <w:rPr>
                  <w:rFonts w:ascii="Times New Roman" w:hAnsi="Times New Roman" w:cs="Times New Roman"/>
                </w:rPr>
                <w:t>String</w:t>
              </w:r>
            </w:ins>
          </w:p>
        </w:tc>
        <w:tc>
          <w:tcPr>
            <w:tcW w:w="900" w:type="dxa"/>
          </w:tcPr>
          <w:p w14:paraId="3DC73DB9"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822" w:author="Tayyab Mehboob" w:date="2025-03-26T13:22:00Z" w16du:dateUtc="2025-03-26T08:22:00Z"/>
                <w:rFonts w:ascii="Times New Roman" w:hAnsi="Times New Roman" w:cs="Times New Roman"/>
              </w:rPr>
            </w:pPr>
            <w:ins w:id="1823" w:author="Tayyab Mehboob" w:date="2025-03-26T13:22:00Z" w16du:dateUtc="2025-03-26T08:22:00Z">
              <w:r w:rsidRPr="003F15BF">
                <w:rPr>
                  <w:rFonts w:ascii="Times New Roman" w:hAnsi="Times New Roman" w:cs="Times New Roman"/>
                </w:rPr>
                <w:t>15</w:t>
              </w:r>
            </w:ins>
          </w:p>
        </w:tc>
        <w:tc>
          <w:tcPr>
            <w:tcW w:w="3448" w:type="dxa"/>
          </w:tcPr>
          <w:p w14:paraId="1F97C4E4"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824" w:author="Tayyab Mehboob" w:date="2025-03-26T13:22:00Z" w16du:dateUtc="2025-03-26T08:22:00Z"/>
                <w:rFonts w:ascii="Times New Roman" w:hAnsi="Times New Roman" w:cs="Times New Roman"/>
              </w:rPr>
            </w:pPr>
            <w:ins w:id="1825" w:author="Tayyab Mehboob" w:date="2025-03-26T13:22:00Z" w16du:dateUtc="2025-03-26T08:22:00Z">
              <w:r w:rsidRPr="003F15BF">
                <w:rPr>
                  <w:rFonts w:ascii="Times New Roman" w:hAnsi="Times New Roman" w:cs="Times New Roman"/>
                </w:rPr>
                <w:t>Completed</w:t>
              </w:r>
            </w:ins>
          </w:p>
        </w:tc>
        <w:tc>
          <w:tcPr>
            <w:tcW w:w="1492" w:type="dxa"/>
          </w:tcPr>
          <w:p w14:paraId="1C691AC6"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826" w:author="Tayyab Mehboob" w:date="2025-03-26T13:22:00Z" w16du:dateUtc="2025-03-26T08:22:00Z"/>
                <w:rFonts w:ascii="Times New Roman" w:hAnsi="Times New Roman" w:cs="Times New Roman"/>
              </w:rPr>
            </w:pPr>
            <w:ins w:id="1827" w:author="Tayyab Mehboob" w:date="2025-03-26T13:22:00Z" w16du:dateUtc="2025-03-26T08:22:00Z">
              <w:r w:rsidRPr="003F15BF">
                <w:rPr>
                  <w:rFonts w:ascii="Times New Roman" w:hAnsi="Times New Roman" w:cs="Times New Roman"/>
                </w:rPr>
                <w:t xml:space="preserve">Possible values: Pending, </w:t>
              </w:r>
              <w:r w:rsidRPr="003F15BF">
                <w:rPr>
                  <w:rFonts w:ascii="Times New Roman" w:hAnsi="Times New Roman" w:cs="Times New Roman"/>
                </w:rPr>
                <w:lastRenderedPageBreak/>
                <w:t>Completed, Revised.</w:t>
              </w:r>
            </w:ins>
          </w:p>
        </w:tc>
      </w:tr>
      <w:tr w:rsidR="00DA6DAD" w:rsidRPr="003F15BF" w14:paraId="2E162086" w14:textId="77777777" w:rsidTr="00C41E1D">
        <w:trPr>
          <w:trHeight w:val="647"/>
          <w:ins w:id="1828"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121E3FC4" w14:textId="77777777" w:rsidR="00DA6DAD" w:rsidRPr="003F15BF" w:rsidRDefault="00DA6DAD" w:rsidP="00C41E1D">
            <w:pPr>
              <w:rPr>
                <w:ins w:id="1829" w:author="Tayyab Mehboob" w:date="2025-03-26T13:22:00Z" w16du:dateUtc="2025-03-26T08:22:00Z"/>
                <w:rFonts w:ascii="Times New Roman" w:hAnsi="Times New Roman" w:cs="Times New Roman"/>
              </w:rPr>
            </w:pPr>
            <w:ins w:id="1830" w:author="Tayyab Mehboob" w:date="2025-03-26T13:22:00Z" w16du:dateUtc="2025-03-26T08:22:00Z">
              <w:r w:rsidRPr="003F15BF">
                <w:rPr>
                  <w:rFonts w:ascii="Times New Roman" w:hAnsi="Times New Roman" w:cs="Times New Roman"/>
                </w:rPr>
                <w:lastRenderedPageBreak/>
                <w:t>Feedback Visibility</w:t>
              </w:r>
            </w:ins>
          </w:p>
        </w:tc>
        <w:tc>
          <w:tcPr>
            <w:tcW w:w="1008" w:type="dxa"/>
          </w:tcPr>
          <w:p w14:paraId="2D80EE0A"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831" w:author="Tayyab Mehboob" w:date="2025-03-26T13:22:00Z" w16du:dateUtc="2025-03-26T08:22:00Z"/>
                <w:rFonts w:ascii="Times New Roman" w:hAnsi="Times New Roman" w:cs="Times New Roman"/>
              </w:rPr>
            </w:pPr>
            <w:ins w:id="1832" w:author="Tayyab Mehboob" w:date="2025-03-26T13:22:00Z" w16du:dateUtc="2025-03-26T08:22:00Z">
              <w:r w:rsidRPr="003F15BF">
                <w:rPr>
                  <w:rFonts w:ascii="Times New Roman" w:hAnsi="Times New Roman" w:cs="Times New Roman"/>
                </w:rPr>
                <w:t>Data Element</w:t>
              </w:r>
            </w:ins>
          </w:p>
        </w:tc>
        <w:tc>
          <w:tcPr>
            <w:tcW w:w="1389" w:type="dxa"/>
          </w:tcPr>
          <w:p w14:paraId="4638B313"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833" w:author="Tayyab Mehboob" w:date="2025-03-26T13:22:00Z" w16du:dateUtc="2025-03-26T08:22:00Z"/>
                <w:rFonts w:ascii="Times New Roman" w:hAnsi="Times New Roman" w:cs="Times New Roman"/>
              </w:rPr>
            </w:pPr>
            <w:ins w:id="1834" w:author="Tayyab Mehboob" w:date="2025-03-26T13:22:00Z" w16du:dateUtc="2025-03-26T08:22:00Z">
              <w:r w:rsidRPr="003F15BF">
                <w:rPr>
                  <w:rFonts w:ascii="Times New Roman" w:hAnsi="Times New Roman" w:cs="Times New Roman"/>
                </w:rPr>
                <w:t>Determines if feedback is accessible to student.</w:t>
              </w:r>
            </w:ins>
          </w:p>
        </w:tc>
        <w:tc>
          <w:tcPr>
            <w:tcW w:w="1002" w:type="dxa"/>
          </w:tcPr>
          <w:p w14:paraId="083AB7A6"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835" w:author="Tayyab Mehboob" w:date="2025-03-26T13:22:00Z" w16du:dateUtc="2025-03-26T08:22:00Z"/>
                <w:rFonts w:ascii="Times New Roman" w:hAnsi="Times New Roman" w:cs="Times New Roman"/>
              </w:rPr>
            </w:pPr>
            <w:ins w:id="1836" w:author="Tayyab Mehboob" w:date="2025-03-26T13:22:00Z" w16du:dateUtc="2025-03-26T08:22:00Z">
              <w:r w:rsidRPr="003F15BF">
                <w:rPr>
                  <w:rFonts w:ascii="Times New Roman" w:hAnsi="Times New Roman" w:cs="Times New Roman"/>
                </w:rPr>
                <w:t>Boolean</w:t>
              </w:r>
            </w:ins>
          </w:p>
        </w:tc>
        <w:tc>
          <w:tcPr>
            <w:tcW w:w="900" w:type="dxa"/>
          </w:tcPr>
          <w:p w14:paraId="4FA40351"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837" w:author="Tayyab Mehboob" w:date="2025-03-26T13:22:00Z" w16du:dateUtc="2025-03-26T08:22:00Z"/>
                <w:rFonts w:ascii="Times New Roman" w:hAnsi="Times New Roman" w:cs="Times New Roman"/>
              </w:rPr>
            </w:pPr>
            <w:ins w:id="1838" w:author="Tayyab Mehboob" w:date="2025-03-26T13:22:00Z" w16du:dateUtc="2025-03-26T08:22:00Z">
              <w:r w:rsidRPr="003F15BF">
                <w:rPr>
                  <w:rFonts w:ascii="Times New Roman" w:hAnsi="Times New Roman" w:cs="Times New Roman"/>
                </w:rPr>
                <w:t>1</w:t>
              </w:r>
            </w:ins>
          </w:p>
        </w:tc>
        <w:tc>
          <w:tcPr>
            <w:tcW w:w="3448" w:type="dxa"/>
          </w:tcPr>
          <w:p w14:paraId="6220141D"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839" w:author="Tayyab Mehboob" w:date="2025-03-26T13:22:00Z" w16du:dateUtc="2025-03-26T08:22:00Z"/>
                <w:rFonts w:ascii="Times New Roman" w:hAnsi="Times New Roman" w:cs="Times New Roman"/>
              </w:rPr>
            </w:pPr>
            <w:ins w:id="1840" w:author="Tayyab Mehboob" w:date="2025-03-26T13:22:00Z" w16du:dateUtc="2025-03-26T08:22:00Z">
              <w:r w:rsidRPr="003F15BF">
                <w:rPr>
                  <w:rFonts w:ascii="Times New Roman" w:hAnsi="Times New Roman" w:cs="Times New Roman"/>
                </w:rPr>
                <w:t>True</w:t>
              </w:r>
            </w:ins>
          </w:p>
        </w:tc>
        <w:tc>
          <w:tcPr>
            <w:tcW w:w="1492" w:type="dxa"/>
          </w:tcPr>
          <w:p w14:paraId="03B086A3"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841" w:author="Tayyab Mehboob" w:date="2025-03-26T13:22:00Z" w16du:dateUtc="2025-03-26T08:22:00Z"/>
                <w:rFonts w:ascii="Times New Roman" w:hAnsi="Times New Roman" w:cs="Times New Roman"/>
              </w:rPr>
            </w:pPr>
            <w:ins w:id="1842" w:author="Tayyab Mehboob" w:date="2025-03-26T13:22:00Z" w16du:dateUtc="2025-03-26T08:22:00Z">
              <w:r w:rsidRPr="003F15BF">
                <w:rPr>
                  <w:rFonts w:ascii="Times New Roman" w:hAnsi="Times New Roman" w:cs="Times New Roman"/>
                </w:rPr>
                <w:t>True= Visible</w:t>
              </w:r>
            </w:ins>
          </w:p>
          <w:p w14:paraId="2629D67C" w14:textId="77777777" w:rsidR="00DA6DAD" w:rsidRPr="003F15BF" w:rsidRDefault="00DA6DAD" w:rsidP="00C41E1D">
            <w:pPr>
              <w:cnfStyle w:val="000000000000" w:firstRow="0" w:lastRow="0" w:firstColumn="0" w:lastColumn="0" w:oddVBand="0" w:evenVBand="0" w:oddHBand="0" w:evenHBand="0" w:firstRowFirstColumn="0" w:firstRowLastColumn="0" w:lastRowFirstColumn="0" w:lastRowLastColumn="0"/>
              <w:rPr>
                <w:ins w:id="1843" w:author="Tayyab Mehboob" w:date="2025-03-26T13:22:00Z" w16du:dateUtc="2025-03-26T08:22:00Z"/>
                <w:rFonts w:ascii="Times New Roman" w:hAnsi="Times New Roman" w:cs="Times New Roman"/>
              </w:rPr>
            </w:pPr>
            <w:ins w:id="1844" w:author="Tayyab Mehboob" w:date="2025-03-26T13:22:00Z" w16du:dateUtc="2025-03-26T08:22:00Z">
              <w:r w:rsidRPr="003F15BF">
                <w:rPr>
                  <w:rFonts w:ascii="Times New Roman" w:hAnsi="Times New Roman" w:cs="Times New Roman"/>
                </w:rPr>
                <w:t>False= Hidden</w:t>
              </w:r>
            </w:ins>
          </w:p>
        </w:tc>
      </w:tr>
      <w:tr w:rsidR="00DA6DAD" w:rsidRPr="003F15BF" w14:paraId="03E76A8C" w14:textId="77777777" w:rsidTr="00C41E1D">
        <w:trPr>
          <w:cnfStyle w:val="000000100000" w:firstRow="0" w:lastRow="0" w:firstColumn="0" w:lastColumn="0" w:oddVBand="0" w:evenVBand="0" w:oddHBand="1" w:evenHBand="0" w:firstRowFirstColumn="0" w:firstRowLastColumn="0" w:lastRowFirstColumn="0" w:lastRowLastColumn="0"/>
          <w:trHeight w:val="647"/>
          <w:ins w:id="1845" w:author="Tayyab Mehboob" w:date="2025-03-26T13:22:00Z"/>
        </w:trPr>
        <w:tc>
          <w:tcPr>
            <w:cnfStyle w:val="001000000000" w:firstRow="0" w:lastRow="0" w:firstColumn="1" w:lastColumn="0" w:oddVBand="0" w:evenVBand="0" w:oddHBand="0" w:evenHBand="0" w:firstRowFirstColumn="0" w:firstRowLastColumn="0" w:lastRowFirstColumn="0" w:lastRowLastColumn="0"/>
            <w:tcW w:w="1349" w:type="dxa"/>
          </w:tcPr>
          <w:p w14:paraId="21EA877A" w14:textId="77777777" w:rsidR="00DA6DAD" w:rsidRPr="003F15BF" w:rsidRDefault="00DA6DAD" w:rsidP="00C41E1D">
            <w:pPr>
              <w:rPr>
                <w:ins w:id="1846" w:author="Tayyab Mehboob" w:date="2025-03-26T13:22:00Z" w16du:dateUtc="2025-03-26T08:22:00Z"/>
                <w:rFonts w:ascii="Times New Roman" w:hAnsi="Times New Roman" w:cs="Times New Roman"/>
              </w:rPr>
            </w:pPr>
            <w:ins w:id="1847" w:author="Tayyab Mehboob" w:date="2025-03-26T13:22:00Z" w16du:dateUtc="2025-03-26T08:22:00Z">
              <w:r w:rsidRPr="003F15BF">
                <w:rPr>
                  <w:rFonts w:ascii="Times New Roman" w:hAnsi="Times New Roman" w:cs="Times New Roman"/>
                </w:rPr>
                <w:t>Supervisor Query Response</w:t>
              </w:r>
            </w:ins>
          </w:p>
        </w:tc>
        <w:tc>
          <w:tcPr>
            <w:tcW w:w="1008" w:type="dxa"/>
          </w:tcPr>
          <w:p w14:paraId="3D5C2225"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848" w:author="Tayyab Mehboob" w:date="2025-03-26T13:22:00Z" w16du:dateUtc="2025-03-26T08:22:00Z"/>
                <w:rFonts w:ascii="Times New Roman" w:hAnsi="Times New Roman" w:cs="Times New Roman"/>
              </w:rPr>
            </w:pPr>
            <w:ins w:id="1849" w:author="Tayyab Mehboob" w:date="2025-03-26T13:22:00Z" w16du:dateUtc="2025-03-26T08:22:00Z">
              <w:r w:rsidRPr="003F15BF">
                <w:rPr>
                  <w:rFonts w:ascii="Times New Roman" w:hAnsi="Times New Roman" w:cs="Times New Roman"/>
                </w:rPr>
                <w:t>Data Element</w:t>
              </w:r>
            </w:ins>
          </w:p>
        </w:tc>
        <w:tc>
          <w:tcPr>
            <w:tcW w:w="1389" w:type="dxa"/>
          </w:tcPr>
          <w:p w14:paraId="1296C295"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850" w:author="Tayyab Mehboob" w:date="2025-03-26T13:22:00Z" w16du:dateUtc="2025-03-26T08:22:00Z"/>
                <w:rFonts w:ascii="Times New Roman" w:hAnsi="Times New Roman" w:cs="Times New Roman"/>
              </w:rPr>
            </w:pPr>
            <w:ins w:id="1851" w:author="Tayyab Mehboob" w:date="2025-03-26T13:22:00Z" w16du:dateUtc="2025-03-26T08:22:00Z">
              <w:r w:rsidRPr="003F15BF">
                <w:rPr>
                  <w:rFonts w:ascii="Times New Roman" w:hAnsi="Times New Roman" w:cs="Times New Roman"/>
                </w:rPr>
                <w:t>Supervisor’s response to student queries.</w:t>
              </w:r>
            </w:ins>
          </w:p>
        </w:tc>
        <w:tc>
          <w:tcPr>
            <w:tcW w:w="1002" w:type="dxa"/>
          </w:tcPr>
          <w:p w14:paraId="3CB37923"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852" w:author="Tayyab Mehboob" w:date="2025-03-26T13:22:00Z" w16du:dateUtc="2025-03-26T08:22:00Z"/>
                <w:rFonts w:ascii="Times New Roman" w:hAnsi="Times New Roman" w:cs="Times New Roman"/>
              </w:rPr>
            </w:pPr>
            <w:ins w:id="1853" w:author="Tayyab Mehboob" w:date="2025-03-26T13:22:00Z" w16du:dateUtc="2025-03-26T08:22:00Z">
              <w:r w:rsidRPr="003F15BF">
                <w:rPr>
                  <w:rFonts w:ascii="Times New Roman" w:hAnsi="Times New Roman" w:cs="Times New Roman"/>
                </w:rPr>
                <w:t>String</w:t>
              </w:r>
            </w:ins>
          </w:p>
        </w:tc>
        <w:tc>
          <w:tcPr>
            <w:tcW w:w="900" w:type="dxa"/>
          </w:tcPr>
          <w:p w14:paraId="4C3B1798"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854" w:author="Tayyab Mehboob" w:date="2025-03-26T13:22:00Z" w16du:dateUtc="2025-03-26T08:22:00Z"/>
                <w:rFonts w:ascii="Times New Roman" w:hAnsi="Times New Roman" w:cs="Times New Roman"/>
              </w:rPr>
            </w:pPr>
            <w:ins w:id="1855" w:author="Tayyab Mehboob" w:date="2025-03-26T13:22:00Z" w16du:dateUtc="2025-03-26T08:22:00Z">
              <w:r w:rsidRPr="003F15BF">
                <w:rPr>
                  <w:rFonts w:ascii="Times New Roman" w:hAnsi="Times New Roman" w:cs="Times New Roman"/>
                </w:rPr>
                <w:t>200</w:t>
              </w:r>
            </w:ins>
          </w:p>
        </w:tc>
        <w:tc>
          <w:tcPr>
            <w:tcW w:w="3448" w:type="dxa"/>
          </w:tcPr>
          <w:p w14:paraId="120500EE"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856" w:author="Tayyab Mehboob" w:date="2025-03-26T13:22:00Z" w16du:dateUtc="2025-03-26T08:22:00Z"/>
                <w:rFonts w:ascii="Times New Roman" w:hAnsi="Times New Roman" w:cs="Times New Roman"/>
              </w:rPr>
            </w:pPr>
            <w:ins w:id="1857" w:author="Tayyab Mehboob" w:date="2025-03-26T13:22:00Z" w16du:dateUtc="2025-03-26T08:22:00Z">
              <w:r w:rsidRPr="003F15BF">
                <w:rPr>
                  <w:rFonts w:ascii="Times New Roman" w:hAnsi="Times New Roman" w:cs="Times New Roman"/>
                </w:rPr>
                <w:t>Further clarification on model</w:t>
              </w:r>
            </w:ins>
          </w:p>
        </w:tc>
        <w:tc>
          <w:tcPr>
            <w:tcW w:w="1492" w:type="dxa"/>
          </w:tcPr>
          <w:p w14:paraId="650174B7" w14:textId="77777777" w:rsidR="00DA6DAD" w:rsidRPr="003F15BF" w:rsidRDefault="00DA6DAD" w:rsidP="00C41E1D">
            <w:pPr>
              <w:cnfStyle w:val="000000100000" w:firstRow="0" w:lastRow="0" w:firstColumn="0" w:lastColumn="0" w:oddVBand="0" w:evenVBand="0" w:oddHBand="1" w:evenHBand="0" w:firstRowFirstColumn="0" w:firstRowLastColumn="0" w:lastRowFirstColumn="0" w:lastRowLastColumn="0"/>
              <w:rPr>
                <w:ins w:id="1858" w:author="Tayyab Mehboob" w:date="2025-03-26T13:22:00Z" w16du:dateUtc="2025-03-26T08:22:00Z"/>
                <w:rFonts w:ascii="Times New Roman" w:hAnsi="Times New Roman" w:cs="Times New Roman"/>
              </w:rPr>
            </w:pPr>
            <w:ins w:id="1859" w:author="Tayyab Mehboob" w:date="2025-03-26T13:22:00Z" w16du:dateUtc="2025-03-26T08:22:00Z">
              <w:r w:rsidRPr="003F15BF">
                <w:rPr>
                  <w:rFonts w:ascii="Times New Roman" w:hAnsi="Times New Roman" w:cs="Times New Roman"/>
                </w:rPr>
                <w:t>Optional</w:t>
              </w:r>
            </w:ins>
          </w:p>
        </w:tc>
      </w:tr>
    </w:tbl>
    <w:p w14:paraId="64C9832A" w14:textId="77777777" w:rsidR="00DA6DAD" w:rsidRPr="00DA6DAD" w:rsidRDefault="00DA6DAD">
      <w:pPr>
        <w:spacing w:before="100" w:beforeAutospacing="1" w:after="100" w:afterAutospacing="1" w:line="240" w:lineRule="auto"/>
        <w:ind w:left="720"/>
        <w:rPr>
          <w:rFonts w:ascii="Times New Roman" w:eastAsia="Times New Roman" w:hAnsi="Times New Roman" w:cs="Times New Roman"/>
          <w:b/>
          <w:bCs/>
          <w:sz w:val="36"/>
          <w:szCs w:val="36"/>
          <w:rPrChange w:id="1860" w:author="Tayyab Mehboob" w:date="2025-03-26T13:21:00Z" w16du:dateUtc="2025-03-26T08:21:00Z">
            <w:rPr>
              <w:rFonts w:ascii="Times New Roman" w:eastAsia="Times New Roman" w:hAnsi="Times New Roman" w:cs="Times New Roman"/>
              <w:sz w:val="24"/>
              <w:szCs w:val="24"/>
            </w:rPr>
          </w:rPrChange>
        </w:rPr>
        <w:pPrChange w:id="1861" w:author="Tayyab Mehboob" w:date="2025-03-26T13:21:00Z" w16du:dateUtc="2025-03-26T08:21:00Z">
          <w:pPr>
            <w:numPr>
              <w:numId w:val="23"/>
            </w:numPr>
            <w:tabs>
              <w:tab w:val="num" w:pos="720"/>
            </w:tabs>
            <w:spacing w:before="100" w:beforeAutospacing="1" w:after="100" w:afterAutospacing="1" w:line="240" w:lineRule="auto"/>
            <w:ind w:left="720" w:hanging="360"/>
          </w:pPr>
        </w:pPrChange>
      </w:pPr>
    </w:p>
    <w:p w14:paraId="7CE2146A" w14:textId="6AB8A940" w:rsidR="00A408CF" w:rsidRDefault="00BE0C1A" w:rsidP="0053165F">
      <w:pPr>
        <w:pStyle w:val="Heading1"/>
        <w:rPr>
          <w:ins w:id="1862" w:author="Tayyab Mehboob" w:date="2025-03-26T13:25:00Z" w16du:dateUtc="2025-03-26T08:25:00Z"/>
        </w:rPr>
        <w:pPrChange w:id="1863" w:author="MUHAMMAD HAMAD" w:date="2025-03-26T14:00:00Z" w16du:dateUtc="2025-03-26T09:00:00Z">
          <w:pPr/>
        </w:pPrChange>
      </w:pPr>
      <w:bookmarkStart w:id="1864" w:name="_Toc193890210"/>
      <w:ins w:id="1865" w:author="Tayyab Mehboob" w:date="2025-03-26T13:25:00Z" w16du:dateUtc="2025-03-26T08:25:00Z">
        <w:r>
          <w:t>System Sequence Diagram</w:t>
        </w:r>
        <w:bookmarkEnd w:id="1864"/>
      </w:ins>
    </w:p>
    <w:p w14:paraId="05CFE034" w14:textId="11006A97" w:rsidR="00BE0C1A" w:rsidRDefault="00BE0C1A">
      <w:pPr>
        <w:rPr>
          <w:ins w:id="1866" w:author="Tayyab Mehboob" w:date="2025-03-26T13:25:00Z" w16du:dateUtc="2025-03-26T08:25:00Z"/>
          <w:rFonts w:ascii="Times New Roman" w:hAnsi="Times New Roman" w:cs="Times New Roman"/>
          <w:b/>
          <w:bCs/>
          <w:sz w:val="32"/>
          <w:szCs w:val="32"/>
        </w:rPr>
      </w:pPr>
    </w:p>
    <w:p w14:paraId="1FF934A7" w14:textId="72EB08FA" w:rsidR="00BE0C1A" w:rsidRDefault="00BE0C1A" w:rsidP="0053165F">
      <w:pPr>
        <w:pStyle w:val="Heading2"/>
        <w:rPr>
          <w:ins w:id="1867" w:author="Tayyab Mehboob" w:date="2025-03-26T13:26:00Z" w16du:dateUtc="2025-03-26T08:26:00Z"/>
        </w:rPr>
        <w:pPrChange w:id="1868" w:author="MUHAMMAD HAMAD" w:date="2025-03-26T14:01:00Z" w16du:dateUtc="2025-03-26T09:01:00Z">
          <w:pPr/>
        </w:pPrChange>
      </w:pPr>
      <w:bookmarkStart w:id="1869" w:name="_Toc193890211"/>
      <w:ins w:id="1870" w:author="Tayyab Mehboob" w:date="2025-03-26T13:25:00Z" w16du:dateUtc="2025-03-26T08:25:00Z">
        <w:r>
          <w:t>UC</w:t>
        </w:r>
      </w:ins>
      <w:ins w:id="1871" w:author="Tayyab Mehboob" w:date="2025-03-26T13:26:00Z" w16du:dateUtc="2025-03-26T08:26:00Z">
        <w:r>
          <w:t xml:space="preserve"> </w:t>
        </w:r>
        <w:proofErr w:type="gramStart"/>
        <w:r>
          <w:t>01:Offer</w:t>
        </w:r>
        <w:proofErr w:type="gramEnd"/>
        <w:r>
          <w:t xml:space="preserve"> projects and assign Supervisor</w:t>
        </w:r>
        <w:bookmarkEnd w:id="1869"/>
      </w:ins>
    </w:p>
    <w:p w14:paraId="607C549B" w14:textId="64694AE0" w:rsidR="00BE0C1A" w:rsidRDefault="00BE0C1A" w:rsidP="00BE0C1A">
      <w:pPr>
        <w:ind w:left="1440"/>
        <w:rPr>
          <w:ins w:id="1872" w:author="Tayyab Mehboob" w:date="2025-03-26T13:29:00Z" w16du:dateUtc="2025-03-26T08:29:00Z"/>
          <w:rFonts w:ascii="Times New Roman" w:hAnsi="Times New Roman" w:cs="Times New Roman"/>
          <w:b/>
          <w:bCs/>
          <w:sz w:val="32"/>
          <w:szCs w:val="32"/>
        </w:rPr>
      </w:pPr>
      <w:ins w:id="1873" w:author="Tayyab Mehboob" w:date="2025-03-26T13:29:00Z" w16du:dateUtc="2025-03-26T08:29:00Z">
        <w:r>
          <w:rPr>
            <w:rFonts w:ascii="Times New Roman" w:hAnsi="Times New Roman" w:cs="Times New Roman"/>
            <w:b/>
            <w:bCs/>
            <w:noProof/>
            <w:sz w:val="32"/>
            <w:szCs w:val="32"/>
          </w:rPr>
          <w:drawing>
            <wp:inline distT="0" distB="0" distL="0" distR="0" wp14:anchorId="366A6245" wp14:editId="5100CB98">
              <wp:extent cx="4411980" cy="3890133"/>
              <wp:effectExtent l="0" t="0" r="7620" b="0"/>
              <wp:docPr id="149242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21869" name="Picture 1492421869"/>
                      <pic:cNvPicPr/>
                    </pic:nvPicPr>
                    <pic:blipFill>
                      <a:blip r:embed="rId7">
                        <a:extLst>
                          <a:ext uri="{28A0092B-C50C-407E-A947-70E740481C1C}">
                            <a14:useLocalDpi xmlns:a14="http://schemas.microsoft.com/office/drawing/2010/main" val="0"/>
                          </a:ext>
                        </a:extLst>
                      </a:blip>
                      <a:stretch>
                        <a:fillRect/>
                      </a:stretch>
                    </pic:blipFill>
                    <pic:spPr>
                      <a:xfrm>
                        <a:off x="0" y="0"/>
                        <a:ext cx="4419263" cy="3896554"/>
                      </a:xfrm>
                      <a:prstGeom prst="rect">
                        <a:avLst/>
                      </a:prstGeom>
                    </pic:spPr>
                  </pic:pic>
                </a:graphicData>
              </a:graphic>
            </wp:inline>
          </w:drawing>
        </w:r>
      </w:ins>
    </w:p>
    <w:p w14:paraId="51706BDE" w14:textId="77777777" w:rsidR="00BE0C1A" w:rsidRDefault="00BE0C1A" w:rsidP="00BE0C1A">
      <w:pPr>
        <w:ind w:left="1440"/>
        <w:rPr>
          <w:ins w:id="1874" w:author="Tayyab Mehboob" w:date="2025-03-26T13:29:00Z" w16du:dateUtc="2025-03-26T08:29:00Z"/>
          <w:rFonts w:ascii="Times New Roman" w:hAnsi="Times New Roman" w:cs="Times New Roman"/>
          <w:b/>
          <w:bCs/>
          <w:sz w:val="32"/>
          <w:szCs w:val="32"/>
        </w:rPr>
      </w:pPr>
    </w:p>
    <w:p w14:paraId="1BC861C4" w14:textId="0C132166" w:rsidR="00BE0C1A" w:rsidRDefault="00BE0C1A" w:rsidP="0053165F">
      <w:pPr>
        <w:pStyle w:val="Heading2"/>
        <w:rPr>
          <w:ins w:id="1875" w:author="Tayyab Mehboob" w:date="2025-03-26T13:30:00Z" w16du:dateUtc="2025-03-26T08:30:00Z"/>
        </w:rPr>
        <w:pPrChange w:id="1876" w:author="MUHAMMAD HAMAD" w:date="2025-03-26T14:01:00Z" w16du:dateUtc="2025-03-26T09:01:00Z">
          <w:pPr/>
        </w:pPrChange>
      </w:pPr>
      <w:bookmarkStart w:id="1877" w:name="_Toc193890212"/>
      <w:ins w:id="1878" w:author="Tayyab Mehboob" w:date="2025-03-26T13:29:00Z" w16du:dateUtc="2025-03-26T08:29:00Z">
        <w:r>
          <w:lastRenderedPageBreak/>
          <w:t>UC 02:</w:t>
        </w:r>
      </w:ins>
      <w:ins w:id="1879" w:author="Tayyab Mehboob" w:date="2025-03-26T13:30:00Z" w16du:dateUtc="2025-03-26T08:30:00Z">
        <w:r>
          <w:t xml:space="preserve"> Project Registration</w:t>
        </w:r>
        <w:bookmarkEnd w:id="1877"/>
      </w:ins>
    </w:p>
    <w:p w14:paraId="000473FB" w14:textId="0BD0BBC6" w:rsidR="00BE0C1A" w:rsidRDefault="00BE0C1A" w:rsidP="00BE0C1A">
      <w:pPr>
        <w:jc w:val="center"/>
        <w:rPr>
          <w:ins w:id="1880" w:author="Tayyab Mehboob" w:date="2025-03-26T13:30:00Z" w16du:dateUtc="2025-03-26T08:30:00Z"/>
          <w:rFonts w:ascii="Times New Roman" w:hAnsi="Times New Roman" w:cs="Times New Roman"/>
          <w:b/>
          <w:bCs/>
          <w:sz w:val="32"/>
          <w:szCs w:val="32"/>
        </w:rPr>
      </w:pPr>
      <w:ins w:id="1881" w:author="Tayyab Mehboob" w:date="2025-03-26T13:30:00Z" w16du:dateUtc="2025-03-26T08:30:00Z">
        <w:r>
          <w:rPr>
            <w:rFonts w:ascii="Times New Roman" w:hAnsi="Times New Roman" w:cs="Times New Roman"/>
            <w:b/>
            <w:bCs/>
            <w:noProof/>
            <w:sz w:val="32"/>
            <w:szCs w:val="32"/>
          </w:rPr>
          <w:drawing>
            <wp:inline distT="0" distB="0" distL="0" distR="0" wp14:anchorId="61C050F4" wp14:editId="0E3B1561">
              <wp:extent cx="4351020" cy="3615634"/>
              <wp:effectExtent l="0" t="0" r="0" b="4445"/>
              <wp:docPr id="411662106" name="Picture 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62106" name="Picture 2" descr="A diagram of a projec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365370" cy="3627559"/>
                      </a:xfrm>
                      <a:prstGeom prst="rect">
                        <a:avLst/>
                      </a:prstGeom>
                    </pic:spPr>
                  </pic:pic>
                </a:graphicData>
              </a:graphic>
            </wp:inline>
          </w:drawing>
        </w:r>
      </w:ins>
    </w:p>
    <w:p w14:paraId="4D852D1F" w14:textId="77777777" w:rsidR="00BE0C1A" w:rsidRDefault="00BE0C1A" w:rsidP="0053165F">
      <w:pPr>
        <w:pStyle w:val="Heading2"/>
        <w:rPr>
          <w:ins w:id="1882" w:author="Tayyab Mehboob" w:date="2025-03-26T13:31:00Z" w16du:dateUtc="2025-03-26T08:31:00Z"/>
        </w:rPr>
        <w:pPrChange w:id="1883" w:author="MUHAMMAD HAMAD" w:date="2025-03-26T14:01:00Z" w16du:dateUtc="2025-03-26T09:01:00Z">
          <w:pPr>
            <w:jc w:val="center"/>
          </w:pPr>
        </w:pPrChange>
      </w:pPr>
    </w:p>
    <w:p w14:paraId="03B3400E" w14:textId="0FCFEF68" w:rsidR="00BE0C1A" w:rsidRDefault="00BE0C1A" w:rsidP="0053165F">
      <w:pPr>
        <w:pStyle w:val="Heading2"/>
        <w:rPr>
          <w:ins w:id="1884" w:author="Tayyab Mehboob" w:date="2025-03-26T13:31:00Z" w16du:dateUtc="2025-03-26T08:31:00Z"/>
        </w:rPr>
        <w:pPrChange w:id="1885" w:author="MUHAMMAD HAMAD" w:date="2025-03-26T14:01:00Z" w16du:dateUtc="2025-03-26T09:01:00Z">
          <w:pPr/>
        </w:pPrChange>
      </w:pPr>
      <w:bookmarkStart w:id="1886" w:name="_Toc193890213"/>
      <w:ins w:id="1887" w:author="Tayyab Mehboob" w:date="2025-03-26T13:31:00Z" w16du:dateUtc="2025-03-26T08:31:00Z">
        <w:r>
          <w:t>UC 03: Project Approval</w:t>
        </w:r>
        <w:bookmarkEnd w:id="1886"/>
      </w:ins>
    </w:p>
    <w:p w14:paraId="083A5D7C" w14:textId="77777777" w:rsidR="00BE0C1A" w:rsidRDefault="00BE0C1A" w:rsidP="00BE0C1A">
      <w:pPr>
        <w:rPr>
          <w:ins w:id="1888" w:author="Tayyab Mehboob" w:date="2025-03-26T13:31:00Z" w16du:dateUtc="2025-03-26T08:31:00Z"/>
          <w:rFonts w:ascii="Times New Roman" w:hAnsi="Times New Roman" w:cs="Times New Roman"/>
          <w:b/>
          <w:bCs/>
          <w:sz w:val="32"/>
          <w:szCs w:val="32"/>
        </w:rPr>
      </w:pPr>
    </w:p>
    <w:p w14:paraId="079DD6ED" w14:textId="2649CA1C" w:rsidR="00BE0C1A" w:rsidRDefault="00BE0C1A">
      <w:pPr>
        <w:jc w:val="center"/>
        <w:rPr>
          <w:ins w:id="1889" w:author="Tayyab Mehboob" w:date="2025-03-26T13:31:00Z" w16du:dateUtc="2025-03-26T08:31:00Z"/>
          <w:rFonts w:ascii="Times New Roman" w:hAnsi="Times New Roman" w:cs="Times New Roman"/>
          <w:b/>
          <w:bCs/>
          <w:sz w:val="32"/>
          <w:szCs w:val="32"/>
        </w:rPr>
        <w:pPrChange w:id="1890" w:author="Tayyab Mehboob" w:date="2025-03-26T13:32:00Z" w16du:dateUtc="2025-03-26T08:32:00Z">
          <w:pPr/>
        </w:pPrChange>
      </w:pPr>
      <w:ins w:id="1891" w:author="Tayyab Mehboob" w:date="2025-03-26T13:32:00Z" w16du:dateUtc="2025-03-26T08:32:00Z">
        <w:r>
          <w:rPr>
            <w:rFonts w:ascii="Times New Roman" w:hAnsi="Times New Roman" w:cs="Times New Roman"/>
            <w:b/>
            <w:bCs/>
            <w:noProof/>
            <w:sz w:val="32"/>
            <w:szCs w:val="32"/>
          </w:rPr>
          <w:lastRenderedPageBreak/>
          <w:drawing>
            <wp:inline distT="0" distB="0" distL="0" distR="0" wp14:anchorId="77DB5475" wp14:editId="30C81797">
              <wp:extent cx="5624047" cy="3299746"/>
              <wp:effectExtent l="0" t="0" r="0" b="0"/>
              <wp:docPr id="1256406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06594" name="Picture 1256406594"/>
                      <pic:cNvPicPr/>
                    </pic:nvPicPr>
                    <pic:blipFill>
                      <a:blip r:embed="rId9">
                        <a:extLst>
                          <a:ext uri="{28A0092B-C50C-407E-A947-70E740481C1C}">
                            <a14:useLocalDpi xmlns:a14="http://schemas.microsoft.com/office/drawing/2010/main" val="0"/>
                          </a:ext>
                        </a:extLst>
                      </a:blip>
                      <a:stretch>
                        <a:fillRect/>
                      </a:stretch>
                    </pic:blipFill>
                    <pic:spPr>
                      <a:xfrm>
                        <a:off x="0" y="0"/>
                        <a:ext cx="5624047" cy="3299746"/>
                      </a:xfrm>
                      <a:prstGeom prst="rect">
                        <a:avLst/>
                      </a:prstGeom>
                    </pic:spPr>
                  </pic:pic>
                </a:graphicData>
              </a:graphic>
            </wp:inline>
          </w:drawing>
        </w:r>
      </w:ins>
    </w:p>
    <w:p w14:paraId="6EA77756" w14:textId="77777777" w:rsidR="00BE0C1A" w:rsidRDefault="00BE0C1A">
      <w:pPr>
        <w:jc w:val="center"/>
        <w:rPr>
          <w:ins w:id="1892" w:author="Tayyab Mehboob" w:date="2025-03-26T13:29:00Z" w16du:dateUtc="2025-03-26T08:29:00Z"/>
          <w:rFonts w:ascii="Times New Roman" w:hAnsi="Times New Roman" w:cs="Times New Roman"/>
          <w:b/>
          <w:bCs/>
          <w:sz w:val="32"/>
          <w:szCs w:val="32"/>
        </w:rPr>
        <w:pPrChange w:id="1893" w:author="Tayyab Mehboob" w:date="2025-03-26T13:30:00Z" w16du:dateUtc="2025-03-26T08:30:00Z">
          <w:pPr/>
        </w:pPrChange>
      </w:pPr>
    </w:p>
    <w:p w14:paraId="5F425CA9" w14:textId="4E3977B0" w:rsidR="00BE0C1A" w:rsidRDefault="00BE0C1A" w:rsidP="0053165F">
      <w:pPr>
        <w:pStyle w:val="Heading2"/>
        <w:rPr>
          <w:ins w:id="1894" w:author="Tayyab Mehboob" w:date="2025-03-26T13:32:00Z" w16du:dateUtc="2025-03-26T08:32:00Z"/>
        </w:rPr>
        <w:pPrChange w:id="1895" w:author="MUHAMMAD HAMAD" w:date="2025-03-26T14:01:00Z" w16du:dateUtc="2025-03-26T09:01:00Z">
          <w:pPr/>
        </w:pPrChange>
      </w:pPr>
      <w:bookmarkStart w:id="1896" w:name="_Toc193890214"/>
      <w:ins w:id="1897" w:author="Tayyab Mehboob" w:date="2025-03-26T13:32:00Z" w16du:dateUtc="2025-03-26T08:32:00Z">
        <w:r>
          <w:t>UC 04: Upload work product</w:t>
        </w:r>
        <w:bookmarkEnd w:id="1896"/>
      </w:ins>
    </w:p>
    <w:p w14:paraId="057D74D8" w14:textId="0A9EFC50" w:rsidR="00BE0C1A" w:rsidRDefault="00BE0C1A" w:rsidP="00BE0C1A">
      <w:pPr>
        <w:jc w:val="center"/>
        <w:rPr>
          <w:ins w:id="1898" w:author="Tayyab Mehboob" w:date="2025-03-26T13:32:00Z" w16du:dateUtc="2025-03-26T08:32:00Z"/>
          <w:rFonts w:ascii="Times New Roman" w:hAnsi="Times New Roman" w:cs="Times New Roman"/>
          <w:b/>
          <w:bCs/>
          <w:sz w:val="32"/>
          <w:szCs w:val="32"/>
        </w:rPr>
      </w:pPr>
      <w:ins w:id="1899" w:author="Tayyab Mehboob" w:date="2025-03-26T13:32:00Z" w16du:dateUtc="2025-03-26T08:32:00Z">
        <w:r>
          <w:rPr>
            <w:rFonts w:ascii="Times New Roman" w:hAnsi="Times New Roman" w:cs="Times New Roman"/>
            <w:b/>
            <w:bCs/>
            <w:noProof/>
            <w:sz w:val="32"/>
            <w:szCs w:val="32"/>
          </w:rPr>
          <w:drawing>
            <wp:inline distT="0" distB="0" distL="0" distR="0" wp14:anchorId="10423CB1" wp14:editId="2CA79E0C">
              <wp:extent cx="5281118" cy="3314987"/>
              <wp:effectExtent l="0" t="0" r="0" b="0"/>
              <wp:docPr id="880025670" name="Picture 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25670" name="Picture 4" descr="A diagram of a projec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81118" cy="3314987"/>
                      </a:xfrm>
                      <a:prstGeom prst="rect">
                        <a:avLst/>
                      </a:prstGeom>
                    </pic:spPr>
                  </pic:pic>
                </a:graphicData>
              </a:graphic>
            </wp:inline>
          </w:drawing>
        </w:r>
      </w:ins>
    </w:p>
    <w:p w14:paraId="61AA79B8" w14:textId="77777777" w:rsidR="00BE0C1A" w:rsidRDefault="00BE0C1A" w:rsidP="00BE0C1A">
      <w:pPr>
        <w:jc w:val="center"/>
        <w:rPr>
          <w:ins w:id="1900" w:author="Tayyab Mehboob" w:date="2025-03-26T13:32:00Z" w16du:dateUtc="2025-03-26T08:32:00Z"/>
          <w:rFonts w:ascii="Times New Roman" w:hAnsi="Times New Roman" w:cs="Times New Roman"/>
          <w:b/>
          <w:bCs/>
          <w:sz w:val="32"/>
          <w:szCs w:val="32"/>
        </w:rPr>
      </w:pPr>
    </w:p>
    <w:p w14:paraId="689FED32" w14:textId="5AB8C16B" w:rsidR="00BE0C1A" w:rsidRDefault="00BE0C1A" w:rsidP="0053165F">
      <w:pPr>
        <w:pStyle w:val="Heading2"/>
        <w:rPr>
          <w:ins w:id="1901" w:author="Tayyab Mehboob" w:date="2025-03-26T13:33:00Z" w16du:dateUtc="2025-03-26T08:33:00Z"/>
        </w:rPr>
        <w:pPrChange w:id="1902" w:author="MUHAMMAD HAMAD" w:date="2025-03-26T14:01:00Z" w16du:dateUtc="2025-03-26T09:01:00Z">
          <w:pPr/>
        </w:pPrChange>
      </w:pPr>
      <w:bookmarkStart w:id="1903" w:name="_Toc193890215"/>
      <w:ins w:id="1904" w:author="Tayyab Mehboob" w:date="2025-03-26T13:33:00Z" w16du:dateUtc="2025-03-26T08:33:00Z">
        <w:r>
          <w:lastRenderedPageBreak/>
          <w:t>UC 05: View work product</w:t>
        </w:r>
        <w:bookmarkEnd w:id="1903"/>
      </w:ins>
    </w:p>
    <w:p w14:paraId="4D521A94" w14:textId="7AECF3C3" w:rsidR="00BE0C1A" w:rsidRDefault="00BE0C1A" w:rsidP="00BE0C1A">
      <w:pPr>
        <w:rPr>
          <w:ins w:id="1905" w:author="Tayyab Mehboob" w:date="2025-03-26T13:33:00Z" w16du:dateUtc="2025-03-26T08:33:00Z"/>
          <w:rFonts w:ascii="Times New Roman" w:hAnsi="Times New Roman" w:cs="Times New Roman"/>
          <w:b/>
          <w:bCs/>
          <w:sz w:val="32"/>
          <w:szCs w:val="32"/>
        </w:rPr>
      </w:pPr>
      <w:ins w:id="1906" w:author="Tayyab Mehboob" w:date="2025-03-26T13:33:00Z" w16du:dateUtc="2025-03-26T08:33:00Z">
        <w:r>
          <w:rPr>
            <w:rFonts w:ascii="Times New Roman" w:hAnsi="Times New Roman" w:cs="Times New Roman"/>
            <w:b/>
            <w:bCs/>
            <w:noProof/>
            <w:sz w:val="32"/>
            <w:szCs w:val="32"/>
          </w:rPr>
          <w:drawing>
            <wp:inline distT="0" distB="0" distL="0" distR="0" wp14:anchorId="6F5073AD" wp14:editId="2D6F6C0D">
              <wp:extent cx="5418290" cy="3398815"/>
              <wp:effectExtent l="0" t="0" r="0" b="0"/>
              <wp:docPr id="129960095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00950" name="Picture 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18290" cy="3398815"/>
                      </a:xfrm>
                      <a:prstGeom prst="rect">
                        <a:avLst/>
                      </a:prstGeom>
                    </pic:spPr>
                  </pic:pic>
                </a:graphicData>
              </a:graphic>
            </wp:inline>
          </w:drawing>
        </w:r>
      </w:ins>
    </w:p>
    <w:p w14:paraId="50C7FC79" w14:textId="77777777" w:rsidR="00BE0C1A" w:rsidRDefault="00BE0C1A" w:rsidP="00BE0C1A">
      <w:pPr>
        <w:rPr>
          <w:ins w:id="1907" w:author="Tayyab Mehboob" w:date="2025-03-26T13:33:00Z" w16du:dateUtc="2025-03-26T08:33:00Z"/>
          <w:rFonts w:ascii="Times New Roman" w:hAnsi="Times New Roman" w:cs="Times New Roman"/>
          <w:b/>
          <w:bCs/>
          <w:sz w:val="32"/>
          <w:szCs w:val="32"/>
        </w:rPr>
      </w:pPr>
    </w:p>
    <w:p w14:paraId="4FC952B8" w14:textId="62A0D38D" w:rsidR="00BE0C1A" w:rsidRDefault="00BE0C1A" w:rsidP="0053165F">
      <w:pPr>
        <w:pStyle w:val="Heading2"/>
        <w:rPr>
          <w:ins w:id="1908" w:author="Tayyab Mehboob" w:date="2025-03-26T13:34:00Z" w16du:dateUtc="2025-03-26T08:34:00Z"/>
        </w:rPr>
        <w:pPrChange w:id="1909" w:author="MUHAMMAD HAMAD" w:date="2025-03-26T14:01:00Z" w16du:dateUtc="2025-03-26T09:01:00Z">
          <w:pPr/>
        </w:pPrChange>
      </w:pPr>
      <w:bookmarkStart w:id="1910" w:name="_Toc193890216"/>
      <w:ins w:id="1911" w:author="Tayyab Mehboob" w:date="2025-03-26T13:33:00Z" w16du:dateUtc="2025-03-26T08:33:00Z">
        <w:r>
          <w:t xml:space="preserve">UC 06: </w:t>
        </w:r>
      </w:ins>
      <w:ins w:id="1912" w:author="Tayyab Mehboob" w:date="2025-03-26T13:34:00Z" w16du:dateUtc="2025-03-26T08:34:00Z">
        <w:r w:rsidR="006C7C99">
          <w:t>Give Feedback</w:t>
        </w:r>
        <w:bookmarkEnd w:id="1910"/>
      </w:ins>
    </w:p>
    <w:p w14:paraId="1DA3075D" w14:textId="37820F77" w:rsidR="006C7C99" w:rsidRDefault="006C7C99" w:rsidP="006C7C99">
      <w:pPr>
        <w:jc w:val="center"/>
        <w:rPr>
          <w:ins w:id="1913" w:author="Tayyab Mehboob" w:date="2025-03-26T13:34:00Z" w16du:dateUtc="2025-03-26T08:34:00Z"/>
          <w:rFonts w:ascii="Times New Roman" w:hAnsi="Times New Roman" w:cs="Times New Roman"/>
          <w:b/>
          <w:bCs/>
          <w:sz w:val="32"/>
          <w:szCs w:val="32"/>
        </w:rPr>
      </w:pPr>
      <w:ins w:id="1914" w:author="Tayyab Mehboob" w:date="2025-03-26T13:34:00Z" w16du:dateUtc="2025-03-26T08:34:00Z">
        <w:r>
          <w:rPr>
            <w:rFonts w:ascii="Times New Roman" w:hAnsi="Times New Roman" w:cs="Times New Roman"/>
            <w:b/>
            <w:bCs/>
            <w:noProof/>
            <w:sz w:val="32"/>
            <w:szCs w:val="32"/>
          </w:rPr>
          <w:drawing>
            <wp:inline distT="0" distB="0" distL="0" distR="0" wp14:anchorId="1398249F" wp14:editId="3EA2A414">
              <wp:extent cx="5707875" cy="3497883"/>
              <wp:effectExtent l="0" t="0" r="7620" b="7620"/>
              <wp:docPr id="165737355" name="Picture 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7355" name="Picture 6" descr="A diagram of a syste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07875" cy="3497883"/>
                      </a:xfrm>
                      <a:prstGeom prst="rect">
                        <a:avLst/>
                      </a:prstGeom>
                    </pic:spPr>
                  </pic:pic>
                </a:graphicData>
              </a:graphic>
            </wp:inline>
          </w:drawing>
        </w:r>
      </w:ins>
    </w:p>
    <w:p w14:paraId="40155D7F" w14:textId="77777777" w:rsidR="006C7C99" w:rsidRDefault="006C7C99" w:rsidP="006C7C99">
      <w:pPr>
        <w:jc w:val="center"/>
        <w:rPr>
          <w:ins w:id="1915" w:author="Tayyab Mehboob" w:date="2025-03-26T13:34:00Z" w16du:dateUtc="2025-03-26T08:34:00Z"/>
          <w:rFonts w:ascii="Times New Roman" w:hAnsi="Times New Roman" w:cs="Times New Roman"/>
          <w:b/>
          <w:bCs/>
          <w:sz w:val="32"/>
          <w:szCs w:val="32"/>
        </w:rPr>
      </w:pPr>
    </w:p>
    <w:p w14:paraId="1AE04367" w14:textId="785A158B" w:rsidR="006C7C99" w:rsidRDefault="006C7C99" w:rsidP="0053165F">
      <w:pPr>
        <w:pStyle w:val="Heading2"/>
        <w:rPr>
          <w:ins w:id="1916" w:author="Tayyab Mehboob" w:date="2025-03-26T13:34:00Z" w16du:dateUtc="2025-03-26T08:34:00Z"/>
        </w:rPr>
        <w:pPrChange w:id="1917" w:author="MUHAMMAD HAMAD" w:date="2025-03-26T14:01:00Z" w16du:dateUtc="2025-03-26T09:01:00Z">
          <w:pPr/>
        </w:pPrChange>
      </w:pPr>
      <w:bookmarkStart w:id="1918" w:name="_Toc193890217"/>
      <w:ins w:id="1919" w:author="Tayyab Mehboob" w:date="2025-03-26T13:34:00Z" w16du:dateUtc="2025-03-26T08:34:00Z">
        <w:r>
          <w:t>UC 07: View Feedback</w:t>
        </w:r>
        <w:bookmarkEnd w:id="1918"/>
      </w:ins>
    </w:p>
    <w:p w14:paraId="21EA7704" w14:textId="720274FE" w:rsidR="006C7C99" w:rsidRDefault="006C7C99" w:rsidP="006C7C99">
      <w:pPr>
        <w:rPr>
          <w:ins w:id="1920" w:author="Tayyab Mehboob" w:date="2025-03-26T13:34:00Z" w16du:dateUtc="2025-03-26T08:34:00Z"/>
          <w:rFonts w:ascii="Times New Roman" w:hAnsi="Times New Roman" w:cs="Times New Roman"/>
          <w:b/>
          <w:bCs/>
          <w:sz w:val="32"/>
          <w:szCs w:val="32"/>
        </w:rPr>
      </w:pPr>
      <w:ins w:id="1921" w:author="Tayyab Mehboob" w:date="2025-03-26T13:34:00Z" w16du:dateUtc="2025-03-26T08:34:00Z">
        <w:r>
          <w:rPr>
            <w:rFonts w:ascii="Times New Roman" w:hAnsi="Times New Roman" w:cs="Times New Roman"/>
            <w:b/>
            <w:bCs/>
            <w:noProof/>
            <w:sz w:val="32"/>
            <w:szCs w:val="32"/>
          </w:rPr>
          <w:drawing>
            <wp:anchor distT="0" distB="0" distL="114300" distR="114300" simplePos="0" relativeHeight="251658752" behindDoc="0" locked="0" layoutInCell="1" allowOverlap="1" wp14:anchorId="570539FA" wp14:editId="65D20F5E">
              <wp:simplePos x="1775460" y="1264920"/>
              <wp:positionH relativeFrom="column">
                <wp:posOffset>1775460</wp:posOffset>
              </wp:positionH>
              <wp:positionV relativeFrom="paragraph">
                <wp:align>top</wp:align>
              </wp:positionV>
              <wp:extent cx="4221846" cy="2964437"/>
              <wp:effectExtent l="0" t="0" r="7620" b="7620"/>
              <wp:wrapSquare wrapText="bothSides"/>
              <wp:docPr id="1661794551" name="Picture 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551" name="Picture 7" descr="A diagram of a syste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221846" cy="2964437"/>
                      </a:xfrm>
                      <a:prstGeom prst="rect">
                        <a:avLst/>
                      </a:prstGeom>
                    </pic:spPr>
                  </pic:pic>
                </a:graphicData>
              </a:graphic>
            </wp:anchor>
          </w:drawing>
        </w:r>
        <w:r>
          <w:rPr>
            <w:rFonts w:ascii="Times New Roman" w:hAnsi="Times New Roman" w:cs="Times New Roman"/>
            <w:b/>
            <w:bCs/>
            <w:sz w:val="32"/>
            <w:szCs w:val="32"/>
          </w:rPr>
          <w:br w:type="textWrapping" w:clear="all"/>
        </w:r>
      </w:ins>
    </w:p>
    <w:p w14:paraId="201EDF87" w14:textId="77777777" w:rsidR="006C7C99" w:rsidRPr="006C7C99" w:rsidRDefault="006C7C99">
      <w:pPr>
        <w:pStyle w:val="ListParagraph"/>
        <w:rPr>
          <w:ins w:id="1922" w:author="Tayyab Mehboob" w:date="2025-03-26T13:35:00Z" w16du:dateUtc="2025-03-26T08:35:00Z"/>
          <w:rFonts w:ascii="Times New Roman" w:hAnsi="Times New Roman" w:cs="Times New Roman"/>
          <w:b/>
          <w:bCs/>
          <w:sz w:val="32"/>
          <w:szCs w:val="32"/>
          <w:rPrChange w:id="1923" w:author="Tayyab Mehboob" w:date="2025-03-26T13:35:00Z" w16du:dateUtc="2025-03-26T08:35:00Z">
            <w:rPr>
              <w:ins w:id="1924" w:author="Tayyab Mehboob" w:date="2025-03-26T13:35:00Z" w16du:dateUtc="2025-03-26T08:35:00Z"/>
            </w:rPr>
          </w:rPrChange>
        </w:rPr>
        <w:pPrChange w:id="1925" w:author="Tayyab Mehboob" w:date="2025-03-26T13:35:00Z" w16du:dateUtc="2025-03-26T08:35:00Z">
          <w:pPr>
            <w:jc w:val="center"/>
          </w:pPr>
        </w:pPrChange>
      </w:pPr>
    </w:p>
    <w:p w14:paraId="06BFB3E3" w14:textId="30D8252C" w:rsidR="006C7C99" w:rsidRDefault="006C7C99" w:rsidP="0053165F">
      <w:pPr>
        <w:pStyle w:val="Heading1"/>
        <w:rPr>
          <w:ins w:id="1926" w:author="Tayyab Mehboob" w:date="2025-03-26T13:35:00Z" w16du:dateUtc="2025-03-26T08:35:00Z"/>
        </w:rPr>
        <w:pPrChange w:id="1927" w:author="MUHAMMAD HAMAD" w:date="2025-03-26T14:01:00Z" w16du:dateUtc="2025-03-26T09:01:00Z">
          <w:pPr>
            <w:pStyle w:val="ListParagraph"/>
            <w:numPr>
              <w:numId w:val="35"/>
            </w:numPr>
            <w:tabs>
              <w:tab w:val="num" w:pos="720"/>
            </w:tabs>
            <w:ind w:hanging="360"/>
          </w:pPr>
        </w:pPrChange>
      </w:pPr>
      <w:bookmarkStart w:id="1928" w:name="_Toc193890218"/>
      <w:ins w:id="1929" w:author="Tayyab Mehboob" w:date="2025-03-26T13:35:00Z" w16du:dateUtc="2025-03-26T08:35:00Z">
        <w:r w:rsidRPr="0053165F">
          <w:lastRenderedPageBreak/>
          <w:t>Domain Model</w:t>
        </w:r>
        <w:bookmarkEnd w:id="1928"/>
      </w:ins>
    </w:p>
    <w:p w14:paraId="4A048E25" w14:textId="7B43D026" w:rsidR="006C7C99" w:rsidRPr="006C7C99" w:rsidRDefault="006C7C99">
      <w:pPr>
        <w:pStyle w:val="ListParagraph"/>
        <w:rPr>
          <w:ins w:id="1930" w:author="Tayyab Mehboob" w:date="2025-03-26T13:35:00Z" w16du:dateUtc="2025-03-26T08:35:00Z"/>
          <w:rFonts w:ascii="Times New Roman" w:hAnsi="Times New Roman" w:cs="Times New Roman"/>
          <w:b/>
          <w:bCs/>
          <w:sz w:val="32"/>
          <w:szCs w:val="32"/>
          <w:rPrChange w:id="1931" w:author="Tayyab Mehboob" w:date="2025-03-26T13:35:00Z" w16du:dateUtc="2025-03-26T08:35:00Z">
            <w:rPr>
              <w:ins w:id="1932" w:author="Tayyab Mehboob" w:date="2025-03-26T13:35:00Z" w16du:dateUtc="2025-03-26T08:35:00Z"/>
            </w:rPr>
          </w:rPrChange>
        </w:rPr>
        <w:pPrChange w:id="1933" w:author="Tayyab Mehboob" w:date="2025-03-26T13:35:00Z" w16du:dateUtc="2025-03-26T08:35:00Z">
          <w:pPr/>
        </w:pPrChange>
      </w:pPr>
      <w:ins w:id="1934" w:author="Tayyab Mehboob" w:date="2025-03-26T13:36:00Z" w16du:dateUtc="2025-03-26T08:36:00Z">
        <w:r>
          <w:rPr>
            <w:rFonts w:ascii="Times New Roman" w:hAnsi="Times New Roman" w:cs="Times New Roman"/>
            <w:b/>
            <w:bCs/>
            <w:noProof/>
            <w:sz w:val="32"/>
            <w:szCs w:val="32"/>
          </w:rPr>
          <w:drawing>
            <wp:inline distT="0" distB="0" distL="0" distR="0" wp14:anchorId="73952D06" wp14:editId="2DA52B42">
              <wp:extent cx="5943600" cy="3744595"/>
              <wp:effectExtent l="0" t="0" r="0" b="8255"/>
              <wp:docPr id="1762973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73809" name="Picture 1762973809"/>
                      <pic:cNvPicPr/>
                    </pic:nvPicPr>
                    <pic:blipFill>
                      <a:blip r:embed="rId14">
                        <a:extLst>
                          <a:ext uri="{28A0092B-C50C-407E-A947-70E740481C1C}">
                            <a14:useLocalDpi xmlns:a14="http://schemas.microsoft.com/office/drawing/2010/main" val="0"/>
                          </a:ext>
                        </a:extLst>
                      </a:blip>
                      <a:stretch>
                        <a:fillRect/>
                      </a:stretch>
                    </pic:blipFill>
                    <pic:spPr>
                      <a:xfrm>
                        <a:off x="0" y="0"/>
                        <a:ext cx="5943600" cy="3744595"/>
                      </a:xfrm>
                      <a:prstGeom prst="rect">
                        <a:avLst/>
                      </a:prstGeom>
                    </pic:spPr>
                  </pic:pic>
                </a:graphicData>
              </a:graphic>
            </wp:inline>
          </w:drawing>
        </w:r>
      </w:ins>
    </w:p>
    <w:p w14:paraId="12571AF1" w14:textId="5D3AE2BF" w:rsidR="006C7C99" w:rsidRDefault="006C7C99" w:rsidP="0053165F">
      <w:pPr>
        <w:pStyle w:val="Heading1"/>
        <w:rPr>
          <w:ins w:id="1935" w:author="Tayyab Mehboob" w:date="2025-03-26T13:36:00Z" w16du:dateUtc="2025-03-26T08:36:00Z"/>
        </w:rPr>
        <w:pPrChange w:id="1936" w:author="MUHAMMAD HAMAD" w:date="2025-03-26T14:01:00Z" w16du:dateUtc="2025-03-26T09:01:00Z">
          <w:pPr>
            <w:pStyle w:val="ListParagraph"/>
            <w:numPr>
              <w:numId w:val="35"/>
            </w:numPr>
            <w:tabs>
              <w:tab w:val="num" w:pos="720"/>
            </w:tabs>
            <w:ind w:hanging="360"/>
          </w:pPr>
        </w:pPrChange>
      </w:pPr>
      <w:bookmarkStart w:id="1937" w:name="_Toc193890219"/>
      <w:ins w:id="1938" w:author="Tayyab Mehboob" w:date="2025-03-26T13:36:00Z" w16du:dateUtc="2025-03-26T08:36:00Z">
        <w:r w:rsidRPr="0053165F">
          <w:lastRenderedPageBreak/>
          <w:t>Use-case Diagram</w:t>
        </w:r>
        <w:bookmarkEnd w:id="1937"/>
      </w:ins>
    </w:p>
    <w:p w14:paraId="33491369" w14:textId="31E997F2" w:rsidR="006C7C99" w:rsidRPr="006C7C99" w:rsidRDefault="006C7C99">
      <w:pPr>
        <w:pStyle w:val="ListParagraph"/>
        <w:jc w:val="center"/>
        <w:rPr>
          <w:ins w:id="1939" w:author="Tayyab Mehboob" w:date="2025-03-26T13:36:00Z" w16du:dateUtc="2025-03-26T08:36:00Z"/>
          <w:rFonts w:ascii="Times New Roman" w:hAnsi="Times New Roman" w:cs="Times New Roman"/>
          <w:b/>
          <w:bCs/>
          <w:sz w:val="32"/>
          <w:szCs w:val="32"/>
          <w:rPrChange w:id="1940" w:author="Tayyab Mehboob" w:date="2025-03-26T13:36:00Z" w16du:dateUtc="2025-03-26T08:36:00Z">
            <w:rPr>
              <w:ins w:id="1941" w:author="Tayyab Mehboob" w:date="2025-03-26T13:36:00Z" w16du:dateUtc="2025-03-26T08:36:00Z"/>
            </w:rPr>
          </w:rPrChange>
        </w:rPr>
        <w:pPrChange w:id="1942" w:author="Tayyab Mehboob" w:date="2025-03-26T13:40:00Z" w16du:dateUtc="2025-03-26T08:40:00Z">
          <w:pPr/>
        </w:pPrChange>
      </w:pPr>
      <w:ins w:id="1943" w:author="Tayyab Mehboob" w:date="2025-03-26T13:40:00Z" w16du:dateUtc="2025-03-26T08:40:00Z">
        <w:r>
          <w:rPr>
            <w:rFonts w:ascii="Times New Roman" w:hAnsi="Times New Roman" w:cs="Times New Roman"/>
            <w:b/>
            <w:bCs/>
            <w:noProof/>
            <w:sz w:val="32"/>
            <w:szCs w:val="32"/>
          </w:rPr>
          <w:drawing>
            <wp:inline distT="0" distB="0" distL="0" distR="0" wp14:anchorId="6976F873" wp14:editId="5DB89E8F">
              <wp:extent cx="5745978" cy="5029636"/>
              <wp:effectExtent l="0" t="0" r="7620" b="0"/>
              <wp:docPr id="1149570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70102" name="Picture 1149570102"/>
                      <pic:cNvPicPr/>
                    </pic:nvPicPr>
                    <pic:blipFill>
                      <a:blip r:embed="rId15">
                        <a:extLst>
                          <a:ext uri="{28A0092B-C50C-407E-A947-70E740481C1C}">
                            <a14:useLocalDpi xmlns:a14="http://schemas.microsoft.com/office/drawing/2010/main" val="0"/>
                          </a:ext>
                        </a:extLst>
                      </a:blip>
                      <a:stretch>
                        <a:fillRect/>
                      </a:stretch>
                    </pic:blipFill>
                    <pic:spPr>
                      <a:xfrm>
                        <a:off x="0" y="0"/>
                        <a:ext cx="5745978" cy="5029636"/>
                      </a:xfrm>
                      <a:prstGeom prst="rect">
                        <a:avLst/>
                      </a:prstGeom>
                    </pic:spPr>
                  </pic:pic>
                </a:graphicData>
              </a:graphic>
            </wp:inline>
          </w:drawing>
        </w:r>
      </w:ins>
    </w:p>
    <w:p w14:paraId="7B35061C" w14:textId="77777777" w:rsidR="006C7C99" w:rsidRDefault="006C7C99">
      <w:pPr>
        <w:jc w:val="center"/>
        <w:rPr>
          <w:ins w:id="1944" w:author="Tayyab Mehboob" w:date="2025-03-26T13:33:00Z" w16du:dateUtc="2025-03-26T08:33:00Z"/>
          <w:rFonts w:ascii="Times New Roman" w:hAnsi="Times New Roman" w:cs="Times New Roman"/>
          <w:b/>
          <w:bCs/>
          <w:sz w:val="32"/>
          <w:szCs w:val="32"/>
        </w:rPr>
        <w:pPrChange w:id="1945" w:author="Tayyab Mehboob" w:date="2025-03-26T13:34:00Z" w16du:dateUtc="2025-03-26T08:34:00Z">
          <w:pPr/>
        </w:pPrChange>
      </w:pPr>
    </w:p>
    <w:p w14:paraId="61D5C70B" w14:textId="77777777" w:rsidR="00BE0C1A" w:rsidRDefault="00BE0C1A" w:rsidP="00BE0C1A">
      <w:pPr>
        <w:rPr>
          <w:ins w:id="1946" w:author="Tayyab Mehboob" w:date="2025-03-26T13:33:00Z" w16du:dateUtc="2025-03-26T08:33:00Z"/>
          <w:rFonts w:ascii="Times New Roman" w:hAnsi="Times New Roman" w:cs="Times New Roman"/>
          <w:b/>
          <w:bCs/>
          <w:sz w:val="32"/>
          <w:szCs w:val="32"/>
        </w:rPr>
      </w:pPr>
    </w:p>
    <w:p w14:paraId="1A1F8D11" w14:textId="77777777" w:rsidR="00BE0C1A" w:rsidRDefault="00BE0C1A" w:rsidP="00BE0C1A">
      <w:pPr>
        <w:rPr>
          <w:ins w:id="1947" w:author="Tayyab Mehboob" w:date="2025-03-26T13:33:00Z" w16du:dateUtc="2025-03-26T08:33:00Z"/>
          <w:rFonts w:ascii="Times New Roman" w:hAnsi="Times New Roman" w:cs="Times New Roman"/>
          <w:b/>
          <w:bCs/>
          <w:sz w:val="32"/>
          <w:szCs w:val="32"/>
        </w:rPr>
      </w:pPr>
    </w:p>
    <w:p w14:paraId="3BC61C38" w14:textId="77777777" w:rsidR="00BE0C1A" w:rsidRDefault="00BE0C1A">
      <w:pPr>
        <w:jc w:val="center"/>
        <w:rPr>
          <w:ins w:id="1948" w:author="Tayyab Mehboob" w:date="2025-03-26T13:32:00Z" w16du:dateUtc="2025-03-26T08:32:00Z"/>
          <w:rFonts w:ascii="Times New Roman" w:hAnsi="Times New Roman" w:cs="Times New Roman"/>
          <w:b/>
          <w:bCs/>
          <w:sz w:val="32"/>
          <w:szCs w:val="32"/>
        </w:rPr>
        <w:pPrChange w:id="1949" w:author="Tayyab Mehboob" w:date="2025-03-26T13:32:00Z" w16du:dateUtc="2025-03-26T08:32:00Z">
          <w:pPr/>
        </w:pPrChange>
      </w:pPr>
    </w:p>
    <w:p w14:paraId="21FC8235" w14:textId="77777777" w:rsidR="00BE0C1A" w:rsidRPr="00BE0C1A" w:rsidRDefault="00BE0C1A">
      <w:pPr>
        <w:ind w:left="1440"/>
        <w:rPr>
          <w:rFonts w:ascii="Times New Roman" w:hAnsi="Times New Roman" w:cs="Times New Roman"/>
          <w:b/>
          <w:bCs/>
          <w:sz w:val="32"/>
          <w:szCs w:val="32"/>
          <w:rPrChange w:id="1950" w:author="Tayyab Mehboob" w:date="2025-03-26T13:25:00Z" w16du:dateUtc="2025-03-26T08:25:00Z">
            <w:rPr>
              <w:rFonts w:ascii="Times New Roman" w:hAnsi="Times New Roman" w:cs="Times New Roman"/>
            </w:rPr>
          </w:rPrChange>
        </w:rPr>
        <w:pPrChange w:id="1951" w:author="Tayyab Mehboob" w:date="2025-03-26T13:29:00Z" w16du:dateUtc="2025-03-26T08:29:00Z">
          <w:pPr/>
        </w:pPrChange>
      </w:pPr>
    </w:p>
    <w:sectPr w:rsidR="00BE0C1A" w:rsidRPr="00BE0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BD7"/>
    <w:multiLevelType w:val="multilevel"/>
    <w:tmpl w:val="E0BA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E6177"/>
    <w:multiLevelType w:val="multilevel"/>
    <w:tmpl w:val="CF0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84CA8"/>
    <w:multiLevelType w:val="multilevel"/>
    <w:tmpl w:val="49E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86A91"/>
    <w:multiLevelType w:val="multilevel"/>
    <w:tmpl w:val="FC5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D2178"/>
    <w:multiLevelType w:val="multilevel"/>
    <w:tmpl w:val="49E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75B51"/>
    <w:multiLevelType w:val="multilevel"/>
    <w:tmpl w:val="49E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673FC"/>
    <w:multiLevelType w:val="multilevel"/>
    <w:tmpl w:val="9D38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A7A36"/>
    <w:multiLevelType w:val="hybridMultilevel"/>
    <w:tmpl w:val="9F2AB2BC"/>
    <w:lvl w:ilvl="0" w:tplc="0409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F443715"/>
    <w:multiLevelType w:val="multilevel"/>
    <w:tmpl w:val="CF0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83735"/>
    <w:multiLevelType w:val="multilevel"/>
    <w:tmpl w:val="674A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07FC9"/>
    <w:multiLevelType w:val="multilevel"/>
    <w:tmpl w:val="44DE7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111C8"/>
    <w:multiLevelType w:val="multilevel"/>
    <w:tmpl w:val="B802D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96A9F"/>
    <w:multiLevelType w:val="multilevel"/>
    <w:tmpl w:val="6BD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3360F"/>
    <w:multiLevelType w:val="multilevel"/>
    <w:tmpl w:val="525A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37E9D"/>
    <w:multiLevelType w:val="hybridMultilevel"/>
    <w:tmpl w:val="550865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C229B3"/>
    <w:multiLevelType w:val="multilevel"/>
    <w:tmpl w:val="E642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512C3"/>
    <w:multiLevelType w:val="hybridMultilevel"/>
    <w:tmpl w:val="C82249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F94AE9"/>
    <w:multiLevelType w:val="multilevel"/>
    <w:tmpl w:val="0FD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94983"/>
    <w:multiLevelType w:val="hybridMultilevel"/>
    <w:tmpl w:val="BD2247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08792E"/>
    <w:multiLevelType w:val="multilevel"/>
    <w:tmpl w:val="429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65C9F"/>
    <w:multiLevelType w:val="hybridMultilevel"/>
    <w:tmpl w:val="FD6A97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4605F2"/>
    <w:multiLevelType w:val="multilevel"/>
    <w:tmpl w:val="8F04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26C2D"/>
    <w:multiLevelType w:val="multilevel"/>
    <w:tmpl w:val="7294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5520C1"/>
    <w:multiLevelType w:val="hybridMultilevel"/>
    <w:tmpl w:val="9DB6C9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FC4179"/>
    <w:multiLevelType w:val="multilevel"/>
    <w:tmpl w:val="EA6C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46584"/>
    <w:multiLevelType w:val="multilevel"/>
    <w:tmpl w:val="A47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4B4878"/>
    <w:multiLevelType w:val="multilevel"/>
    <w:tmpl w:val="FC5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C04108"/>
    <w:multiLevelType w:val="hybridMultilevel"/>
    <w:tmpl w:val="4022DE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B94CC8"/>
    <w:multiLevelType w:val="multilevel"/>
    <w:tmpl w:val="D904F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EF3C8C"/>
    <w:multiLevelType w:val="multilevel"/>
    <w:tmpl w:val="1DD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E34976"/>
    <w:multiLevelType w:val="hybridMultilevel"/>
    <w:tmpl w:val="05AE2B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0018CD"/>
    <w:multiLevelType w:val="multilevel"/>
    <w:tmpl w:val="3CF6F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242013"/>
    <w:multiLevelType w:val="multilevel"/>
    <w:tmpl w:val="6D167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2E3BEC"/>
    <w:multiLevelType w:val="hybridMultilevel"/>
    <w:tmpl w:val="B62899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6EE47DC"/>
    <w:multiLevelType w:val="multilevel"/>
    <w:tmpl w:val="EF82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EC214E"/>
    <w:multiLevelType w:val="multilevel"/>
    <w:tmpl w:val="E34E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136915">
    <w:abstractNumId w:val="25"/>
  </w:num>
  <w:num w:numId="2" w16cid:durableId="1586960942">
    <w:abstractNumId w:val="15"/>
  </w:num>
  <w:num w:numId="3" w16cid:durableId="756949714">
    <w:abstractNumId w:val="29"/>
  </w:num>
  <w:num w:numId="4" w16cid:durableId="1129279610">
    <w:abstractNumId w:val="3"/>
  </w:num>
  <w:num w:numId="5" w16cid:durableId="658340766">
    <w:abstractNumId w:val="28"/>
  </w:num>
  <w:num w:numId="6" w16cid:durableId="936059102">
    <w:abstractNumId w:val="34"/>
  </w:num>
  <w:num w:numId="7" w16cid:durableId="391998958">
    <w:abstractNumId w:val="13"/>
  </w:num>
  <w:num w:numId="8" w16cid:durableId="1787701209">
    <w:abstractNumId w:val="1"/>
  </w:num>
  <w:num w:numId="9" w16cid:durableId="1787695656">
    <w:abstractNumId w:val="12"/>
  </w:num>
  <w:num w:numId="10" w16cid:durableId="2061898827">
    <w:abstractNumId w:val="31"/>
  </w:num>
  <w:num w:numId="11" w16cid:durableId="2043675412">
    <w:abstractNumId w:val="11"/>
  </w:num>
  <w:num w:numId="12" w16cid:durableId="2056003720">
    <w:abstractNumId w:val="6"/>
  </w:num>
  <w:num w:numId="13" w16cid:durableId="982268993">
    <w:abstractNumId w:val="10"/>
  </w:num>
  <w:num w:numId="14" w16cid:durableId="1380207143">
    <w:abstractNumId w:val="21"/>
  </w:num>
  <w:num w:numId="15" w16cid:durableId="285627686">
    <w:abstractNumId w:val="22"/>
  </w:num>
  <w:num w:numId="16" w16cid:durableId="1278676771">
    <w:abstractNumId w:val="0"/>
  </w:num>
  <w:num w:numId="17" w16cid:durableId="678892967">
    <w:abstractNumId w:val="19"/>
  </w:num>
  <w:num w:numId="18" w16cid:durableId="1632857182">
    <w:abstractNumId w:val="17"/>
  </w:num>
  <w:num w:numId="19" w16cid:durableId="807472792">
    <w:abstractNumId w:val="32"/>
  </w:num>
  <w:num w:numId="20" w16cid:durableId="451900116">
    <w:abstractNumId w:val="24"/>
  </w:num>
  <w:num w:numId="21" w16cid:durableId="466897060">
    <w:abstractNumId w:val="35"/>
  </w:num>
  <w:num w:numId="22" w16cid:durableId="432674816">
    <w:abstractNumId w:val="4"/>
  </w:num>
  <w:num w:numId="23" w16cid:durableId="2145996649">
    <w:abstractNumId w:val="9"/>
  </w:num>
  <w:num w:numId="24" w16cid:durableId="133529127">
    <w:abstractNumId w:val="33"/>
  </w:num>
  <w:num w:numId="25" w16cid:durableId="1826823191">
    <w:abstractNumId w:val="27"/>
  </w:num>
  <w:num w:numId="26" w16cid:durableId="1736973405">
    <w:abstractNumId w:val="16"/>
  </w:num>
  <w:num w:numId="27" w16cid:durableId="1482767516">
    <w:abstractNumId w:val="30"/>
  </w:num>
  <w:num w:numId="28" w16cid:durableId="1388993847">
    <w:abstractNumId w:val="26"/>
  </w:num>
  <w:num w:numId="29" w16cid:durableId="1143275563">
    <w:abstractNumId w:val="8"/>
  </w:num>
  <w:num w:numId="30" w16cid:durableId="1277253989">
    <w:abstractNumId w:val="23"/>
  </w:num>
  <w:num w:numId="31" w16cid:durableId="638268707">
    <w:abstractNumId w:val="18"/>
  </w:num>
  <w:num w:numId="32" w16cid:durableId="469829350">
    <w:abstractNumId w:val="20"/>
  </w:num>
  <w:num w:numId="33" w16cid:durableId="159934402">
    <w:abstractNumId w:val="14"/>
  </w:num>
  <w:num w:numId="34" w16cid:durableId="1094517977">
    <w:abstractNumId w:val="5"/>
  </w:num>
  <w:num w:numId="35" w16cid:durableId="173611606">
    <w:abstractNumId w:val="2"/>
  </w:num>
  <w:num w:numId="36" w16cid:durableId="197736754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HAMAD">
    <w15:presenceInfo w15:providerId="AD" w15:userId="S::04072213023@student.qau.edu.pk::26b70d5b-5b64-4990-b0fb-f3b533e105ae"/>
  </w15:person>
  <w15:person w15:author="Tayyab Mehboob">
    <w15:presenceInfo w15:providerId="Windows Live" w15:userId="d58c4d6d1202b7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CF"/>
    <w:rsid w:val="00473E8A"/>
    <w:rsid w:val="0053165F"/>
    <w:rsid w:val="006C7C99"/>
    <w:rsid w:val="00726DC6"/>
    <w:rsid w:val="00912154"/>
    <w:rsid w:val="00925597"/>
    <w:rsid w:val="00A06947"/>
    <w:rsid w:val="00A408CF"/>
    <w:rsid w:val="00B307AE"/>
    <w:rsid w:val="00BE0C1A"/>
    <w:rsid w:val="00CD2047"/>
    <w:rsid w:val="00DA6DAD"/>
    <w:rsid w:val="00E0028D"/>
    <w:rsid w:val="00E568C6"/>
    <w:rsid w:val="00F74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D0EF"/>
  <w15:chartTrackingRefBased/>
  <w15:docId w15:val="{4E3BA703-6C43-4705-8D2E-56DED3725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C99"/>
    <w:pPr>
      <w:spacing w:line="259" w:lineRule="auto"/>
    </w:pPr>
    <w:rPr>
      <w:sz w:val="22"/>
      <w:szCs w:val="22"/>
    </w:rPr>
  </w:style>
  <w:style w:type="paragraph" w:styleId="Heading1">
    <w:name w:val="heading 1"/>
    <w:basedOn w:val="Normal"/>
    <w:next w:val="Normal"/>
    <w:link w:val="Heading1Char"/>
    <w:uiPriority w:val="9"/>
    <w:qFormat/>
    <w:rsid w:val="00A40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0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0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8CF"/>
    <w:rPr>
      <w:rFonts w:eastAsiaTheme="majorEastAsia" w:cstheme="majorBidi"/>
      <w:color w:val="272727" w:themeColor="text1" w:themeTint="D8"/>
    </w:rPr>
  </w:style>
  <w:style w:type="paragraph" w:styleId="Title">
    <w:name w:val="Title"/>
    <w:basedOn w:val="Normal"/>
    <w:next w:val="Normal"/>
    <w:link w:val="TitleChar"/>
    <w:uiPriority w:val="10"/>
    <w:qFormat/>
    <w:rsid w:val="00A40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8CF"/>
    <w:pPr>
      <w:spacing w:before="160"/>
      <w:jc w:val="center"/>
    </w:pPr>
    <w:rPr>
      <w:i/>
      <w:iCs/>
      <w:color w:val="404040" w:themeColor="text1" w:themeTint="BF"/>
    </w:rPr>
  </w:style>
  <w:style w:type="character" w:customStyle="1" w:styleId="QuoteChar">
    <w:name w:val="Quote Char"/>
    <w:basedOn w:val="DefaultParagraphFont"/>
    <w:link w:val="Quote"/>
    <w:uiPriority w:val="29"/>
    <w:rsid w:val="00A408CF"/>
    <w:rPr>
      <w:i/>
      <w:iCs/>
      <w:color w:val="404040" w:themeColor="text1" w:themeTint="BF"/>
    </w:rPr>
  </w:style>
  <w:style w:type="paragraph" w:styleId="ListParagraph">
    <w:name w:val="List Paragraph"/>
    <w:basedOn w:val="Normal"/>
    <w:uiPriority w:val="34"/>
    <w:qFormat/>
    <w:rsid w:val="00A408CF"/>
    <w:pPr>
      <w:ind w:left="720"/>
      <w:contextualSpacing/>
    </w:pPr>
  </w:style>
  <w:style w:type="character" w:styleId="IntenseEmphasis">
    <w:name w:val="Intense Emphasis"/>
    <w:basedOn w:val="DefaultParagraphFont"/>
    <w:uiPriority w:val="21"/>
    <w:qFormat/>
    <w:rsid w:val="00A408CF"/>
    <w:rPr>
      <w:i/>
      <w:iCs/>
      <w:color w:val="0F4761" w:themeColor="accent1" w:themeShade="BF"/>
    </w:rPr>
  </w:style>
  <w:style w:type="paragraph" w:styleId="IntenseQuote">
    <w:name w:val="Intense Quote"/>
    <w:basedOn w:val="Normal"/>
    <w:next w:val="Normal"/>
    <w:link w:val="IntenseQuoteChar"/>
    <w:uiPriority w:val="30"/>
    <w:qFormat/>
    <w:rsid w:val="00A40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8CF"/>
    <w:rPr>
      <w:i/>
      <w:iCs/>
      <w:color w:val="0F4761" w:themeColor="accent1" w:themeShade="BF"/>
    </w:rPr>
  </w:style>
  <w:style w:type="character" w:styleId="IntenseReference">
    <w:name w:val="Intense Reference"/>
    <w:basedOn w:val="DefaultParagraphFont"/>
    <w:uiPriority w:val="32"/>
    <w:qFormat/>
    <w:rsid w:val="00A408CF"/>
    <w:rPr>
      <w:b/>
      <w:bCs/>
      <w:smallCaps/>
      <w:color w:val="0F4761" w:themeColor="accent1" w:themeShade="BF"/>
      <w:spacing w:val="5"/>
    </w:rPr>
  </w:style>
  <w:style w:type="table" w:styleId="PlainTable1">
    <w:name w:val="Plain Table 1"/>
    <w:basedOn w:val="TableNormal"/>
    <w:uiPriority w:val="41"/>
    <w:rsid w:val="00A408CF"/>
    <w:pPr>
      <w:spacing w:after="0" w:line="240" w:lineRule="auto"/>
    </w:pPr>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A408CF"/>
    <w:pPr>
      <w:spacing w:after="0" w:line="240" w:lineRule="auto"/>
    </w:pPr>
    <w:rPr>
      <w:sz w:val="22"/>
      <w:szCs w:val="22"/>
    </w:rPr>
  </w:style>
  <w:style w:type="table" w:styleId="GridTable4">
    <w:name w:val="Grid Table 4"/>
    <w:basedOn w:val="TableNormal"/>
    <w:uiPriority w:val="49"/>
    <w:rsid w:val="00DA6D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DA6DAD"/>
    <w:rPr>
      <w:color w:val="467886" w:themeColor="hyperlink"/>
      <w:u w:val="single"/>
    </w:rPr>
  </w:style>
  <w:style w:type="paragraph" w:styleId="TOCHeading">
    <w:name w:val="TOC Heading"/>
    <w:basedOn w:val="Heading1"/>
    <w:next w:val="Normal"/>
    <w:uiPriority w:val="39"/>
    <w:unhideWhenUsed/>
    <w:qFormat/>
    <w:rsid w:val="0053165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3165F"/>
    <w:pPr>
      <w:spacing w:after="100"/>
    </w:pPr>
  </w:style>
  <w:style w:type="paragraph" w:styleId="TOC2">
    <w:name w:val="toc 2"/>
    <w:basedOn w:val="Normal"/>
    <w:next w:val="Normal"/>
    <w:autoRedefine/>
    <w:uiPriority w:val="39"/>
    <w:unhideWhenUsed/>
    <w:rsid w:val="0053165F"/>
    <w:pPr>
      <w:spacing w:after="100"/>
      <w:ind w:left="220"/>
    </w:pPr>
  </w:style>
  <w:style w:type="paragraph" w:styleId="TOC3">
    <w:name w:val="toc 3"/>
    <w:basedOn w:val="Normal"/>
    <w:next w:val="Normal"/>
    <w:autoRedefine/>
    <w:uiPriority w:val="39"/>
    <w:unhideWhenUsed/>
    <w:rsid w:val="0053165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image" Target="media/image2.PNG"/><Relationship Id="rId12" Type="http://schemas.openxmlformats.org/officeDocument/2006/relationships/image" Target="media/image7.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3E4CF691516984C9363CE17A0D94202" ma:contentTypeVersion="9" ma:contentTypeDescription="Create a new document." ma:contentTypeScope="" ma:versionID="fa5eded6e7160d23f2c686011249d773">
  <xsd:schema xmlns:xsd="http://www.w3.org/2001/XMLSchema" xmlns:xs="http://www.w3.org/2001/XMLSchema" xmlns:p="http://schemas.microsoft.com/office/2006/metadata/properties" xmlns:ns2="f59191dc-2109-46f5-b4c3-6a80e13c97d1" xmlns:ns3="6daf0cd5-979e-4d1b-9aeb-4261006da413" targetNamespace="http://schemas.microsoft.com/office/2006/metadata/properties" ma:root="true" ma:fieldsID="f585cbb2cae6fffb936f82c4c3ea3293" ns2:_="" ns3:_="">
    <xsd:import namespace="f59191dc-2109-46f5-b4c3-6a80e13c97d1"/>
    <xsd:import namespace="6daf0cd5-979e-4d1b-9aeb-4261006da4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191dc-2109-46f5-b4c3-6a80e13c97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61f8063-5382-44e6-9fd8-9d77e78b4d3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af0cd5-979e-4d1b-9aeb-4261006da4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b7717b6-994f-48bb-b9ca-df1131f13dd3}" ma:internalName="TaxCatchAll" ma:showField="CatchAllData" ma:web="6daf0cd5-979e-4d1b-9aeb-4261006da4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daf0cd5-979e-4d1b-9aeb-4261006da413" xsi:nil="true"/>
    <lcf76f155ced4ddcb4097134ff3c332f xmlns="f59191dc-2109-46f5-b4c3-6a80e13c97d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1947D0-A9AC-48E0-8282-23A9CC2D8792}">
  <ds:schemaRefs>
    <ds:schemaRef ds:uri="http://schemas.openxmlformats.org/officeDocument/2006/bibliography"/>
  </ds:schemaRefs>
</ds:datastoreItem>
</file>

<file path=customXml/itemProps2.xml><?xml version="1.0" encoding="utf-8"?>
<ds:datastoreItem xmlns:ds="http://schemas.openxmlformats.org/officeDocument/2006/customXml" ds:itemID="{88F217C8-06C8-4E97-B30E-486E77A8F6AF}"/>
</file>

<file path=customXml/itemProps3.xml><?xml version="1.0" encoding="utf-8"?>
<ds:datastoreItem xmlns:ds="http://schemas.openxmlformats.org/officeDocument/2006/customXml" ds:itemID="{1AACF8E2-6E4A-49DA-8FE3-91B87615AD27}"/>
</file>

<file path=customXml/itemProps4.xml><?xml version="1.0" encoding="utf-8"?>
<ds:datastoreItem xmlns:ds="http://schemas.openxmlformats.org/officeDocument/2006/customXml" ds:itemID="{5B105678-0F5B-453E-95E4-1D6572CFFF5E}"/>
</file>

<file path=docProps/app.xml><?xml version="1.0" encoding="utf-8"?>
<Properties xmlns="http://schemas.openxmlformats.org/officeDocument/2006/extended-properties" xmlns:vt="http://schemas.openxmlformats.org/officeDocument/2006/docPropsVTypes">
  <Template>Normal.dotm</Template>
  <TotalTime>20</TotalTime>
  <Pages>30</Pages>
  <Words>5063</Words>
  <Characters>28863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Mehboob</dc:creator>
  <cp:keywords/>
  <dc:description/>
  <cp:lastModifiedBy>MUHAMMAD HAMAD</cp:lastModifiedBy>
  <cp:revision>3</cp:revision>
  <dcterms:created xsi:type="dcterms:W3CDTF">2025-03-26T08:41:00Z</dcterms:created>
  <dcterms:modified xsi:type="dcterms:W3CDTF">2025-03-26T09:03:00Z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0x010100B3E4CF691516984C9363CE17A0D94202</vt:lpwstr>
  </property>
  <property fmtid="{D5CDD505-2E9C-101B-9397-08002B2CF9AE}" pid="3" name="MediaServiceImageTags">
    <vt:lpwstr/>
  </property>
</Properties>
</file>